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personal</w:t>
      </w:r>
      <w:bookmarkStart w:id="0" w:name="_GoBack"/>
      <w:bookmarkEnd w:id="0"/>
      <w:r w:rsidRPr="006A1333">
        <w:rPr>
          <w:rFonts w:ascii="Garamond" w:hAnsi="Garamond"/>
          <w:b/>
          <w:sz w:val="28"/>
        </w:rPr>
        <w:t xml:space="preserve">ities </w:t>
      </w:r>
    </w:p>
    <w:p w14:paraId="255B2874" w14:textId="66A4B670" w:rsidR="000C6F77" w:rsidRDefault="000C6F77" w:rsidP="000C6F77">
      <w:pPr>
        <w:rPr>
          <w:ins w:id="1" w:author="Michael Jennions" w:date="2020-08-04T00:46:00Z"/>
          <w:rFonts w:ascii="Garamond" w:hAnsi="Garamond"/>
          <w:b/>
        </w:rPr>
      </w:pPr>
    </w:p>
    <w:p w14:paraId="4BDC5214" w14:textId="77777777" w:rsidR="00421F6E" w:rsidRDefault="00421F6E" w:rsidP="000C6F77">
      <w:pPr>
        <w:rPr>
          <w:ins w:id="2" w:author="Michael Jennions" w:date="2020-08-04T00:47:00Z"/>
          <w:rFonts w:ascii="Garamond" w:hAnsi="Garamond"/>
          <w:b/>
        </w:rPr>
      </w:pPr>
      <w:ins w:id="3" w:author="Michael Jennions" w:date="2020-08-04T00:46:00Z">
        <w:r>
          <w:rPr>
            <w:rFonts w:ascii="Garamond" w:hAnsi="Garamond"/>
            <w:b/>
          </w:rPr>
          <w:t>What about</w:t>
        </w:r>
      </w:ins>
      <w:ins w:id="4" w:author="Michael Jennions" w:date="2020-08-04T00:47:00Z">
        <w:r>
          <w:rPr>
            <w:rFonts w:ascii="Garamond" w:hAnsi="Garamond"/>
            <w:b/>
          </w:rPr>
          <w:t>:</w:t>
        </w:r>
      </w:ins>
    </w:p>
    <w:p w14:paraId="7AE0113C" w14:textId="214414BD" w:rsidR="00421F6E" w:rsidRDefault="00421F6E" w:rsidP="000C6F77">
      <w:pPr>
        <w:rPr>
          <w:ins w:id="5" w:author="Michael Jennions" w:date="2020-08-04T00:47:00Z"/>
          <w:rFonts w:ascii="Garamond" w:hAnsi="Garamond"/>
          <w:b/>
        </w:rPr>
      </w:pPr>
      <w:ins w:id="6" w:author="Michael Jennions" w:date="2020-08-04T00:46:00Z">
        <w:r>
          <w:rPr>
            <w:rFonts w:ascii="Garamond" w:hAnsi="Garamond"/>
            <w:b/>
          </w:rPr>
          <w:t xml:space="preserve"> </w:t>
        </w:r>
      </w:ins>
    </w:p>
    <w:p w14:paraId="57F7CD57" w14:textId="2A324107" w:rsidR="00421F6E" w:rsidRDefault="00B07D55" w:rsidP="000C6F77">
      <w:pPr>
        <w:rPr>
          <w:ins w:id="7" w:author="Michael Jennions" w:date="2020-08-04T00:46:00Z"/>
          <w:rFonts w:ascii="Garamond" w:hAnsi="Garamond"/>
          <w:b/>
        </w:rPr>
      </w:pPr>
      <w:ins w:id="8" w:author="Michael Jennions" w:date="2020-08-04T00:47:00Z">
        <w:r w:rsidRPr="00562972">
          <w:rPr>
            <w:rFonts w:ascii="Garamond" w:hAnsi="Garamond"/>
            <w:b/>
            <w:highlight w:val="yellow"/>
            <w:rPrChange w:id="9" w:author="Michael Jennions" w:date="2020-08-04T00:47:00Z">
              <w:rPr>
                <w:rFonts w:ascii="Garamond" w:hAnsi="Garamond"/>
                <w:b/>
              </w:rPr>
            </w:rPrChange>
          </w:rPr>
          <w:t>Personality tests: m</w:t>
        </w:r>
      </w:ins>
      <w:ins w:id="10" w:author="Michael Jennions" w:date="2020-08-04T00:46:00Z">
        <w:r w:rsidR="00421F6E" w:rsidRPr="00562972">
          <w:rPr>
            <w:rFonts w:ascii="Garamond" w:hAnsi="Garamond"/>
            <w:b/>
            <w:highlight w:val="yellow"/>
            <w:rPrChange w:id="11" w:author="Michael Jennions" w:date="2020-08-04T00:47:00Z">
              <w:rPr>
                <w:rFonts w:ascii="Garamond" w:hAnsi="Garamond"/>
                <w:b/>
              </w:rPr>
            </w:rPrChange>
          </w:rPr>
          <w:t>en are more variable than wom</w:t>
        </w:r>
      </w:ins>
      <w:ins w:id="12" w:author="Michael Jennions" w:date="2020-08-04T00:47:00Z">
        <w:r w:rsidR="00421F6E" w:rsidRPr="00562972">
          <w:rPr>
            <w:rFonts w:ascii="Garamond" w:hAnsi="Garamond"/>
            <w:b/>
            <w:highlight w:val="yellow"/>
            <w:rPrChange w:id="13" w:author="Michael Jennions" w:date="2020-08-04T00:47:00Z">
              <w:rPr>
                <w:rFonts w:ascii="Garamond" w:hAnsi="Garamond"/>
                <w:b/>
              </w:rPr>
            </w:rPrChange>
          </w:rPr>
          <w:t>en, but are males more variable than females?</w:t>
        </w:r>
      </w:ins>
    </w:p>
    <w:p w14:paraId="48E967C2" w14:textId="77777777" w:rsidR="00421F6E" w:rsidRDefault="00421F6E" w:rsidP="000C6F77">
      <w:pPr>
        <w:rPr>
          <w:rFonts w:ascii="Garamond" w:hAnsi="Garamond"/>
          <w:b/>
        </w:rPr>
      </w:pPr>
    </w:p>
    <w:p w14:paraId="05025E70" w14:textId="59A9E16F" w:rsidR="00251F5D" w:rsidRPr="00251F5D" w:rsidRDefault="00251F5D" w:rsidP="000C6F77">
      <w:pPr>
        <w:rPr>
          <w:rFonts w:ascii="Garamond" w:hAnsi="Garamond"/>
          <w:b/>
        </w:rPr>
      </w:pPr>
      <w:r w:rsidRPr="00251F5D">
        <w:rPr>
          <w:rFonts w:ascii="Garamond" w:hAnsi="Garamond"/>
          <w:b/>
        </w:rPr>
        <w:t>Abstract</w:t>
      </w:r>
    </w:p>
    <w:p w14:paraId="67185DC9" w14:textId="77777777" w:rsidR="00251F5D" w:rsidRDefault="00251F5D" w:rsidP="000C6F77">
      <w:pPr>
        <w:rPr>
          <w:rFonts w:ascii="Garamond" w:hAnsi="Garamond"/>
        </w:rPr>
      </w:pPr>
    </w:p>
    <w:p w14:paraId="408D6F95" w14:textId="674F7F41" w:rsidR="000C6F77" w:rsidRPr="00421F6E" w:rsidRDefault="003E2761" w:rsidP="000C6F77">
      <w:pPr>
        <w:rPr>
          <w:rFonts w:ascii="Garamond" w:hAnsi="Garamond"/>
          <w:color w:val="FF0000"/>
          <w:rPrChange w:id="14" w:author="Michael Jennions" w:date="2020-08-04T00:46:00Z">
            <w:rPr>
              <w:rFonts w:ascii="Garamond" w:hAnsi="Garamond"/>
            </w:rPr>
          </w:rPrChange>
        </w:rPr>
      </w:pPr>
      <w:r w:rsidRPr="00421F6E">
        <w:rPr>
          <w:rFonts w:ascii="Garamond" w:hAnsi="Garamond"/>
          <w:color w:val="FF0000"/>
          <w:rPrChange w:id="15" w:author="Michael Jennions" w:date="2020-08-04T00:46:00Z">
            <w:rPr>
              <w:rFonts w:ascii="Garamond" w:hAnsi="Garamond"/>
            </w:rPr>
          </w:rPrChange>
        </w:rPr>
        <w:t>H</w:t>
      </w:r>
      <w:r w:rsidR="003B6C41" w:rsidRPr="00421F6E">
        <w:rPr>
          <w:rFonts w:ascii="Garamond" w:hAnsi="Garamond"/>
          <w:color w:val="FF0000"/>
          <w:rPrChange w:id="16" w:author="Michael Jennions" w:date="2020-08-04T00:46:00Z">
            <w:rPr>
              <w:rFonts w:ascii="Garamond" w:hAnsi="Garamond"/>
            </w:rPr>
          </w:rPrChange>
        </w:rPr>
        <w:t>uman and animal</w:t>
      </w:r>
      <w:r w:rsidRPr="00421F6E">
        <w:rPr>
          <w:rFonts w:ascii="Garamond" w:hAnsi="Garamond"/>
          <w:color w:val="FF0000"/>
          <w:rPrChange w:id="17" w:author="Michael Jennions" w:date="2020-08-04T00:46:00Z">
            <w:rPr>
              <w:rFonts w:ascii="Garamond" w:hAnsi="Garamond"/>
            </w:rPr>
          </w:rPrChange>
        </w:rPr>
        <w:t xml:space="preserve"> </w:t>
      </w:r>
      <w:r w:rsidR="003B6C41" w:rsidRPr="00421F6E">
        <w:rPr>
          <w:rFonts w:ascii="Garamond" w:hAnsi="Garamond"/>
          <w:color w:val="FF0000"/>
          <w:rPrChange w:id="18" w:author="Michael Jennions" w:date="2020-08-04T00:46:00Z">
            <w:rPr>
              <w:rFonts w:ascii="Garamond" w:hAnsi="Garamond"/>
            </w:rPr>
          </w:rPrChange>
        </w:rPr>
        <w:t>s</w:t>
      </w:r>
      <w:r w:rsidRPr="00421F6E">
        <w:rPr>
          <w:rFonts w:ascii="Garamond" w:hAnsi="Garamond"/>
          <w:color w:val="FF0000"/>
          <w:rPrChange w:id="19" w:author="Michael Jennions" w:date="2020-08-04T00:46:00Z">
            <w:rPr>
              <w:rFonts w:ascii="Garamond" w:hAnsi="Garamond"/>
            </w:rPr>
          </w:rPrChange>
        </w:rPr>
        <w:t>tudies</w:t>
      </w:r>
      <w:r w:rsidR="003B6C41" w:rsidRPr="00421F6E">
        <w:rPr>
          <w:rFonts w:ascii="Garamond" w:hAnsi="Garamond"/>
          <w:color w:val="FF0000"/>
          <w:rPrChange w:id="20" w:author="Michael Jennions" w:date="2020-08-04T00:46:00Z">
            <w:rPr>
              <w:rFonts w:ascii="Garamond" w:hAnsi="Garamond"/>
            </w:rPr>
          </w:rPrChange>
        </w:rPr>
        <w:t xml:space="preserve"> alike often report ‘greater male variability’</w:t>
      </w:r>
      <w:r w:rsidR="00453D26" w:rsidRPr="00421F6E">
        <w:rPr>
          <w:rFonts w:ascii="Garamond" w:hAnsi="Garamond"/>
          <w:color w:val="FF0000"/>
          <w:rPrChange w:id="21" w:author="Michael Jennions" w:date="2020-08-04T00:46:00Z">
            <w:rPr>
              <w:rFonts w:ascii="Garamond" w:hAnsi="Garamond"/>
            </w:rPr>
          </w:rPrChange>
        </w:rPr>
        <w:t xml:space="preserve">; </w:t>
      </w:r>
      <w:r w:rsidR="003B6C41" w:rsidRPr="00421F6E">
        <w:rPr>
          <w:rFonts w:ascii="Garamond" w:hAnsi="Garamond"/>
          <w:color w:val="FF0000"/>
          <w:rPrChange w:id="22" w:author="Michael Jennions" w:date="2020-08-04T00:46:00Z">
            <w:rPr>
              <w:rFonts w:ascii="Garamond" w:hAnsi="Garamond"/>
            </w:rPr>
          </w:rPrChange>
        </w:rPr>
        <w:t>males have greater representation at the extreme</w:t>
      </w:r>
      <w:r w:rsidR="004A16EA" w:rsidRPr="00421F6E">
        <w:rPr>
          <w:rFonts w:ascii="Garamond" w:hAnsi="Garamond"/>
          <w:color w:val="FF0000"/>
          <w:rPrChange w:id="23" w:author="Michael Jennions" w:date="2020-08-04T00:46:00Z">
            <w:rPr>
              <w:rFonts w:ascii="Garamond" w:hAnsi="Garamond"/>
            </w:rPr>
          </w:rPrChange>
        </w:rPr>
        <w:t xml:space="preserve">s </w:t>
      </w:r>
      <w:r w:rsidR="003B6C41" w:rsidRPr="00421F6E">
        <w:rPr>
          <w:rFonts w:ascii="Garamond" w:hAnsi="Garamond"/>
          <w:color w:val="FF0000"/>
          <w:rPrChange w:id="24" w:author="Michael Jennions" w:date="2020-08-04T00:46:00Z">
            <w:rPr>
              <w:rFonts w:ascii="Garamond" w:hAnsi="Garamond"/>
            </w:rPr>
          </w:rPrChange>
        </w:rPr>
        <w:t xml:space="preserve">of </w:t>
      </w:r>
      <w:r w:rsidR="00395EDF" w:rsidRPr="00421F6E">
        <w:rPr>
          <w:rFonts w:ascii="Garamond" w:hAnsi="Garamond"/>
          <w:color w:val="FF0000"/>
          <w:rPrChange w:id="25" w:author="Michael Jennions" w:date="2020-08-04T00:46:00Z">
            <w:rPr>
              <w:rFonts w:ascii="Garamond" w:hAnsi="Garamond"/>
            </w:rPr>
          </w:rPrChange>
        </w:rPr>
        <w:t>most traits</w:t>
      </w:r>
      <w:r w:rsidR="003B6C41" w:rsidRPr="00421F6E">
        <w:rPr>
          <w:rFonts w:ascii="Garamond" w:hAnsi="Garamond"/>
          <w:color w:val="FF0000"/>
          <w:rPrChange w:id="26" w:author="Michael Jennions" w:date="2020-08-04T00:46:00Z">
            <w:rPr>
              <w:rFonts w:ascii="Garamond" w:hAnsi="Garamond"/>
            </w:rPr>
          </w:rPrChange>
        </w:rPr>
        <w:t xml:space="preserve"> by virtue of their sex chromosomes. </w:t>
      </w:r>
      <w:r w:rsidR="00F42EDA" w:rsidRPr="00421F6E">
        <w:rPr>
          <w:rFonts w:ascii="Garamond" w:hAnsi="Garamond"/>
          <w:color w:val="FF0000"/>
          <w:rPrChange w:id="27" w:author="Michael Jennions" w:date="2020-08-04T00:46:00Z">
            <w:rPr>
              <w:rFonts w:ascii="Garamond" w:hAnsi="Garamond"/>
            </w:rPr>
          </w:rPrChange>
        </w:rPr>
        <w:t>Men</w:t>
      </w:r>
      <w:r w:rsidR="009F7B32" w:rsidRPr="00421F6E">
        <w:rPr>
          <w:rFonts w:ascii="Garamond" w:hAnsi="Garamond"/>
          <w:color w:val="FF0000"/>
          <w:rPrChange w:id="28" w:author="Michael Jennions" w:date="2020-08-04T00:46:00Z">
            <w:rPr>
              <w:rFonts w:ascii="Garamond" w:hAnsi="Garamond"/>
            </w:rPr>
          </w:rPrChange>
        </w:rPr>
        <w:t xml:space="preserve"> </w:t>
      </w:r>
      <w:r w:rsidR="0095319B" w:rsidRPr="00421F6E">
        <w:rPr>
          <w:rFonts w:ascii="Garamond" w:hAnsi="Garamond"/>
          <w:color w:val="FF0000"/>
          <w:rPrChange w:id="29" w:author="Michael Jennions" w:date="2020-08-04T00:46:00Z">
            <w:rPr>
              <w:rFonts w:ascii="Garamond" w:hAnsi="Garamond"/>
            </w:rPr>
          </w:rPrChange>
        </w:rPr>
        <w:t>have</w:t>
      </w:r>
      <w:r w:rsidR="009F7B32" w:rsidRPr="00421F6E">
        <w:rPr>
          <w:rFonts w:ascii="Garamond" w:hAnsi="Garamond"/>
          <w:color w:val="FF0000"/>
          <w:rPrChange w:id="30" w:author="Michael Jennions" w:date="2020-08-04T00:46:00Z">
            <w:rPr>
              <w:rFonts w:ascii="Garamond" w:hAnsi="Garamond"/>
            </w:rPr>
          </w:rPrChange>
        </w:rPr>
        <w:t xml:space="preserve"> </w:t>
      </w:r>
      <w:r w:rsidR="003B6C41" w:rsidRPr="00421F6E">
        <w:rPr>
          <w:rFonts w:ascii="Garamond" w:hAnsi="Garamond"/>
          <w:color w:val="FF0000"/>
          <w:rPrChange w:id="31" w:author="Michael Jennions" w:date="2020-08-04T00:46:00Z">
            <w:rPr>
              <w:rFonts w:ascii="Garamond" w:hAnsi="Garamond"/>
            </w:rPr>
          </w:rPrChange>
        </w:rPr>
        <w:t xml:space="preserve">greater variability for </w:t>
      </w:r>
      <w:r w:rsidR="00453D26" w:rsidRPr="00421F6E">
        <w:rPr>
          <w:rFonts w:ascii="Garamond" w:hAnsi="Garamond"/>
          <w:color w:val="FF0000"/>
          <w:rPrChange w:id="32" w:author="Michael Jennions" w:date="2020-08-04T00:46:00Z">
            <w:rPr>
              <w:rFonts w:ascii="Garamond" w:hAnsi="Garamond"/>
            </w:rPr>
          </w:rPrChange>
        </w:rPr>
        <w:t>personalit</w:t>
      </w:r>
      <w:r w:rsidR="0095319B" w:rsidRPr="00421F6E">
        <w:rPr>
          <w:rFonts w:ascii="Garamond" w:hAnsi="Garamond"/>
          <w:color w:val="FF0000"/>
          <w:rPrChange w:id="33" w:author="Michael Jennions" w:date="2020-08-04T00:46:00Z">
            <w:rPr>
              <w:rFonts w:ascii="Garamond" w:hAnsi="Garamond"/>
            </w:rPr>
          </w:rPrChange>
        </w:rPr>
        <w:t>y traits</w:t>
      </w:r>
      <w:r w:rsidR="003B6C41" w:rsidRPr="00421F6E">
        <w:rPr>
          <w:rFonts w:ascii="Garamond" w:hAnsi="Garamond"/>
          <w:color w:val="FF0000"/>
          <w:rPrChange w:id="34" w:author="Michael Jennions" w:date="2020-08-04T00:46:00Z">
            <w:rPr>
              <w:rFonts w:ascii="Garamond" w:hAnsi="Garamond"/>
            </w:rPr>
          </w:rPrChange>
        </w:rPr>
        <w:t xml:space="preserve"> </w:t>
      </w:r>
      <w:r w:rsidR="006A7B6C" w:rsidRPr="00421F6E">
        <w:rPr>
          <w:rFonts w:ascii="Garamond" w:hAnsi="Garamond"/>
          <w:color w:val="FF0000"/>
          <w:rPrChange w:id="35" w:author="Michael Jennions" w:date="2020-08-04T00:46:00Z">
            <w:rPr>
              <w:rFonts w:ascii="Garamond" w:hAnsi="Garamond"/>
            </w:rPr>
          </w:rPrChange>
        </w:rPr>
        <w:t>that</w:t>
      </w:r>
      <w:r w:rsidR="003B6C41" w:rsidRPr="00421F6E">
        <w:rPr>
          <w:rFonts w:ascii="Garamond" w:hAnsi="Garamond"/>
          <w:color w:val="FF0000"/>
          <w:rPrChange w:id="36" w:author="Michael Jennions" w:date="2020-08-04T00:46:00Z">
            <w:rPr>
              <w:rFonts w:ascii="Garamond" w:hAnsi="Garamond"/>
            </w:rPr>
          </w:rPrChange>
        </w:rPr>
        <w:t xml:space="preserve"> attract </w:t>
      </w:r>
      <w:r w:rsidR="000A0296" w:rsidRPr="00421F6E">
        <w:rPr>
          <w:rFonts w:ascii="Garamond" w:hAnsi="Garamond"/>
          <w:color w:val="FF0000"/>
          <w:rPrChange w:id="37" w:author="Michael Jennions" w:date="2020-08-04T00:46:00Z">
            <w:rPr>
              <w:rFonts w:ascii="Garamond" w:hAnsi="Garamond"/>
            </w:rPr>
          </w:rPrChange>
        </w:rPr>
        <w:t>women</w:t>
      </w:r>
      <w:r w:rsidR="00E16CA7" w:rsidRPr="00421F6E">
        <w:rPr>
          <w:rFonts w:ascii="Garamond" w:hAnsi="Garamond"/>
          <w:color w:val="FF0000"/>
          <w:rPrChange w:id="38" w:author="Michael Jennions" w:date="2020-08-04T00:46:00Z">
            <w:rPr>
              <w:rFonts w:ascii="Garamond" w:hAnsi="Garamond"/>
            </w:rPr>
          </w:rPrChange>
        </w:rPr>
        <w:t xml:space="preserve">, yet it is unclear whether animal personalities show </w:t>
      </w:r>
      <w:r w:rsidR="00656EC3" w:rsidRPr="00421F6E">
        <w:rPr>
          <w:rFonts w:ascii="Garamond" w:hAnsi="Garamond"/>
          <w:color w:val="FF0000"/>
          <w:rPrChange w:id="39" w:author="Michael Jennions" w:date="2020-08-04T00:46:00Z">
            <w:rPr>
              <w:rFonts w:ascii="Garamond" w:hAnsi="Garamond"/>
            </w:rPr>
          </w:rPrChange>
        </w:rPr>
        <w:t>similar</w:t>
      </w:r>
      <w:r w:rsidR="00E16CA7" w:rsidRPr="00421F6E">
        <w:rPr>
          <w:rFonts w:ascii="Garamond" w:hAnsi="Garamond"/>
          <w:color w:val="FF0000"/>
          <w:rPrChange w:id="40" w:author="Michael Jennions" w:date="2020-08-04T00:46:00Z">
            <w:rPr>
              <w:rFonts w:ascii="Garamond" w:hAnsi="Garamond"/>
            </w:rPr>
          </w:rPrChange>
        </w:rPr>
        <w:t xml:space="preserve"> patterns. We conducted </w:t>
      </w:r>
      <w:r w:rsidR="00656EC3" w:rsidRPr="00421F6E">
        <w:rPr>
          <w:rFonts w:ascii="Garamond" w:hAnsi="Garamond"/>
          <w:color w:val="FF0000"/>
          <w:rPrChange w:id="41" w:author="Michael Jennions" w:date="2020-08-04T00:46:00Z">
            <w:rPr>
              <w:rFonts w:ascii="Garamond" w:hAnsi="Garamond"/>
            </w:rPr>
          </w:rPrChange>
        </w:rPr>
        <w:t xml:space="preserve">a </w:t>
      </w:r>
      <w:r w:rsidR="00E16CA7" w:rsidRPr="00421F6E">
        <w:rPr>
          <w:rFonts w:ascii="Garamond" w:hAnsi="Garamond"/>
          <w:color w:val="FF0000"/>
          <w:rPrChange w:id="42" w:author="Michael Jennions" w:date="2020-08-04T00:46:00Z">
            <w:rPr>
              <w:rFonts w:ascii="Garamond" w:hAnsi="Garamond"/>
            </w:rPr>
          </w:rPrChange>
        </w:rPr>
        <w:t xml:space="preserve">meta-analysis of animal personality </w:t>
      </w:r>
      <w:r w:rsidR="00656EC3" w:rsidRPr="00421F6E">
        <w:rPr>
          <w:rFonts w:ascii="Garamond" w:hAnsi="Garamond"/>
          <w:color w:val="FF0000"/>
          <w:rPrChange w:id="43" w:author="Michael Jennions" w:date="2020-08-04T00:46:00Z">
            <w:rPr>
              <w:rFonts w:ascii="Garamond" w:hAnsi="Garamond"/>
            </w:rPr>
          </w:rPrChange>
        </w:rPr>
        <w:t xml:space="preserve">behaviours </w:t>
      </w:r>
      <w:r w:rsidR="00E16CA7" w:rsidRPr="00421F6E">
        <w:rPr>
          <w:rFonts w:ascii="Garamond" w:hAnsi="Garamond"/>
          <w:color w:val="FF0000"/>
          <w:rPrChange w:id="44" w:author="Michael Jennions" w:date="2020-08-04T00:46:00Z">
            <w:rPr>
              <w:rFonts w:ascii="Garamond" w:hAnsi="Garamond"/>
            </w:rPr>
          </w:rPrChange>
        </w:rPr>
        <w:t>(</w:t>
      </w:r>
      <w:r w:rsidR="00E16CA7" w:rsidRPr="00421F6E">
        <w:rPr>
          <w:rFonts w:ascii="Garamond" w:hAnsi="Garamond"/>
          <w:i/>
          <w:color w:val="FF0000"/>
          <w:rPrChange w:id="45" w:author="Michael Jennions" w:date="2020-08-04T00:46:00Z">
            <w:rPr>
              <w:rFonts w:ascii="Garamond" w:hAnsi="Garamond"/>
              <w:i/>
            </w:rPr>
          </w:rPrChange>
        </w:rPr>
        <w:t>n</w:t>
      </w:r>
      <w:r w:rsidR="00E16CA7" w:rsidRPr="00421F6E">
        <w:rPr>
          <w:rFonts w:ascii="Garamond" w:hAnsi="Garamond"/>
          <w:color w:val="FF0000"/>
          <w:rPrChange w:id="46" w:author="Michael Jennions" w:date="2020-08-04T00:46:00Z">
            <w:rPr>
              <w:rFonts w:ascii="Garamond" w:hAnsi="Garamond"/>
            </w:rPr>
          </w:rPrChange>
        </w:rPr>
        <w:t>=2,248 effect sizes) across five taxonomic groups</w:t>
      </w:r>
      <w:r w:rsidR="00C75B7D" w:rsidRPr="00421F6E">
        <w:rPr>
          <w:rFonts w:ascii="Garamond" w:hAnsi="Garamond"/>
          <w:color w:val="FF0000"/>
          <w:rPrChange w:id="47" w:author="Michael Jennions" w:date="2020-08-04T00:46:00Z">
            <w:rPr>
              <w:rFonts w:ascii="Garamond" w:hAnsi="Garamond"/>
            </w:rPr>
          </w:rPrChange>
        </w:rPr>
        <w:t xml:space="preserve"> (</w:t>
      </w:r>
      <w:r w:rsidR="00C75B7D" w:rsidRPr="00421F6E">
        <w:rPr>
          <w:rFonts w:ascii="Garamond" w:hAnsi="Garamond"/>
          <w:i/>
          <w:color w:val="FF0000"/>
          <w:rPrChange w:id="48" w:author="Michael Jennions" w:date="2020-08-04T00:46:00Z">
            <w:rPr>
              <w:rFonts w:ascii="Garamond" w:hAnsi="Garamond"/>
              <w:i/>
            </w:rPr>
          </w:rPrChange>
        </w:rPr>
        <w:t>n</w:t>
      </w:r>
      <w:r w:rsidR="00C75B7D" w:rsidRPr="00421F6E">
        <w:rPr>
          <w:rFonts w:ascii="Garamond" w:hAnsi="Garamond"/>
          <w:color w:val="FF0000"/>
          <w:rPrChange w:id="49" w:author="Michael Jennions" w:date="2020-08-04T00:46:00Z">
            <w:rPr>
              <w:rFonts w:ascii="Garamond" w:hAnsi="Garamond"/>
            </w:rPr>
          </w:rPrChange>
        </w:rPr>
        <w:t>=231 species)</w:t>
      </w:r>
      <w:r w:rsidR="00E16CA7" w:rsidRPr="00421F6E">
        <w:rPr>
          <w:rFonts w:ascii="Garamond" w:hAnsi="Garamond"/>
          <w:color w:val="FF0000"/>
          <w:rPrChange w:id="50" w:author="Michael Jennions" w:date="2020-08-04T00:46:00Z">
            <w:rPr>
              <w:rFonts w:ascii="Garamond" w:hAnsi="Garamond"/>
            </w:rPr>
          </w:rPrChange>
        </w:rPr>
        <w:t xml:space="preserve"> to </w:t>
      </w:r>
      <w:r w:rsidR="009D5F50" w:rsidRPr="00421F6E">
        <w:rPr>
          <w:rFonts w:ascii="Garamond" w:hAnsi="Garamond"/>
          <w:color w:val="FF0000"/>
          <w:rPrChange w:id="51" w:author="Michael Jennions" w:date="2020-08-04T00:46:00Z">
            <w:rPr>
              <w:rFonts w:ascii="Garamond" w:hAnsi="Garamond"/>
            </w:rPr>
          </w:rPrChange>
        </w:rPr>
        <w:t>look for</w:t>
      </w:r>
      <w:r w:rsidR="00E16CA7" w:rsidRPr="00421F6E">
        <w:rPr>
          <w:rFonts w:ascii="Garamond" w:hAnsi="Garamond"/>
          <w:color w:val="FF0000"/>
          <w:rPrChange w:id="52" w:author="Michael Jennions" w:date="2020-08-04T00:46:00Z">
            <w:rPr>
              <w:rFonts w:ascii="Garamond" w:hAnsi="Garamond"/>
            </w:rPr>
          </w:rPrChange>
        </w:rPr>
        <w:t xml:space="preserve"> sex differences in personalities </w:t>
      </w:r>
      <w:r w:rsidR="009D5F50" w:rsidRPr="00421F6E">
        <w:rPr>
          <w:rFonts w:ascii="Garamond" w:hAnsi="Garamond"/>
          <w:color w:val="FF0000"/>
          <w:rPrChange w:id="53" w:author="Michael Jennions" w:date="2020-08-04T00:46:00Z">
            <w:rPr>
              <w:rFonts w:ascii="Garamond" w:hAnsi="Garamond"/>
            </w:rPr>
          </w:rPrChange>
        </w:rPr>
        <w:t xml:space="preserve">and the influence of </w:t>
      </w:r>
      <w:r w:rsidR="00E16CA7" w:rsidRPr="00421F6E">
        <w:rPr>
          <w:rFonts w:ascii="Garamond" w:hAnsi="Garamond"/>
          <w:color w:val="FF0000"/>
          <w:rPrChange w:id="54" w:author="Michael Jennions" w:date="2020-08-04T00:46:00Z">
            <w:rPr>
              <w:rFonts w:ascii="Garamond" w:hAnsi="Garamond"/>
            </w:rPr>
          </w:rPrChange>
        </w:rPr>
        <w:t>sexual selection</w:t>
      </w:r>
      <w:r w:rsidR="00F5664B" w:rsidRPr="00421F6E">
        <w:rPr>
          <w:rFonts w:ascii="Garamond" w:hAnsi="Garamond"/>
          <w:color w:val="FF0000"/>
          <w:rPrChange w:id="55" w:author="Michael Jennions" w:date="2020-08-04T00:46:00Z">
            <w:rPr>
              <w:rFonts w:ascii="Garamond" w:hAnsi="Garamond"/>
            </w:rPr>
          </w:rPrChange>
        </w:rPr>
        <w:t xml:space="preserve"> </w:t>
      </w:r>
      <w:r w:rsidR="00012209" w:rsidRPr="00421F6E">
        <w:rPr>
          <w:rFonts w:ascii="Garamond" w:hAnsi="Garamond"/>
          <w:color w:val="FF0000"/>
          <w:rPrChange w:id="56" w:author="Michael Jennions" w:date="2020-08-04T00:46:00Z">
            <w:rPr>
              <w:rFonts w:ascii="Garamond" w:hAnsi="Garamond"/>
            </w:rPr>
          </w:rPrChange>
        </w:rPr>
        <w:t>(degree of sexual size dimorphism</w:t>
      </w:r>
      <w:r w:rsidR="001C2299" w:rsidRPr="00421F6E">
        <w:rPr>
          <w:rFonts w:ascii="Garamond" w:hAnsi="Garamond"/>
          <w:color w:val="FF0000"/>
          <w:rPrChange w:id="57" w:author="Michael Jennions" w:date="2020-08-04T00:46:00Z">
            <w:rPr>
              <w:rFonts w:ascii="Garamond" w:hAnsi="Garamond"/>
            </w:rPr>
          </w:rPrChange>
        </w:rPr>
        <w:t>, SSD</w:t>
      </w:r>
      <w:r w:rsidR="00012209" w:rsidRPr="00421F6E">
        <w:rPr>
          <w:rFonts w:ascii="Garamond" w:hAnsi="Garamond"/>
          <w:color w:val="FF0000"/>
          <w:rPrChange w:id="58" w:author="Michael Jennions" w:date="2020-08-04T00:46:00Z">
            <w:rPr>
              <w:rFonts w:ascii="Garamond" w:hAnsi="Garamond"/>
            </w:rPr>
          </w:rPrChange>
        </w:rPr>
        <w:t xml:space="preserve">) </w:t>
      </w:r>
      <w:r w:rsidR="00F5664B" w:rsidRPr="00421F6E">
        <w:rPr>
          <w:rFonts w:ascii="Garamond" w:hAnsi="Garamond"/>
          <w:color w:val="FF0000"/>
          <w:rPrChange w:id="59" w:author="Michael Jennions" w:date="2020-08-04T00:46:00Z">
            <w:rPr>
              <w:rFonts w:ascii="Garamond" w:hAnsi="Garamond"/>
            </w:rPr>
          </w:rPrChange>
        </w:rPr>
        <w:t xml:space="preserve">on </w:t>
      </w:r>
      <w:r w:rsidR="00B21578" w:rsidRPr="00421F6E">
        <w:rPr>
          <w:rFonts w:ascii="Garamond" w:hAnsi="Garamond"/>
          <w:color w:val="FF0000"/>
          <w:rPrChange w:id="60" w:author="Michael Jennions" w:date="2020-08-04T00:46:00Z">
            <w:rPr>
              <w:rFonts w:ascii="Garamond" w:hAnsi="Garamond"/>
            </w:rPr>
          </w:rPrChange>
        </w:rPr>
        <w:t xml:space="preserve">trait means and </w:t>
      </w:r>
      <w:r w:rsidR="00F5664B" w:rsidRPr="00421F6E">
        <w:rPr>
          <w:rFonts w:ascii="Garamond" w:hAnsi="Garamond"/>
          <w:color w:val="FF0000"/>
          <w:rPrChange w:id="61" w:author="Michael Jennions" w:date="2020-08-04T00:46:00Z">
            <w:rPr>
              <w:rFonts w:ascii="Garamond" w:hAnsi="Garamond"/>
            </w:rPr>
          </w:rPrChange>
        </w:rPr>
        <w:t>variability</w:t>
      </w:r>
      <w:r w:rsidR="00E16CA7" w:rsidRPr="00421F6E">
        <w:rPr>
          <w:rFonts w:ascii="Garamond" w:hAnsi="Garamond"/>
          <w:color w:val="FF0000"/>
          <w:rPrChange w:id="62" w:author="Michael Jennions" w:date="2020-08-04T00:46:00Z">
            <w:rPr>
              <w:rFonts w:ascii="Garamond" w:hAnsi="Garamond"/>
            </w:rPr>
          </w:rPrChange>
        </w:rPr>
        <w:t>.</w:t>
      </w:r>
      <w:r w:rsidR="00656EC3" w:rsidRPr="00421F6E">
        <w:rPr>
          <w:rFonts w:ascii="Garamond" w:hAnsi="Garamond"/>
          <w:color w:val="FF0000"/>
          <w:rPrChange w:id="63" w:author="Michael Jennions" w:date="2020-08-04T00:46:00Z">
            <w:rPr>
              <w:rFonts w:ascii="Garamond" w:hAnsi="Garamond"/>
            </w:rPr>
          </w:rPrChange>
        </w:rPr>
        <w:t xml:space="preserve"> </w:t>
      </w:r>
      <w:r w:rsidR="00D80008" w:rsidRPr="00421F6E">
        <w:rPr>
          <w:rFonts w:ascii="Garamond" w:hAnsi="Garamond"/>
          <w:color w:val="FF0000"/>
          <w:rPrChange w:id="64" w:author="Michael Jennions" w:date="2020-08-04T00:46:00Z">
            <w:rPr>
              <w:rFonts w:ascii="Garamond" w:hAnsi="Garamond"/>
            </w:rPr>
          </w:rPrChange>
        </w:rPr>
        <w:t>W</w:t>
      </w:r>
      <w:r w:rsidR="00971059" w:rsidRPr="00421F6E">
        <w:rPr>
          <w:rFonts w:ascii="Garamond" w:hAnsi="Garamond"/>
          <w:color w:val="FF0000"/>
          <w:rPrChange w:id="65" w:author="Michael Jennions" w:date="2020-08-04T00:46:00Z">
            <w:rPr>
              <w:rFonts w:ascii="Garamond" w:hAnsi="Garamond"/>
            </w:rPr>
          </w:rPrChange>
        </w:rPr>
        <w:t xml:space="preserve">e found </w:t>
      </w:r>
      <w:r w:rsidR="00D80008" w:rsidRPr="00421F6E">
        <w:rPr>
          <w:rFonts w:ascii="Garamond" w:hAnsi="Garamond"/>
          <w:color w:val="FF0000"/>
          <w:rPrChange w:id="66" w:author="Michael Jennions" w:date="2020-08-04T00:46:00Z">
            <w:rPr>
              <w:rFonts w:ascii="Garamond" w:hAnsi="Garamond"/>
            </w:rPr>
          </w:rPrChange>
        </w:rPr>
        <w:t xml:space="preserve">some </w:t>
      </w:r>
      <w:r w:rsidR="00B63FAA" w:rsidRPr="00421F6E">
        <w:rPr>
          <w:rFonts w:ascii="Garamond" w:hAnsi="Garamond"/>
          <w:color w:val="FF0000"/>
          <w:rPrChange w:id="67" w:author="Michael Jennions" w:date="2020-08-04T00:46:00Z">
            <w:rPr>
              <w:rFonts w:ascii="Garamond" w:hAnsi="Garamond"/>
            </w:rPr>
          </w:rPrChange>
        </w:rPr>
        <w:t xml:space="preserve">male- and female-biased </w:t>
      </w:r>
      <w:r w:rsidR="00D80008" w:rsidRPr="00421F6E">
        <w:rPr>
          <w:rFonts w:ascii="Garamond" w:hAnsi="Garamond"/>
          <w:color w:val="FF0000"/>
          <w:rPrChange w:id="68" w:author="Michael Jennions" w:date="2020-08-04T00:46:00Z">
            <w:rPr>
              <w:rFonts w:ascii="Garamond" w:hAnsi="Garamond"/>
            </w:rPr>
          </w:rPrChange>
        </w:rPr>
        <w:t xml:space="preserve">sex differences in personality means, but differences in trait variance </w:t>
      </w:r>
      <w:r w:rsidR="004A16EA" w:rsidRPr="00421F6E">
        <w:rPr>
          <w:rFonts w:ascii="Garamond" w:hAnsi="Garamond"/>
          <w:color w:val="FF0000"/>
          <w:rPrChange w:id="69" w:author="Michael Jennions" w:date="2020-08-04T00:46:00Z">
            <w:rPr>
              <w:rFonts w:ascii="Garamond" w:hAnsi="Garamond"/>
            </w:rPr>
          </w:rPrChange>
        </w:rPr>
        <w:t xml:space="preserve">always </w:t>
      </w:r>
      <w:r w:rsidR="00D80008" w:rsidRPr="00421F6E">
        <w:rPr>
          <w:rFonts w:ascii="Garamond" w:hAnsi="Garamond"/>
          <w:color w:val="FF0000"/>
          <w:rPrChange w:id="70" w:author="Michael Jennions" w:date="2020-08-04T00:46:00Z">
            <w:rPr>
              <w:rFonts w:ascii="Garamond" w:hAnsi="Garamond"/>
            </w:rPr>
          </w:rPrChange>
        </w:rPr>
        <w:t xml:space="preserve">favoured greater female, not male, variability. Finally, SSD </w:t>
      </w:r>
      <w:r w:rsidR="00B63FAA" w:rsidRPr="00421F6E">
        <w:rPr>
          <w:rFonts w:ascii="Garamond" w:hAnsi="Garamond"/>
          <w:color w:val="FF0000"/>
          <w:rPrChange w:id="71" w:author="Michael Jennions" w:date="2020-08-04T00:46:00Z">
            <w:rPr>
              <w:rFonts w:ascii="Garamond" w:hAnsi="Garamond"/>
            </w:rPr>
          </w:rPrChange>
        </w:rPr>
        <w:t>had significant interactions</w:t>
      </w:r>
      <w:r w:rsidR="00D80008" w:rsidRPr="00421F6E">
        <w:rPr>
          <w:rFonts w:ascii="Garamond" w:hAnsi="Garamond"/>
          <w:color w:val="FF0000"/>
          <w:rPrChange w:id="72" w:author="Michael Jennions" w:date="2020-08-04T00:46:00Z">
            <w:rPr>
              <w:rFonts w:ascii="Garamond" w:hAnsi="Garamond"/>
            </w:rPr>
          </w:rPrChange>
        </w:rPr>
        <w:t xml:space="preserve"> only with </w:t>
      </w:r>
      <w:r w:rsidR="001C2299" w:rsidRPr="00421F6E">
        <w:rPr>
          <w:rFonts w:ascii="Garamond" w:hAnsi="Garamond"/>
          <w:color w:val="FF0000"/>
          <w:rPrChange w:id="73" w:author="Michael Jennions" w:date="2020-08-04T00:46:00Z">
            <w:rPr>
              <w:rFonts w:ascii="Garamond" w:hAnsi="Garamond"/>
            </w:rPr>
          </w:rPrChange>
        </w:rPr>
        <w:t xml:space="preserve">mean </w:t>
      </w:r>
      <w:r w:rsidR="00971059" w:rsidRPr="00421F6E">
        <w:rPr>
          <w:rFonts w:ascii="Garamond" w:hAnsi="Garamond"/>
          <w:color w:val="FF0000"/>
          <w:rPrChange w:id="74" w:author="Michael Jennions" w:date="2020-08-04T00:46:00Z">
            <w:rPr>
              <w:rFonts w:ascii="Garamond" w:hAnsi="Garamond"/>
            </w:rPr>
          </w:rPrChange>
        </w:rPr>
        <w:t xml:space="preserve">personality </w:t>
      </w:r>
      <w:r w:rsidR="00591FB5" w:rsidRPr="00421F6E">
        <w:rPr>
          <w:rFonts w:ascii="Garamond" w:hAnsi="Garamond"/>
          <w:color w:val="FF0000"/>
          <w:rPrChange w:id="75" w:author="Michael Jennions" w:date="2020-08-04T00:46:00Z">
            <w:rPr>
              <w:rFonts w:ascii="Garamond" w:hAnsi="Garamond"/>
            </w:rPr>
          </w:rPrChange>
        </w:rPr>
        <w:t>for</w:t>
      </w:r>
      <w:r w:rsidR="00D80008" w:rsidRPr="00421F6E">
        <w:rPr>
          <w:rFonts w:ascii="Garamond" w:hAnsi="Garamond"/>
          <w:color w:val="FF0000"/>
          <w:rPrChange w:id="76" w:author="Michael Jennions" w:date="2020-08-04T00:46:00Z">
            <w:rPr>
              <w:rFonts w:ascii="Garamond" w:hAnsi="Garamond"/>
            </w:rPr>
          </w:rPrChange>
        </w:rPr>
        <w:t xml:space="preserve"> mammals and invertebrates</w:t>
      </w:r>
      <w:r w:rsidR="00591FB5" w:rsidRPr="00421F6E">
        <w:rPr>
          <w:rFonts w:ascii="Garamond" w:hAnsi="Garamond"/>
          <w:color w:val="FF0000"/>
          <w:rPrChange w:id="77" w:author="Michael Jennions" w:date="2020-08-04T00:46:00Z">
            <w:rPr>
              <w:rFonts w:ascii="Garamond" w:hAnsi="Garamond"/>
            </w:rPr>
          </w:rPrChange>
        </w:rPr>
        <w:t>,</w:t>
      </w:r>
      <w:r w:rsidR="00D80008" w:rsidRPr="00421F6E">
        <w:rPr>
          <w:rFonts w:ascii="Garamond" w:hAnsi="Garamond"/>
          <w:color w:val="FF0000"/>
          <w:rPrChange w:id="78" w:author="Michael Jennions" w:date="2020-08-04T00:46:00Z">
            <w:rPr>
              <w:rFonts w:ascii="Garamond" w:hAnsi="Garamond"/>
            </w:rPr>
          </w:rPrChange>
        </w:rPr>
        <w:t xml:space="preserve"> which could reflect</w:t>
      </w:r>
      <w:r w:rsidR="00971059" w:rsidRPr="00421F6E">
        <w:rPr>
          <w:rFonts w:ascii="Garamond" w:hAnsi="Garamond"/>
          <w:color w:val="FF0000"/>
          <w:rPrChange w:id="79" w:author="Michael Jennions" w:date="2020-08-04T00:46:00Z">
            <w:rPr>
              <w:rFonts w:ascii="Garamond" w:hAnsi="Garamond"/>
            </w:rPr>
          </w:rPrChange>
        </w:rPr>
        <w:t xml:space="preserve"> </w:t>
      </w:r>
      <w:r w:rsidR="004A16EA" w:rsidRPr="00421F6E">
        <w:rPr>
          <w:rFonts w:ascii="Garamond" w:hAnsi="Garamond"/>
          <w:color w:val="FF0000"/>
          <w:rPrChange w:id="80" w:author="Michael Jennions" w:date="2020-08-04T00:46:00Z">
            <w:rPr>
              <w:rFonts w:ascii="Garamond" w:hAnsi="Garamond"/>
            </w:rPr>
          </w:rPrChange>
        </w:rPr>
        <w:t xml:space="preserve">sex </w:t>
      </w:r>
      <w:r w:rsidR="00971059" w:rsidRPr="00421F6E">
        <w:rPr>
          <w:rFonts w:ascii="Garamond" w:hAnsi="Garamond"/>
          <w:color w:val="FF0000"/>
          <w:rPrChange w:id="81" w:author="Michael Jennions" w:date="2020-08-04T00:46:00Z">
            <w:rPr>
              <w:rFonts w:ascii="Garamond" w:hAnsi="Garamond"/>
            </w:rPr>
          </w:rPrChange>
        </w:rPr>
        <w:t>differences in life-histories rather than sexual selectio</w:t>
      </w:r>
      <w:r w:rsidR="00D80008" w:rsidRPr="00421F6E">
        <w:rPr>
          <w:rFonts w:ascii="Garamond" w:hAnsi="Garamond"/>
          <w:color w:val="FF0000"/>
          <w:rPrChange w:id="82" w:author="Michael Jennions" w:date="2020-08-04T00:46:00Z">
            <w:rPr>
              <w:rFonts w:ascii="Garamond" w:hAnsi="Garamond"/>
            </w:rPr>
          </w:rPrChange>
        </w:rPr>
        <w:t>n</w:t>
      </w:r>
      <w:r w:rsidR="00971059" w:rsidRPr="00421F6E">
        <w:rPr>
          <w:rFonts w:ascii="Garamond" w:hAnsi="Garamond"/>
          <w:color w:val="FF0000"/>
          <w:rPrChange w:id="83" w:author="Michael Jennions" w:date="2020-08-04T00:46:00Z">
            <w:rPr>
              <w:rFonts w:ascii="Garamond" w:hAnsi="Garamond"/>
            </w:rPr>
          </w:rPrChange>
        </w:rPr>
        <w:t>.</w:t>
      </w:r>
      <w:r w:rsidR="00FC1105" w:rsidRPr="00421F6E">
        <w:rPr>
          <w:rFonts w:ascii="Garamond" w:hAnsi="Garamond"/>
          <w:color w:val="FF0000"/>
          <w:rPrChange w:id="84" w:author="Michael Jennions" w:date="2020-08-04T00:46:00Z">
            <w:rPr>
              <w:rFonts w:ascii="Garamond" w:hAnsi="Garamond"/>
            </w:rPr>
          </w:rPrChange>
        </w:rPr>
        <w:t xml:space="preserve"> We suggest future studies </w:t>
      </w:r>
      <w:r w:rsidR="00C153AF" w:rsidRPr="00421F6E">
        <w:rPr>
          <w:rFonts w:ascii="Garamond" w:hAnsi="Garamond"/>
          <w:color w:val="FF0000"/>
          <w:rPrChange w:id="85" w:author="Michael Jennions" w:date="2020-08-04T00:46:00Z">
            <w:rPr>
              <w:rFonts w:ascii="Garamond" w:hAnsi="Garamond"/>
            </w:rPr>
          </w:rPrChange>
        </w:rPr>
        <w:t>take</w:t>
      </w:r>
      <w:r w:rsidR="0043282C" w:rsidRPr="00421F6E">
        <w:rPr>
          <w:rFonts w:ascii="Garamond" w:hAnsi="Garamond"/>
          <w:color w:val="FF0000"/>
          <w:rPrChange w:id="86" w:author="Michael Jennions" w:date="2020-08-04T00:46:00Z">
            <w:rPr>
              <w:rFonts w:ascii="Garamond" w:hAnsi="Garamond"/>
            </w:rPr>
          </w:rPrChange>
        </w:rPr>
        <w:t xml:space="preserve"> caution</w:t>
      </w:r>
      <w:r w:rsidR="00FC1105" w:rsidRPr="00421F6E">
        <w:rPr>
          <w:rFonts w:ascii="Garamond" w:hAnsi="Garamond"/>
          <w:color w:val="FF0000"/>
          <w:rPrChange w:id="87" w:author="Michael Jennions" w:date="2020-08-04T00:46:00Z">
            <w:rPr>
              <w:rFonts w:ascii="Garamond" w:hAnsi="Garamond"/>
            </w:rPr>
          </w:rPrChange>
        </w:rPr>
        <w:t xml:space="preserve"> when </w:t>
      </w:r>
      <w:r w:rsidR="00607C49" w:rsidRPr="00421F6E">
        <w:rPr>
          <w:rFonts w:ascii="Garamond" w:hAnsi="Garamond"/>
          <w:color w:val="FF0000"/>
          <w:rPrChange w:id="88" w:author="Michael Jennions" w:date="2020-08-04T00:46:00Z">
            <w:rPr>
              <w:rFonts w:ascii="Garamond" w:hAnsi="Garamond"/>
            </w:rPr>
          </w:rPrChange>
        </w:rPr>
        <w:t>discussing</w:t>
      </w:r>
      <w:r w:rsidR="005F7710" w:rsidRPr="00421F6E">
        <w:rPr>
          <w:rFonts w:ascii="Garamond" w:hAnsi="Garamond"/>
          <w:color w:val="FF0000"/>
          <w:rPrChange w:id="89" w:author="Michael Jennions" w:date="2020-08-04T00:46:00Z">
            <w:rPr>
              <w:rFonts w:ascii="Garamond" w:hAnsi="Garamond"/>
            </w:rPr>
          </w:rPrChange>
        </w:rPr>
        <w:t xml:space="preserve"> </w:t>
      </w:r>
      <w:r w:rsidR="00FC1105" w:rsidRPr="00421F6E">
        <w:rPr>
          <w:rFonts w:ascii="Garamond" w:hAnsi="Garamond"/>
          <w:color w:val="FF0000"/>
          <w:rPrChange w:id="90" w:author="Michael Jennions" w:date="2020-08-04T00:46:00Z">
            <w:rPr>
              <w:rFonts w:ascii="Garamond" w:hAnsi="Garamond"/>
            </w:rPr>
          </w:rPrChange>
        </w:rPr>
        <w:t xml:space="preserve">greater male variability </w:t>
      </w:r>
      <w:r w:rsidR="004A16EA" w:rsidRPr="00421F6E">
        <w:rPr>
          <w:rFonts w:ascii="Garamond" w:hAnsi="Garamond"/>
          <w:color w:val="FF0000"/>
          <w:rPrChange w:id="91" w:author="Michael Jennions" w:date="2020-08-04T00:46:00Z">
            <w:rPr>
              <w:rFonts w:ascii="Garamond" w:hAnsi="Garamond"/>
            </w:rPr>
          </w:rPrChange>
        </w:rPr>
        <w:t>for</w:t>
      </w:r>
      <w:r w:rsidR="00370CA8" w:rsidRPr="00421F6E">
        <w:rPr>
          <w:rFonts w:ascii="Garamond" w:hAnsi="Garamond"/>
          <w:color w:val="FF0000"/>
          <w:rPrChange w:id="92" w:author="Michael Jennions" w:date="2020-08-04T00:46:00Z">
            <w:rPr>
              <w:rFonts w:ascii="Garamond" w:hAnsi="Garamond"/>
            </w:rPr>
          </w:rPrChange>
        </w:rPr>
        <w:t xml:space="preserve"> </w:t>
      </w:r>
      <w:r w:rsidR="00FC1105" w:rsidRPr="00421F6E">
        <w:rPr>
          <w:rFonts w:ascii="Garamond" w:hAnsi="Garamond"/>
          <w:color w:val="FF0000"/>
          <w:rPrChange w:id="93" w:author="Michael Jennions" w:date="2020-08-04T00:46:00Z">
            <w:rPr>
              <w:rFonts w:ascii="Garamond" w:hAnsi="Garamond"/>
            </w:rPr>
          </w:rPrChange>
        </w:rPr>
        <w:t xml:space="preserve">shared traits. </w:t>
      </w:r>
      <w:r w:rsidR="00971059" w:rsidRPr="00421F6E">
        <w:rPr>
          <w:rFonts w:ascii="Garamond" w:hAnsi="Garamond"/>
          <w:color w:val="FF0000"/>
          <w:rPrChange w:id="94" w:author="Michael Jennions" w:date="2020-08-04T00:46:00Z">
            <w:rPr>
              <w:rFonts w:ascii="Garamond" w:hAnsi="Garamond"/>
            </w:rPr>
          </w:rPrChange>
        </w:rPr>
        <w:t xml:space="preserve"> </w:t>
      </w:r>
      <w:r w:rsidR="00656EC3" w:rsidRPr="00421F6E">
        <w:rPr>
          <w:rFonts w:ascii="Garamond" w:hAnsi="Garamond"/>
          <w:color w:val="FF0000"/>
          <w:rPrChange w:id="95" w:author="Michael Jennions" w:date="2020-08-04T00:46:00Z">
            <w:rPr>
              <w:rFonts w:ascii="Garamond" w:hAnsi="Garamond"/>
            </w:rPr>
          </w:rPrChange>
        </w:rPr>
        <w:t xml:space="preserve"> </w:t>
      </w:r>
      <w:r w:rsidR="00E16CA7" w:rsidRPr="00421F6E">
        <w:rPr>
          <w:rFonts w:ascii="Garamond" w:hAnsi="Garamond"/>
          <w:color w:val="FF0000"/>
          <w:rPrChange w:id="96" w:author="Michael Jennions" w:date="2020-08-04T00:46:00Z">
            <w:rPr>
              <w:rFonts w:ascii="Garamond" w:hAnsi="Garamond"/>
            </w:rPr>
          </w:rPrChange>
        </w:rPr>
        <w:t xml:space="preserve">  </w:t>
      </w:r>
      <w:r w:rsidR="00971059" w:rsidRPr="00421F6E">
        <w:rPr>
          <w:rFonts w:ascii="Garamond" w:hAnsi="Garamond"/>
          <w:color w:val="FF0000"/>
          <w:rPrChange w:id="97" w:author="Michael Jennions" w:date="2020-08-04T00:46:00Z">
            <w:rPr>
              <w:rFonts w:ascii="Garamond" w:hAnsi="Garamond"/>
            </w:rPr>
          </w:rPrChange>
        </w:rPr>
        <w:t xml:space="preserve"> </w:t>
      </w:r>
    </w:p>
    <w:p w14:paraId="56FADBDD" w14:textId="77777777" w:rsidR="003B6C41" w:rsidRPr="00421F6E" w:rsidRDefault="003B6C41" w:rsidP="000C6F77">
      <w:pPr>
        <w:rPr>
          <w:rFonts w:ascii="Garamond" w:hAnsi="Garamond"/>
          <w:b/>
          <w:color w:val="FF0000"/>
          <w:rPrChange w:id="98" w:author="Michael Jennions" w:date="2020-08-04T00:46:00Z">
            <w:rPr>
              <w:rFonts w:ascii="Garamond" w:hAnsi="Garamond"/>
              <w:b/>
            </w:rPr>
          </w:rPrChange>
        </w:rPr>
      </w:pPr>
    </w:p>
    <w:p w14:paraId="24E6FAC6" w14:textId="4827F922" w:rsidR="000C6F77" w:rsidRPr="00421F6E" w:rsidRDefault="000C6F77" w:rsidP="000C6F77">
      <w:pPr>
        <w:rPr>
          <w:rFonts w:ascii="Garamond" w:hAnsi="Garamond"/>
          <w:b/>
          <w:color w:val="FF0000"/>
          <w:rPrChange w:id="99" w:author="Michael Jennions" w:date="2020-08-04T00:46:00Z">
            <w:rPr>
              <w:rFonts w:ascii="Garamond" w:hAnsi="Garamond"/>
              <w:b/>
            </w:rPr>
          </w:rPrChange>
        </w:rPr>
      </w:pPr>
      <w:r w:rsidRPr="00421F6E">
        <w:rPr>
          <w:rFonts w:ascii="Garamond" w:hAnsi="Garamond"/>
          <w:b/>
          <w:color w:val="FF0000"/>
          <w:rPrChange w:id="100" w:author="Michael Jennions" w:date="2020-08-04T00:46:00Z">
            <w:rPr>
              <w:rFonts w:ascii="Garamond" w:hAnsi="Garamond"/>
              <w:b/>
            </w:rPr>
          </w:rPrChange>
        </w:rPr>
        <w:t>Introduction</w:t>
      </w:r>
    </w:p>
    <w:p w14:paraId="574EFBE6" w14:textId="496B2B29" w:rsidR="000C6F77" w:rsidRPr="00421F6E" w:rsidRDefault="000C6F77" w:rsidP="000C6F77">
      <w:pPr>
        <w:rPr>
          <w:rFonts w:ascii="Garamond" w:hAnsi="Garamond"/>
          <w:i/>
          <w:color w:val="FF0000"/>
          <w:rPrChange w:id="101" w:author="Michael Jennions" w:date="2020-08-04T00:46:00Z">
            <w:rPr>
              <w:rFonts w:ascii="Garamond" w:hAnsi="Garamond"/>
              <w:i/>
            </w:rPr>
          </w:rPrChange>
        </w:rPr>
      </w:pPr>
    </w:p>
    <w:p w14:paraId="2F63B1E4" w14:textId="04462627" w:rsidR="00370960" w:rsidRPr="00421F6E" w:rsidRDefault="00370960" w:rsidP="000C6F77">
      <w:pPr>
        <w:rPr>
          <w:rFonts w:ascii="Garamond" w:hAnsi="Garamond"/>
          <w:i/>
          <w:color w:val="FF0000"/>
          <w:rPrChange w:id="102" w:author="Michael Jennions" w:date="2020-08-04T00:46:00Z">
            <w:rPr>
              <w:rFonts w:ascii="Garamond" w:hAnsi="Garamond"/>
              <w:i/>
            </w:rPr>
          </w:rPrChange>
        </w:rPr>
      </w:pPr>
      <w:r w:rsidRPr="00421F6E">
        <w:rPr>
          <w:rFonts w:ascii="Garamond" w:hAnsi="Garamond"/>
          <w:i/>
          <w:color w:val="FF0000"/>
          <w:rPrChange w:id="103" w:author="Michael Jennions" w:date="2020-08-04T00:46:00Z">
            <w:rPr>
              <w:rFonts w:ascii="Garamond" w:hAnsi="Garamond"/>
              <w:i/>
            </w:rPr>
          </w:rPrChange>
        </w:rPr>
        <w:t>These first two paragraphs just won’t work no matter what I try to write  – help!</w:t>
      </w:r>
    </w:p>
    <w:p w14:paraId="2C1EB025" w14:textId="608691E6" w:rsidR="009A1BC7" w:rsidRPr="00421F6E" w:rsidRDefault="009A1BC7" w:rsidP="009A1BC7">
      <w:pPr>
        <w:ind w:firstLine="360"/>
        <w:rPr>
          <w:rFonts w:ascii="Garamond" w:hAnsi="Garamond"/>
          <w:color w:val="FF0000"/>
          <w:rPrChange w:id="104" w:author="Michael Jennions" w:date="2020-08-04T00:46:00Z">
            <w:rPr>
              <w:rFonts w:ascii="Garamond" w:hAnsi="Garamond"/>
            </w:rPr>
          </w:rPrChange>
        </w:rPr>
      </w:pPr>
      <w:r w:rsidRPr="00421F6E">
        <w:rPr>
          <w:rFonts w:ascii="Garamond" w:hAnsi="Garamond"/>
          <w:color w:val="FF0000"/>
          <w:rPrChange w:id="105" w:author="Michael Jennions" w:date="2020-08-04T00:46:00Z">
            <w:rPr>
              <w:rFonts w:ascii="Garamond" w:hAnsi="Garamond"/>
            </w:rPr>
          </w:rPrChange>
        </w:rPr>
        <w: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In humans, male-biased sex differences in variability have been reported for traits like intelligence </w:t>
      </w:r>
      <w:r w:rsidRPr="00421F6E">
        <w:rPr>
          <w:rFonts w:ascii="Garamond" w:hAnsi="Garamond"/>
          <w:color w:val="FF0000"/>
          <w:rPrChange w:id="106" w:author="Michael Jennions" w:date="2020-08-04T00:46:00Z">
            <w:rPr>
              <w:rFonts w:ascii="Garamond" w:hAnsi="Garamond"/>
            </w:rPr>
          </w:rPrChange>
        </w:rPr>
        <w:fldChar w:fldCharType="begin" w:fldLock="1"/>
      </w:r>
      <w:r w:rsidRPr="00421F6E">
        <w:rPr>
          <w:rFonts w:ascii="Garamond" w:hAnsi="Garamond"/>
          <w:color w:val="FF0000"/>
          <w:rPrChange w:id="107" w:author="Michael Jennions" w:date="2020-08-04T00:46:00Z">
            <w:rPr>
              <w:rFonts w:ascii="Garamond" w:hAnsi="Garamond"/>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421F6E">
        <w:rPr>
          <w:rFonts w:ascii="Garamond" w:hAnsi="Garamond"/>
          <w:color w:val="FF0000"/>
          <w:rPrChange w:id="108" w:author="Michael Jennions" w:date="2020-08-04T00:46:00Z">
            <w:rPr>
              <w:rFonts w:ascii="Garamond" w:hAnsi="Garamond"/>
            </w:rPr>
          </w:rPrChange>
        </w:rPr>
        <w:fldChar w:fldCharType="separate"/>
      </w:r>
      <w:r w:rsidRPr="00421F6E">
        <w:rPr>
          <w:rFonts w:ascii="Garamond" w:hAnsi="Garamond"/>
          <w:noProof/>
          <w:color w:val="FF0000"/>
          <w:rPrChange w:id="109" w:author="Michael Jennions" w:date="2020-08-04T00:46:00Z">
            <w:rPr>
              <w:rFonts w:ascii="Garamond" w:hAnsi="Garamond"/>
              <w:noProof/>
            </w:rPr>
          </w:rPrChange>
        </w:rPr>
        <w:t xml:space="preserve">(Arden &amp; Plomin 2006; Johnson </w:t>
      </w:r>
      <w:r w:rsidRPr="00421F6E">
        <w:rPr>
          <w:rFonts w:ascii="Garamond" w:hAnsi="Garamond"/>
          <w:i/>
          <w:noProof/>
          <w:color w:val="FF0000"/>
          <w:rPrChange w:id="110" w:author="Michael Jennions" w:date="2020-08-04T00:46:00Z">
            <w:rPr>
              <w:rFonts w:ascii="Garamond" w:hAnsi="Garamond"/>
              <w:i/>
              <w:noProof/>
            </w:rPr>
          </w:rPrChange>
        </w:rPr>
        <w:t>et al.</w:t>
      </w:r>
      <w:r w:rsidRPr="00421F6E">
        <w:rPr>
          <w:rFonts w:ascii="Garamond" w:hAnsi="Garamond"/>
          <w:noProof/>
          <w:color w:val="FF0000"/>
          <w:rPrChange w:id="111" w:author="Michael Jennions" w:date="2020-08-04T00:46:00Z">
            <w:rPr>
              <w:rFonts w:ascii="Garamond" w:hAnsi="Garamond"/>
              <w:noProof/>
            </w:rPr>
          </w:rPrChange>
        </w:rPr>
        <w:t xml:space="preserve"> 2008)</w:t>
      </w:r>
      <w:r w:rsidRPr="00421F6E">
        <w:rPr>
          <w:rFonts w:ascii="Garamond" w:hAnsi="Garamond"/>
          <w:color w:val="FF0000"/>
          <w:rPrChange w:id="112" w:author="Michael Jennions" w:date="2020-08-04T00:46:00Z">
            <w:rPr>
              <w:rFonts w:ascii="Garamond" w:hAnsi="Garamond"/>
            </w:rPr>
          </w:rPrChange>
        </w:rPr>
        <w:fldChar w:fldCharType="end"/>
      </w:r>
      <w:r w:rsidRPr="00421F6E">
        <w:rPr>
          <w:rFonts w:ascii="Garamond" w:hAnsi="Garamond"/>
          <w:color w:val="FF0000"/>
          <w:rPrChange w:id="113" w:author="Michael Jennions" w:date="2020-08-04T00:46:00Z">
            <w:rPr>
              <w:rFonts w:ascii="Garamond" w:hAnsi="Garamond"/>
            </w:rPr>
          </w:rPrChange>
        </w:rPr>
        <w:t xml:space="preserve">, birth weights and several blood parameters </w:t>
      </w:r>
      <w:r w:rsidRPr="00421F6E">
        <w:rPr>
          <w:rFonts w:ascii="Garamond" w:hAnsi="Garamond"/>
          <w:color w:val="FF0000"/>
          <w:rPrChange w:id="114" w:author="Michael Jennions" w:date="2020-08-04T00:46:00Z">
            <w:rPr>
              <w:rFonts w:ascii="Garamond" w:hAnsi="Garamond"/>
            </w:rPr>
          </w:rPrChange>
        </w:rPr>
        <w:fldChar w:fldCharType="begin" w:fldLock="1"/>
      </w:r>
      <w:r w:rsidRPr="00421F6E">
        <w:rPr>
          <w:rFonts w:ascii="Garamond" w:hAnsi="Garamond"/>
          <w:color w:val="FF0000"/>
          <w:rPrChange w:id="115" w:author="Michael Jennions" w:date="2020-08-04T00:46:00Z">
            <w:rPr>
              <w:rFonts w:ascii="Garamond" w:hAnsi="Garamond"/>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421F6E">
        <w:rPr>
          <w:rFonts w:ascii="Garamond" w:hAnsi="Garamond"/>
          <w:color w:val="FF0000"/>
          <w:rPrChange w:id="116" w:author="Michael Jennions" w:date="2020-08-04T00:46:00Z">
            <w:rPr>
              <w:rFonts w:ascii="Garamond" w:hAnsi="Garamond"/>
            </w:rPr>
          </w:rPrChange>
        </w:rPr>
        <w:fldChar w:fldCharType="separate"/>
      </w:r>
      <w:r w:rsidRPr="00421F6E">
        <w:rPr>
          <w:rFonts w:ascii="Garamond" w:hAnsi="Garamond"/>
          <w:noProof/>
          <w:color w:val="FF0000"/>
          <w:rPrChange w:id="117" w:author="Michael Jennions" w:date="2020-08-04T00:46:00Z">
            <w:rPr>
              <w:rFonts w:ascii="Garamond" w:hAnsi="Garamond"/>
              <w:noProof/>
            </w:rPr>
          </w:rPrChange>
        </w:rPr>
        <w:t xml:space="preserve">(Lehre </w:t>
      </w:r>
      <w:r w:rsidRPr="00421F6E">
        <w:rPr>
          <w:rFonts w:ascii="Garamond" w:hAnsi="Garamond"/>
          <w:i/>
          <w:noProof/>
          <w:color w:val="FF0000"/>
          <w:rPrChange w:id="118" w:author="Michael Jennions" w:date="2020-08-04T00:46:00Z">
            <w:rPr>
              <w:rFonts w:ascii="Garamond" w:hAnsi="Garamond"/>
              <w:i/>
              <w:noProof/>
            </w:rPr>
          </w:rPrChange>
        </w:rPr>
        <w:t>et al.</w:t>
      </w:r>
      <w:r w:rsidRPr="00421F6E">
        <w:rPr>
          <w:rFonts w:ascii="Garamond" w:hAnsi="Garamond"/>
          <w:noProof/>
          <w:color w:val="FF0000"/>
          <w:rPrChange w:id="119" w:author="Michael Jennions" w:date="2020-08-04T00:46:00Z">
            <w:rPr>
              <w:rFonts w:ascii="Garamond" w:hAnsi="Garamond"/>
              <w:noProof/>
            </w:rPr>
          </w:rPrChange>
        </w:rPr>
        <w:t xml:space="preserve"> 2009)</w:t>
      </w:r>
      <w:r w:rsidRPr="00421F6E">
        <w:rPr>
          <w:rFonts w:ascii="Garamond" w:hAnsi="Garamond"/>
          <w:color w:val="FF0000"/>
          <w:rPrChange w:id="120" w:author="Michael Jennions" w:date="2020-08-04T00:46:00Z">
            <w:rPr>
              <w:rFonts w:ascii="Garamond" w:hAnsi="Garamond"/>
            </w:rPr>
          </w:rPrChange>
        </w:rPr>
        <w:fldChar w:fldCharType="end"/>
      </w:r>
      <w:r w:rsidRPr="00421F6E">
        <w:rPr>
          <w:rFonts w:ascii="Garamond" w:hAnsi="Garamond"/>
          <w:color w:val="FF0000"/>
          <w:rPrChange w:id="121" w:author="Michael Jennions" w:date="2020-08-04T00:46:00Z">
            <w:rPr>
              <w:rFonts w:ascii="Garamond" w:hAnsi="Garamond"/>
            </w:rPr>
          </w:rPrChange>
        </w:rPr>
        <w:t xml:space="preserve">, and creativity </w:t>
      </w:r>
      <w:r w:rsidRPr="00421F6E">
        <w:rPr>
          <w:rFonts w:ascii="Garamond" w:hAnsi="Garamond"/>
          <w:color w:val="FF0000"/>
          <w:rPrChange w:id="122" w:author="Michael Jennions" w:date="2020-08-04T00:46:00Z">
            <w:rPr>
              <w:rFonts w:ascii="Garamond" w:hAnsi="Garamond"/>
            </w:rPr>
          </w:rPrChange>
        </w:rPr>
        <w:fldChar w:fldCharType="begin" w:fldLock="1"/>
      </w:r>
      <w:r w:rsidRPr="00421F6E">
        <w:rPr>
          <w:rFonts w:ascii="Garamond" w:hAnsi="Garamond"/>
          <w:color w:val="FF0000"/>
          <w:rPrChange w:id="123" w:author="Michael Jennions" w:date="2020-08-04T00:46:00Z">
            <w:rPr>
              <w:rFonts w:ascii="Garamond" w:hAnsi="Garamond"/>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421F6E">
        <w:rPr>
          <w:rFonts w:ascii="Garamond" w:hAnsi="Garamond"/>
          <w:color w:val="FF0000"/>
          <w:rPrChange w:id="124" w:author="Michael Jennions" w:date="2020-08-04T00:46:00Z">
            <w:rPr>
              <w:rFonts w:ascii="Garamond" w:hAnsi="Garamond"/>
            </w:rPr>
          </w:rPrChange>
        </w:rPr>
        <w:fldChar w:fldCharType="separate"/>
      </w:r>
      <w:r w:rsidRPr="00421F6E">
        <w:rPr>
          <w:rFonts w:ascii="Garamond" w:hAnsi="Garamond"/>
          <w:noProof/>
          <w:color w:val="FF0000"/>
          <w:rPrChange w:id="125" w:author="Michael Jennions" w:date="2020-08-04T00:46:00Z">
            <w:rPr>
              <w:rFonts w:ascii="Garamond" w:hAnsi="Garamond"/>
              <w:noProof/>
            </w:rPr>
          </w:rPrChange>
        </w:rPr>
        <w:t xml:space="preserve">(Ju </w:t>
      </w:r>
      <w:r w:rsidRPr="00421F6E">
        <w:rPr>
          <w:rFonts w:ascii="Garamond" w:hAnsi="Garamond"/>
          <w:i/>
          <w:noProof/>
          <w:color w:val="FF0000"/>
          <w:rPrChange w:id="126" w:author="Michael Jennions" w:date="2020-08-04T00:46:00Z">
            <w:rPr>
              <w:rFonts w:ascii="Garamond" w:hAnsi="Garamond"/>
              <w:i/>
              <w:noProof/>
            </w:rPr>
          </w:rPrChange>
        </w:rPr>
        <w:t>et al.</w:t>
      </w:r>
      <w:r w:rsidRPr="00421F6E">
        <w:rPr>
          <w:rFonts w:ascii="Garamond" w:hAnsi="Garamond"/>
          <w:noProof/>
          <w:color w:val="FF0000"/>
          <w:rPrChange w:id="127" w:author="Michael Jennions" w:date="2020-08-04T00:46:00Z">
            <w:rPr>
              <w:rFonts w:ascii="Garamond" w:hAnsi="Garamond"/>
              <w:noProof/>
            </w:rPr>
          </w:rPrChange>
        </w:rPr>
        <w:t xml:space="preserve"> 2015; Karwowski </w:t>
      </w:r>
      <w:r w:rsidRPr="00421F6E">
        <w:rPr>
          <w:rFonts w:ascii="Garamond" w:hAnsi="Garamond"/>
          <w:i/>
          <w:noProof/>
          <w:color w:val="FF0000"/>
          <w:rPrChange w:id="128" w:author="Michael Jennions" w:date="2020-08-04T00:46:00Z">
            <w:rPr>
              <w:rFonts w:ascii="Garamond" w:hAnsi="Garamond"/>
              <w:i/>
              <w:noProof/>
            </w:rPr>
          </w:rPrChange>
        </w:rPr>
        <w:t>et al.</w:t>
      </w:r>
      <w:r w:rsidRPr="00421F6E">
        <w:rPr>
          <w:rFonts w:ascii="Garamond" w:hAnsi="Garamond"/>
          <w:noProof/>
          <w:color w:val="FF0000"/>
          <w:rPrChange w:id="129" w:author="Michael Jennions" w:date="2020-08-04T00:46:00Z">
            <w:rPr>
              <w:rFonts w:ascii="Garamond" w:hAnsi="Garamond"/>
              <w:noProof/>
            </w:rPr>
          </w:rPrChange>
        </w:rPr>
        <w:t xml:space="preserve"> 2016)</w:t>
      </w:r>
      <w:r w:rsidRPr="00421F6E">
        <w:rPr>
          <w:rFonts w:ascii="Garamond" w:hAnsi="Garamond"/>
          <w:color w:val="FF0000"/>
          <w:rPrChange w:id="130" w:author="Michael Jennions" w:date="2020-08-04T00:46:00Z">
            <w:rPr>
              <w:rFonts w:ascii="Garamond" w:hAnsi="Garamond"/>
            </w:rPr>
          </w:rPrChange>
        </w:rPr>
        <w:fldChar w:fldCharType="end"/>
      </w:r>
      <w:r w:rsidRPr="00421F6E">
        <w:rPr>
          <w:rFonts w:ascii="Garamond" w:hAnsi="Garamond"/>
          <w:color w:val="FF0000"/>
          <w:rPrChange w:id="131" w:author="Michael Jennions" w:date="2020-08-04T00:46:00Z">
            <w:rPr>
              <w:rFonts w:ascii="Garamond" w:hAnsi="Garamond"/>
            </w:rPr>
          </w:rPrChange>
        </w:rPr>
        <w:t xml:space="preserve">. </w:t>
      </w:r>
      <w:r w:rsidR="00370960" w:rsidRPr="00421F6E">
        <w:rPr>
          <w:rFonts w:ascii="Garamond" w:hAnsi="Garamond"/>
          <w:color w:val="FF0000"/>
          <w:rPrChange w:id="132" w:author="Michael Jennions" w:date="2020-08-04T00:46:00Z">
            <w:rPr>
              <w:rFonts w:ascii="Garamond" w:hAnsi="Garamond"/>
            </w:rPr>
          </w:rPrChange>
        </w:rPr>
        <w:t>Furthermore</w:t>
      </w:r>
      <w:r w:rsidRPr="00421F6E">
        <w:rPr>
          <w:rFonts w:ascii="Garamond" w:hAnsi="Garamond"/>
          <w:color w:val="FF0000"/>
          <w:rPrChange w:id="133" w:author="Michael Jennions" w:date="2020-08-04T00:46:00Z">
            <w:rPr>
              <w:rFonts w:ascii="Garamond" w:hAnsi="Garamond"/>
            </w:rPr>
          </w:rPrChange>
        </w:rPr>
        <w:t xml:space="preserve">, </w:t>
      </w:r>
      <w:r w:rsidR="00370960" w:rsidRPr="00421F6E">
        <w:rPr>
          <w:rFonts w:ascii="Garamond" w:hAnsi="Garamond"/>
          <w:color w:val="FF0000"/>
          <w:rPrChange w:id="134" w:author="Michael Jennions" w:date="2020-08-04T00:46:00Z">
            <w:rPr>
              <w:rFonts w:ascii="Garamond" w:hAnsi="Garamond"/>
            </w:rPr>
          </w:rPrChange>
        </w:rPr>
        <w:t>there are often more men at the extreme ends of</w:t>
      </w:r>
      <w:r w:rsidRPr="00421F6E">
        <w:rPr>
          <w:rFonts w:ascii="Garamond" w:hAnsi="Garamond"/>
          <w:color w:val="FF0000"/>
          <w:rPrChange w:id="135" w:author="Michael Jennions" w:date="2020-08-04T00:46:00Z">
            <w:rPr>
              <w:rFonts w:ascii="Garamond" w:hAnsi="Garamond"/>
            </w:rPr>
          </w:rPrChange>
        </w:rPr>
        <w:t xml:space="preserve"> aggressive personalities, leading to their overrepresentation in the prison system </w:t>
      </w:r>
      <w:r w:rsidRPr="00421F6E">
        <w:rPr>
          <w:rFonts w:ascii="Garamond" w:hAnsi="Garamond"/>
          <w:color w:val="FF0000"/>
          <w:rPrChange w:id="136" w:author="Michael Jennions" w:date="2020-08-04T00:46:00Z">
            <w:rPr>
              <w:rFonts w:ascii="Garamond" w:hAnsi="Garamond"/>
            </w:rPr>
          </w:rPrChange>
        </w:rPr>
        <w:fldChar w:fldCharType="begin" w:fldLock="1"/>
      </w:r>
      <w:r w:rsidRPr="00421F6E">
        <w:rPr>
          <w:rFonts w:ascii="Garamond" w:hAnsi="Garamond"/>
          <w:color w:val="FF0000"/>
          <w:rPrChange w:id="137" w:author="Michael Jennions" w:date="2020-08-04T00:46:00Z">
            <w:rPr>
              <w:rFonts w:ascii="Garamond" w:hAnsi="Garamond"/>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421F6E">
        <w:rPr>
          <w:rFonts w:ascii="Garamond" w:hAnsi="Garamond"/>
          <w:color w:val="FF0000"/>
          <w:rPrChange w:id="138" w:author="Michael Jennions" w:date="2020-08-04T00:46:00Z">
            <w:rPr>
              <w:rFonts w:ascii="Garamond" w:hAnsi="Garamond"/>
            </w:rPr>
          </w:rPrChange>
        </w:rPr>
        <w:fldChar w:fldCharType="separate"/>
      </w:r>
      <w:r w:rsidRPr="00421F6E">
        <w:rPr>
          <w:rFonts w:ascii="Garamond" w:hAnsi="Garamond"/>
          <w:noProof/>
          <w:color w:val="FF0000"/>
          <w:rPrChange w:id="139" w:author="Michael Jennions" w:date="2020-08-04T00:46:00Z">
            <w:rPr>
              <w:rFonts w:ascii="Garamond" w:hAnsi="Garamond"/>
              <w:noProof/>
            </w:rPr>
          </w:rPrChange>
        </w:rPr>
        <w:t xml:space="preserve">(Deary </w:t>
      </w:r>
      <w:r w:rsidRPr="00421F6E">
        <w:rPr>
          <w:rFonts w:ascii="Garamond" w:hAnsi="Garamond"/>
          <w:i/>
          <w:noProof/>
          <w:color w:val="FF0000"/>
          <w:rPrChange w:id="140" w:author="Michael Jennions" w:date="2020-08-04T00:46:00Z">
            <w:rPr>
              <w:rFonts w:ascii="Garamond" w:hAnsi="Garamond"/>
              <w:i/>
              <w:noProof/>
            </w:rPr>
          </w:rPrChange>
        </w:rPr>
        <w:t>et al.</w:t>
      </w:r>
      <w:r w:rsidRPr="00421F6E">
        <w:rPr>
          <w:rFonts w:ascii="Garamond" w:hAnsi="Garamond"/>
          <w:noProof/>
          <w:color w:val="FF0000"/>
          <w:rPrChange w:id="141" w:author="Michael Jennions" w:date="2020-08-04T00:46:00Z">
            <w:rPr>
              <w:rFonts w:ascii="Garamond" w:hAnsi="Garamond"/>
              <w:noProof/>
            </w:rPr>
          </w:rPrChange>
        </w:rPr>
        <w:t xml:space="preserve"> 2003)</w:t>
      </w:r>
      <w:r w:rsidRPr="00421F6E">
        <w:rPr>
          <w:rFonts w:ascii="Garamond" w:hAnsi="Garamond"/>
          <w:color w:val="FF0000"/>
          <w:rPrChange w:id="142" w:author="Michael Jennions" w:date="2020-08-04T00:46:00Z">
            <w:rPr>
              <w:rFonts w:ascii="Garamond" w:hAnsi="Garamond"/>
            </w:rPr>
          </w:rPrChange>
        </w:rPr>
        <w:fldChar w:fldCharType="end"/>
      </w:r>
      <w:r w:rsidRPr="00421F6E">
        <w:rPr>
          <w:rFonts w:ascii="Garamond" w:hAnsi="Garamond"/>
          <w:color w:val="FF0000"/>
          <w:rPrChange w:id="143" w:author="Michael Jennions" w:date="2020-08-04T00:46:00Z">
            <w:rPr>
              <w:rFonts w:ascii="Garamond" w:hAnsi="Garamond"/>
            </w:rPr>
          </w:rPrChange>
        </w:rPr>
        <w:t xml:space="preserve">. </w:t>
      </w:r>
      <w:r w:rsidR="00370960" w:rsidRPr="00421F6E">
        <w:rPr>
          <w:rFonts w:ascii="Garamond" w:hAnsi="Garamond"/>
          <w:color w:val="FF0000"/>
          <w:rPrChange w:id="144" w:author="Michael Jennions" w:date="2020-08-04T00:46:00Z">
            <w:rPr>
              <w:rFonts w:ascii="Garamond" w:hAnsi="Garamond"/>
            </w:rPr>
          </w:rPrChange>
        </w:rPr>
        <w:t xml:space="preserve">Yet the mechanisms behind such widespread greater male variability remain unclear. </w:t>
      </w:r>
    </w:p>
    <w:p w14:paraId="0D4367AA" w14:textId="77777777" w:rsidR="00370960" w:rsidRPr="00421F6E" w:rsidRDefault="00370960" w:rsidP="00A728C9">
      <w:pPr>
        <w:ind w:firstLine="360"/>
        <w:rPr>
          <w:rFonts w:ascii="Garamond" w:hAnsi="Garamond"/>
          <w:color w:val="FF0000"/>
          <w:rPrChange w:id="145" w:author="Michael Jennions" w:date="2020-08-04T00:46:00Z">
            <w:rPr>
              <w:rFonts w:ascii="Garamond" w:hAnsi="Garamond"/>
            </w:rPr>
          </w:rPrChange>
        </w:rPr>
      </w:pPr>
    </w:p>
    <w:p w14:paraId="2C1D4C98" w14:textId="2943132D" w:rsidR="009A1BC7" w:rsidRPr="00421F6E" w:rsidRDefault="00A728C9" w:rsidP="00A728C9">
      <w:pPr>
        <w:ind w:firstLine="360"/>
        <w:rPr>
          <w:rFonts w:ascii="Garamond" w:hAnsi="Garamond"/>
          <w:color w:val="FF0000"/>
          <w:rPrChange w:id="146" w:author="Michael Jennions" w:date="2020-08-04T00:46:00Z">
            <w:rPr>
              <w:rFonts w:ascii="Garamond" w:hAnsi="Garamond"/>
            </w:rPr>
          </w:rPrChange>
        </w:rPr>
      </w:pPr>
      <w:r w:rsidRPr="00421F6E">
        <w:rPr>
          <w:rFonts w:ascii="Garamond" w:hAnsi="Garamond"/>
          <w:color w:val="FF0000"/>
          <w:rPrChange w:id="147" w:author="Michael Jennions" w:date="2020-08-04T00:46:00Z">
            <w:rPr>
              <w:rFonts w:ascii="Garamond" w:hAnsi="Garamond"/>
            </w:rPr>
          </w:rPrChange>
        </w:rPr>
        <w:t xml:space="preserve">In the realm of human personality, our behavioural quirks can be categorised into one of five factors: Extraversion, Neuroticism, Openness, Conscientiousness and Agreeableness </w:t>
      </w:r>
      <w:r w:rsidRPr="00421F6E">
        <w:rPr>
          <w:rFonts w:ascii="Garamond" w:hAnsi="Garamond"/>
          <w:color w:val="FF0000"/>
          <w:rPrChange w:id="148" w:author="Michael Jennions" w:date="2020-08-04T00:46:00Z">
            <w:rPr>
              <w:rFonts w:ascii="Garamond" w:hAnsi="Garamond"/>
            </w:rPr>
          </w:rPrChange>
        </w:rPr>
        <w:fldChar w:fldCharType="begin" w:fldLock="1"/>
      </w:r>
      <w:r w:rsidRPr="00421F6E">
        <w:rPr>
          <w:rFonts w:ascii="Garamond" w:hAnsi="Garamond"/>
          <w:color w:val="FF0000"/>
          <w:rPrChange w:id="149" w:author="Michael Jennions" w:date="2020-08-04T00:46:00Z">
            <w:rPr>
              <w:rFonts w:ascii="Garamond" w:hAnsi="Garamond"/>
            </w:rPr>
          </w:rPrChange>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421F6E">
        <w:rPr>
          <w:rFonts w:ascii="Garamond" w:hAnsi="Garamond"/>
          <w:color w:val="FF0000"/>
          <w:rPrChange w:id="150" w:author="Michael Jennions" w:date="2020-08-04T00:46:00Z">
            <w:rPr>
              <w:rFonts w:ascii="Garamond" w:hAnsi="Garamond"/>
            </w:rPr>
          </w:rPrChange>
        </w:rPr>
        <w:fldChar w:fldCharType="separate"/>
      </w:r>
      <w:r w:rsidRPr="00421F6E">
        <w:rPr>
          <w:rFonts w:ascii="Garamond" w:hAnsi="Garamond"/>
          <w:noProof/>
          <w:color w:val="FF0000"/>
          <w:rPrChange w:id="151" w:author="Michael Jennions" w:date="2020-08-04T00:46:00Z">
            <w:rPr>
              <w:rFonts w:ascii="Garamond" w:hAnsi="Garamond"/>
              <w:noProof/>
            </w:rPr>
          </w:rPrChange>
        </w:rPr>
        <w:t>(Costa &amp; McCrae 1992)</w:t>
      </w:r>
      <w:r w:rsidRPr="00421F6E">
        <w:rPr>
          <w:rFonts w:ascii="Garamond" w:hAnsi="Garamond"/>
          <w:color w:val="FF0000"/>
          <w:rPrChange w:id="152" w:author="Michael Jennions" w:date="2020-08-04T00:46:00Z">
            <w:rPr>
              <w:rFonts w:ascii="Garamond" w:hAnsi="Garamond"/>
            </w:rPr>
          </w:rPrChange>
        </w:rPr>
        <w:fldChar w:fldCharType="end"/>
      </w:r>
      <w:r w:rsidRPr="00421F6E">
        <w:rPr>
          <w:rFonts w:ascii="Garamond" w:hAnsi="Garamond"/>
          <w:color w:val="FF0000"/>
          <w:rPrChange w:id="153" w:author="Michael Jennions" w:date="2020-08-04T00:46:00Z">
            <w:rPr>
              <w:rFonts w:ascii="Garamond" w:hAnsi="Garamond"/>
            </w:rPr>
          </w:rPrChange>
        </w:rPr>
        <w:t xml:space="preserve">.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(Reale </w:t>
      </w:r>
      <w:r w:rsidRPr="00421F6E">
        <w:rPr>
          <w:rFonts w:ascii="Garamond" w:hAnsi="Garamond"/>
          <w:i/>
          <w:color w:val="FF0000"/>
          <w:rPrChange w:id="154" w:author="Michael Jennions" w:date="2020-08-04T00:46:00Z">
            <w:rPr>
              <w:rFonts w:ascii="Garamond" w:hAnsi="Garamond"/>
              <w:i/>
            </w:rPr>
          </w:rPrChange>
        </w:rPr>
        <w:t>et al</w:t>
      </w:r>
      <w:r w:rsidRPr="00421F6E">
        <w:rPr>
          <w:rFonts w:ascii="Garamond" w:hAnsi="Garamond"/>
          <w:color w:val="FF0000"/>
          <w:rPrChange w:id="155" w:author="Michael Jennions" w:date="2020-08-04T00:46:00Z">
            <w:rPr>
              <w:rFonts w:ascii="Garamond" w:hAnsi="Garamond"/>
            </w:rPr>
          </w:rPrChange>
        </w:rPr>
        <w:t xml:space="preserve">. 2007). For organisms living in the wild, consistent and predictable (i.e. repeatable) behaviour across time and contexts seems maladaptive, especially when there is such large inter-individual variation in response to the same environmental conditions </w:t>
      </w:r>
      <w:r w:rsidRPr="00421F6E">
        <w:rPr>
          <w:rFonts w:ascii="Garamond" w:hAnsi="Garamond"/>
          <w:color w:val="FF0000"/>
          <w:rPrChange w:id="156" w:author="Michael Jennions" w:date="2020-08-04T00:46:00Z">
            <w:rPr>
              <w:rFonts w:ascii="Garamond" w:hAnsi="Garamond"/>
            </w:rPr>
          </w:rPrChange>
        </w:rPr>
        <w:fldChar w:fldCharType="begin" w:fldLock="1"/>
      </w:r>
      <w:r w:rsidRPr="00421F6E">
        <w:rPr>
          <w:rFonts w:ascii="Garamond" w:hAnsi="Garamond"/>
          <w:color w:val="FF0000"/>
          <w:rPrChange w:id="157" w:author="Michael Jennions" w:date="2020-08-04T00:46:00Z">
            <w:rPr>
              <w:rFonts w:ascii="Garamond" w:hAnsi="Garamond"/>
            </w:rPr>
          </w:rPrChange>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421F6E">
        <w:rPr>
          <w:rFonts w:ascii="Garamond" w:hAnsi="Garamond"/>
          <w:color w:val="FF0000"/>
          <w:rPrChange w:id="158" w:author="Michael Jennions" w:date="2020-08-04T00:46:00Z">
            <w:rPr>
              <w:rFonts w:ascii="Garamond" w:hAnsi="Garamond"/>
            </w:rPr>
          </w:rPrChange>
        </w:rPr>
        <w:fldChar w:fldCharType="separate"/>
      </w:r>
      <w:r w:rsidRPr="00421F6E">
        <w:rPr>
          <w:rFonts w:ascii="Garamond" w:hAnsi="Garamond"/>
          <w:noProof/>
          <w:color w:val="FF0000"/>
          <w:rPrChange w:id="159" w:author="Michael Jennions" w:date="2020-08-04T00:46:00Z">
            <w:rPr>
              <w:rFonts w:ascii="Garamond" w:hAnsi="Garamond"/>
              <w:noProof/>
            </w:rPr>
          </w:rPrChange>
        </w:rPr>
        <w:t xml:space="preserve">(Dingemanse </w:t>
      </w:r>
      <w:r w:rsidRPr="00421F6E">
        <w:rPr>
          <w:rFonts w:ascii="Garamond" w:hAnsi="Garamond"/>
          <w:i/>
          <w:noProof/>
          <w:color w:val="FF0000"/>
          <w:rPrChange w:id="160" w:author="Michael Jennions" w:date="2020-08-04T00:46:00Z">
            <w:rPr>
              <w:rFonts w:ascii="Garamond" w:hAnsi="Garamond"/>
              <w:i/>
              <w:noProof/>
            </w:rPr>
          </w:rPrChange>
        </w:rPr>
        <w:t>et al.</w:t>
      </w:r>
      <w:r w:rsidRPr="00421F6E">
        <w:rPr>
          <w:rFonts w:ascii="Garamond" w:hAnsi="Garamond"/>
          <w:noProof/>
          <w:color w:val="FF0000"/>
          <w:rPrChange w:id="161" w:author="Michael Jennions" w:date="2020-08-04T00:46:00Z">
            <w:rPr>
              <w:rFonts w:ascii="Garamond" w:hAnsi="Garamond"/>
              <w:noProof/>
            </w:rPr>
          </w:rPrChange>
        </w:rPr>
        <w:t xml:space="preserve"> 2010)</w:t>
      </w:r>
      <w:r w:rsidRPr="00421F6E">
        <w:rPr>
          <w:rFonts w:ascii="Garamond" w:hAnsi="Garamond"/>
          <w:color w:val="FF0000"/>
          <w:rPrChange w:id="162" w:author="Michael Jennions" w:date="2020-08-04T00:46:00Z">
            <w:rPr>
              <w:rFonts w:ascii="Garamond" w:hAnsi="Garamond"/>
            </w:rPr>
          </w:rPrChange>
        </w:rPr>
        <w:fldChar w:fldCharType="end"/>
      </w:r>
      <w:r w:rsidRPr="00421F6E">
        <w:rPr>
          <w:rFonts w:ascii="Garamond" w:hAnsi="Garamond"/>
          <w:color w:val="FF0000"/>
          <w:rPrChange w:id="163" w:author="Michael Jennions" w:date="2020-08-04T00:46:00Z">
            <w:rPr>
              <w:rFonts w:ascii="Garamond" w:hAnsi="Garamond"/>
            </w:rPr>
          </w:rPrChange>
        </w:rPr>
        <w:t xml:space="preserve">. However, the consistency of personality within individuals, and its persistence across generations, suggests that low intra-individual variation can be adaptive </w:t>
      </w:r>
      <w:r w:rsidRPr="00421F6E">
        <w:rPr>
          <w:rFonts w:ascii="Garamond" w:hAnsi="Garamond"/>
          <w:color w:val="FF0000"/>
          <w:rPrChange w:id="164" w:author="Michael Jennions" w:date="2020-08-04T00:46:00Z">
            <w:rPr>
              <w:rFonts w:ascii="Garamond" w:hAnsi="Garamond"/>
            </w:rPr>
          </w:rPrChange>
        </w:rPr>
        <w:fldChar w:fldCharType="begin" w:fldLock="1"/>
      </w:r>
      <w:r w:rsidRPr="00421F6E">
        <w:rPr>
          <w:rFonts w:ascii="Garamond" w:hAnsi="Garamond"/>
          <w:color w:val="FF0000"/>
          <w:rPrChange w:id="165" w:author="Michael Jennions" w:date="2020-08-04T00:46:00Z">
            <w:rPr>
              <w:rFonts w:ascii="Garamond" w:hAnsi="Garamond"/>
            </w:rPr>
          </w:rPrChange>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Pr="00421F6E">
        <w:rPr>
          <w:rFonts w:ascii="Garamond" w:hAnsi="Garamond"/>
          <w:color w:val="FF0000"/>
          <w:rPrChange w:id="166" w:author="Michael Jennions" w:date="2020-08-04T00:46:00Z">
            <w:rPr>
              <w:rFonts w:ascii="Garamond" w:hAnsi="Garamond"/>
            </w:rPr>
          </w:rPrChange>
        </w:rPr>
        <w:fldChar w:fldCharType="separate"/>
      </w:r>
      <w:r w:rsidRPr="00421F6E">
        <w:rPr>
          <w:rFonts w:ascii="Garamond" w:hAnsi="Garamond"/>
          <w:noProof/>
          <w:color w:val="FF0000"/>
          <w:rPrChange w:id="167" w:author="Michael Jennions" w:date="2020-08-04T00:46:00Z">
            <w:rPr>
              <w:rFonts w:ascii="Garamond" w:hAnsi="Garamond"/>
              <w:noProof/>
            </w:rPr>
          </w:rPrChange>
        </w:rPr>
        <w:t>(Smith &amp; Blumstein 2008; Dingemanse &amp; Wolf 2010)</w:t>
      </w:r>
      <w:r w:rsidRPr="00421F6E">
        <w:rPr>
          <w:rFonts w:ascii="Garamond" w:hAnsi="Garamond"/>
          <w:color w:val="FF0000"/>
          <w:rPrChange w:id="168" w:author="Michael Jennions" w:date="2020-08-04T00:46:00Z">
            <w:rPr>
              <w:rFonts w:ascii="Garamond" w:hAnsi="Garamond"/>
            </w:rPr>
          </w:rPrChange>
        </w:rPr>
        <w:fldChar w:fldCharType="end"/>
      </w:r>
      <w:r w:rsidRPr="00421F6E">
        <w:rPr>
          <w:rFonts w:ascii="Garamond" w:hAnsi="Garamond"/>
          <w:color w:val="FF0000"/>
          <w:rPrChange w:id="169" w:author="Michael Jennions" w:date="2020-08-04T00:46:00Z">
            <w:rPr>
              <w:rFonts w:ascii="Garamond" w:hAnsi="Garamond"/>
            </w:rPr>
          </w:rPrChange>
        </w:rPr>
        <w:t xml:space="preserve">. On the surface, human and animal personality dimensions seem to share </w:t>
      </w:r>
      <w:r w:rsidR="00370960" w:rsidRPr="00421F6E">
        <w:rPr>
          <w:rFonts w:ascii="Garamond" w:hAnsi="Garamond"/>
          <w:color w:val="FF0000"/>
          <w:rPrChange w:id="170" w:author="Michael Jennions" w:date="2020-08-04T00:46:00Z">
            <w:rPr>
              <w:rFonts w:ascii="Garamond" w:hAnsi="Garamond"/>
            </w:rPr>
          </w:rPrChange>
        </w:rPr>
        <w:t>behavioural traits</w:t>
      </w:r>
      <w:r w:rsidRPr="00421F6E">
        <w:rPr>
          <w:rFonts w:ascii="Garamond" w:hAnsi="Garamond"/>
          <w:color w:val="FF0000"/>
          <w:rPrChange w:id="171" w:author="Michael Jennions" w:date="2020-08-04T00:46:00Z">
            <w:rPr>
              <w:rFonts w:ascii="Garamond" w:hAnsi="Garamond"/>
            </w:rPr>
          </w:rPrChange>
        </w:rPr>
        <w:t xml:space="preserve">, so it’s possible that the </w:t>
      </w:r>
      <w:r w:rsidR="009A1BC7" w:rsidRPr="00421F6E">
        <w:rPr>
          <w:rFonts w:ascii="Garamond" w:hAnsi="Garamond"/>
          <w:color w:val="FF0000"/>
          <w:rPrChange w:id="172" w:author="Michael Jennions" w:date="2020-08-04T00:46:00Z">
            <w:rPr>
              <w:rFonts w:ascii="Garamond" w:hAnsi="Garamond"/>
            </w:rPr>
          </w:rPrChange>
        </w:rPr>
        <w:t xml:space="preserve">mechanisms behind such widespread, sex-biased variation </w:t>
      </w:r>
      <w:r w:rsidR="00370960" w:rsidRPr="00421F6E">
        <w:rPr>
          <w:rFonts w:ascii="Garamond" w:hAnsi="Garamond"/>
          <w:color w:val="FF0000"/>
          <w:rPrChange w:id="173" w:author="Michael Jennions" w:date="2020-08-04T00:46:00Z">
            <w:rPr>
              <w:rFonts w:ascii="Garamond" w:hAnsi="Garamond"/>
            </w:rPr>
          </w:rPrChange>
        </w:rPr>
        <w:t xml:space="preserve">in human personalities </w:t>
      </w:r>
      <w:r w:rsidR="009A1BC7" w:rsidRPr="00421F6E">
        <w:rPr>
          <w:rFonts w:ascii="Garamond" w:hAnsi="Garamond"/>
          <w:color w:val="FF0000"/>
          <w:rPrChange w:id="174" w:author="Michael Jennions" w:date="2020-08-04T00:46:00Z">
            <w:rPr>
              <w:rFonts w:ascii="Garamond" w:hAnsi="Garamond"/>
            </w:rPr>
          </w:rPrChange>
        </w:rPr>
        <w:t xml:space="preserve">might also </w:t>
      </w:r>
      <w:r w:rsidR="00BC7475" w:rsidRPr="00421F6E">
        <w:rPr>
          <w:rFonts w:ascii="Garamond" w:hAnsi="Garamond"/>
          <w:color w:val="FF0000"/>
          <w:rPrChange w:id="175" w:author="Michael Jennions" w:date="2020-08-04T00:46:00Z">
            <w:rPr>
              <w:rFonts w:ascii="Garamond" w:hAnsi="Garamond"/>
            </w:rPr>
          </w:rPrChange>
        </w:rPr>
        <w:t>drive</w:t>
      </w:r>
      <w:r w:rsidR="009A1BC7" w:rsidRPr="00421F6E">
        <w:rPr>
          <w:rFonts w:ascii="Garamond" w:hAnsi="Garamond"/>
          <w:color w:val="FF0000"/>
          <w:rPrChange w:id="176" w:author="Michael Jennions" w:date="2020-08-04T00:46:00Z">
            <w:rPr>
              <w:rFonts w:ascii="Garamond" w:hAnsi="Garamond"/>
            </w:rPr>
          </w:rPrChange>
        </w:rPr>
        <w:t xml:space="preserve"> sex differences in animal personalities.  </w:t>
      </w:r>
    </w:p>
    <w:p w14:paraId="017F1AC9" w14:textId="77777777" w:rsidR="007C43C5" w:rsidRPr="00421F6E" w:rsidRDefault="007C43C5" w:rsidP="007C43C5">
      <w:pPr>
        <w:rPr>
          <w:rFonts w:ascii="Garamond" w:hAnsi="Garamond"/>
          <w:color w:val="FF0000"/>
          <w:rPrChange w:id="177" w:author="Michael Jennions" w:date="2020-08-04T00:46:00Z">
            <w:rPr>
              <w:rFonts w:ascii="Garamond" w:hAnsi="Garamond"/>
            </w:rPr>
          </w:rPrChange>
        </w:rPr>
      </w:pPr>
    </w:p>
    <w:p w14:paraId="04333AF9" w14:textId="5E41EBE9" w:rsidR="007C43C5" w:rsidRPr="00421F6E" w:rsidRDefault="00A728C9" w:rsidP="007C43C5">
      <w:pPr>
        <w:ind w:firstLine="360"/>
        <w:rPr>
          <w:rFonts w:ascii="Garamond" w:hAnsi="Garamond"/>
          <w:color w:val="FF0000"/>
          <w:rPrChange w:id="178" w:author="Michael Jennions" w:date="2020-08-04T00:46:00Z">
            <w:rPr>
              <w:rFonts w:ascii="Garamond" w:hAnsi="Garamond"/>
            </w:rPr>
          </w:rPrChange>
        </w:rPr>
      </w:pPr>
      <w:r w:rsidRPr="00421F6E">
        <w:rPr>
          <w:rFonts w:ascii="Garamond" w:hAnsi="Garamond"/>
          <w:color w:val="FF0000"/>
          <w:rPrChange w:id="179" w:author="Michael Jennions" w:date="2020-08-04T00:46:00Z">
            <w:rPr>
              <w:rFonts w:ascii="Garamond" w:hAnsi="Garamond"/>
            </w:rPr>
          </w:rPrChange>
        </w:rPr>
        <w:lastRenderedPageBreak/>
        <w:t>Firstly,</w:t>
      </w:r>
      <w:r w:rsidR="007C43C5" w:rsidRPr="00421F6E">
        <w:rPr>
          <w:rFonts w:ascii="Garamond" w:hAnsi="Garamond"/>
          <w:color w:val="FF0000"/>
          <w:rPrChange w:id="180" w:author="Michael Jennions" w:date="2020-08-04T00:46:00Z">
            <w:rPr>
              <w:rFonts w:ascii="Garamond" w:hAnsi="Garamond"/>
            </w:rPr>
          </w:rPrChange>
        </w:rPr>
        <w:t xml:space="preserve"> the ‘sex chromosome’ hypothesis </w:t>
      </w:r>
      <w:r w:rsidR="007C43C5" w:rsidRPr="00421F6E">
        <w:rPr>
          <w:rFonts w:ascii="Garamond" w:hAnsi="Garamond"/>
          <w:color w:val="FF0000"/>
          <w:rPrChange w:id="181" w:author="Michael Jennions" w:date="2020-08-04T00:46:00Z">
            <w:rPr>
              <w:rFonts w:ascii="Garamond" w:hAnsi="Garamond"/>
            </w:rPr>
          </w:rPrChange>
        </w:rPr>
        <w:fldChar w:fldCharType="begin" w:fldLock="1"/>
      </w:r>
      <w:r w:rsidR="007C43C5" w:rsidRPr="00421F6E">
        <w:rPr>
          <w:rFonts w:ascii="Garamond" w:hAnsi="Garamond"/>
          <w:color w:val="FF0000"/>
          <w:rPrChange w:id="182" w:author="Michael Jennions" w:date="2020-08-04T00:46:00Z">
            <w:rPr>
              <w:rFonts w:ascii="Garamond" w:hAnsi="Garamond"/>
            </w:rPr>
          </w:rPrChange>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sidRPr="00421F6E">
        <w:rPr>
          <w:rFonts w:ascii="Garamond" w:hAnsi="Garamond"/>
          <w:color w:val="FF0000"/>
          <w:rPrChange w:id="183" w:author="Michael Jennions" w:date="2020-08-04T00:46:00Z">
            <w:rPr>
              <w:rFonts w:ascii="Garamond" w:hAnsi="Garamond"/>
            </w:rPr>
          </w:rPrChange>
        </w:rPr>
        <w:fldChar w:fldCharType="separate"/>
      </w:r>
      <w:r w:rsidR="007C43C5" w:rsidRPr="00421F6E">
        <w:rPr>
          <w:rFonts w:ascii="Garamond" w:hAnsi="Garamond"/>
          <w:noProof/>
          <w:color w:val="FF0000"/>
          <w:rPrChange w:id="184" w:author="Michael Jennions" w:date="2020-08-04T00:46:00Z">
            <w:rPr>
              <w:rFonts w:ascii="Garamond" w:hAnsi="Garamond"/>
              <w:noProof/>
            </w:rPr>
          </w:rPrChange>
        </w:rPr>
        <w:t>(James 1973</w:t>
      </w:r>
      <w:r w:rsidR="007C43C5" w:rsidRPr="00421F6E">
        <w:rPr>
          <w:rFonts w:ascii="Garamond" w:hAnsi="Garamond"/>
          <w:color w:val="FF0000"/>
          <w:rPrChange w:id="185" w:author="Michael Jennions" w:date="2020-08-04T00:46:00Z">
            <w:rPr>
              <w:rFonts w:ascii="Garamond" w:hAnsi="Garamond"/>
            </w:rPr>
          </w:rPrChange>
        </w:rPr>
        <w:fldChar w:fldCharType="end"/>
      </w:r>
      <w:r w:rsidR="007C43C5" w:rsidRPr="00421F6E">
        <w:rPr>
          <w:rFonts w:ascii="Garamond" w:hAnsi="Garamond"/>
          <w:color w:val="FF0000"/>
          <w:rPrChange w:id="186" w:author="Michael Jennions" w:date="2020-08-04T00:46:00Z">
            <w:rPr>
              <w:rFonts w:ascii="Garamond" w:hAnsi="Garamond"/>
            </w:rPr>
          </w:rPrChange>
        </w:rPr>
        <w:t xml:space="preserve">) suggests that greater male variability is the result of sex chromosomal arrangement. For mammals, females have two copies of the X chromosome (homogamety), so the effects of any genes found on the X chromosome become averaged out. The averaging of gene expression can occur either through epigenetic inactivation of some regions during development </w:t>
      </w:r>
      <w:r w:rsidR="007C43C5" w:rsidRPr="00421F6E">
        <w:rPr>
          <w:rFonts w:ascii="Garamond" w:hAnsi="Garamond"/>
          <w:color w:val="FF0000"/>
          <w:rPrChange w:id="187" w:author="Michael Jennions" w:date="2020-08-04T00:46:00Z">
            <w:rPr>
              <w:rFonts w:ascii="Garamond" w:hAnsi="Garamond"/>
            </w:rPr>
          </w:rPrChange>
        </w:rPr>
        <w:fldChar w:fldCharType="begin" w:fldLock="1"/>
      </w:r>
      <w:r w:rsidR="007C43C5" w:rsidRPr="00421F6E">
        <w:rPr>
          <w:rFonts w:ascii="Garamond" w:hAnsi="Garamond"/>
          <w:color w:val="FF0000"/>
          <w:rPrChange w:id="188" w:author="Michael Jennions" w:date="2020-08-04T00:46:00Z">
            <w:rPr>
              <w:rFonts w:ascii="Garamond" w:hAnsi="Garamond"/>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sidRPr="00421F6E">
        <w:rPr>
          <w:rFonts w:ascii="Garamond" w:hAnsi="Garamond"/>
          <w:color w:val="FF0000"/>
          <w:rPrChange w:id="189" w:author="Michael Jennions" w:date="2020-08-04T00:46:00Z">
            <w:rPr>
              <w:rFonts w:ascii="Garamond" w:hAnsi="Garamond"/>
            </w:rPr>
          </w:rPrChange>
        </w:rPr>
        <w:fldChar w:fldCharType="separate"/>
      </w:r>
      <w:r w:rsidR="007C43C5" w:rsidRPr="00421F6E">
        <w:rPr>
          <w:rFonts w:ascii="Garamond" w:hAnsi="Garamond"/>
          <w:noProof/>
          <w:color w:val="FF0000"/>
          <w:rPrChange w:id="190" w:author="Michael Jennions" w:date="2020-08-04T00:46:00Z">
            <w:rPr>
              <w:rFonts w:ascii="Garamond" w:hAnsi="Garamond"/>
              <w:noProof/>
            </w:rPr>
          </w:rPrChange>
        </w:rPr>
        <w:t xml:space="preserve">(Amos-Landgraf </w:t>
      </w:r>
      <w:r w:rsidR="007C43C5" w:rsidRPr="00421F6E">
        <w:rPr>
          <w:rFonts w:ascii="Garamond" w:hAnsi="Garamond"/>
          <w:i/>
          <w:noProof/>
          <w:color w:val="FF0000"/>
          <w:rPrChange w:id="191" w:author="Michael Jennions" w:date="2020-08-04T00:46:00Z">
            <w:rPr>
              <w:rFonts w:ascii="Garamond" w:hAnsi="Garamond"/>
              <w:i/>
              <w:noProof/>
            </w:rPr>
          </w:rPrChange>
        </w:rPr>
        <w:t>et al.</w:t>
      </w:r>
      <w:r w:rsidR="007C43C5" w:rsidRPr="00421F6E">
        <w:rPr>
          <w:rFonts w:ascii="Garamond" w:hAnsi="Garamond"/>
          <w:noProof/>
          <w:color w:val="FF0000"/>
          <w:rPrChange w:id="192" w:author="Michael Jennions" w:date="2020-08-04T00:46:00Z">
            <w:rPr>
              <w:rFonts w:ascii="Garamond" w:hAnsi="Garamond"/>
              <w:noProof/>
            </w:rPr>
          </w:rPrChange>
        </w:rPr>
        <w:t xml:space="preserve"> 2006)</w:t>
      </w:r>
      <w:r w:rsidR="007C43C5" w:rsidRPr="00421F6E">
        <w:rPr>
          <w:rFonts w:ascii="Garamond" w:hAnsi="Garamond"/>
          <w:color w:val="FF0000"/>
          <w:rPrChange w:id="193" w:author="Michael Jennions" w:date="2020-08-04T00:46:00Z">
            <w:rPr>
              <w:rFonts w:ascii="Garamond" w:hAnsi="Garamond"/>
            </w:rPr>
          </w:rPrChange>
        </w:rPr>
        <w:fldChar w:fldCharType="end"/>
      </w:r>
      <w:r w:rsidR="007C43C5" w:rsidRPr="00421F6E">
        <w:rPr>
          <w:rFonts w:ascii="Garamond" w:hAnsi="Garamond"/>
          <w:color w:val="FF0000"/>
          <w:rPrChange w:id="194" w:author="Michael Jennions" w:date="2020-08-04T00:46:00Z">
            <w:rPr>
              <w:rFonts w:ascii="Garamond" w:hAnsi="Garamond"/>
            </w:rPr>
          </w:rPrChange>
        </w:rPr>
        <w:t xml:space="preserve">, or through mosaicism where the ratio of genes on either X chromosome are variably expressed </w:t>
      </w:r>
      <w:r w:rsidR="007C43C5" w:rsidRPr="00421F6E">
        <w:rPr>
          <w:rFonts w:ascii="Garamond" w:hAnsi="Garamond"/>
          <w:color w:val="FF0000"/>
          <w:rPrChange w:id="195" w:author="Michael Jennions" w:date="2020-08-04T00:46:00Z">
            <w:rPr>
              <w:rFonts w:ascii="Garamond" w:hAnsi="Garamond"/>
            </w:rPr>
          </w:rPrChange>
        </w:rPr>
        <w:fldChar w:fldCharType="begin" w:fldLock="1"/>
      </w:r>
      <w:r w:rsidR="007C43C5" w:rsidRPr="00421F6E">
        <w:rPr>
          <w:rFonts w:ascii="Garamond" w:hAnsi="Garamond"/>
          <w:color w:val="FF0000"/>
          <w:rPrChange w:id="196" w:author="Michael Jennions" w:date="2020-08-04T00:46:00Z">
            <w:rPr>
              <w:rFonts w:ascii="Garamond" w:hAnsi="Garamond"/>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sidRPr="00421F6E">
        <w:rPr>
          <w:rFonts w:ascii="Garamond" w:hAnsi="Garamond"/>
          <w:color w:val="FF0000"/>
          <w:rPrChange w:id="197" w:author="Michael Jennions" w:date="2020-08-04T00:46:00Z">
            <w:rPr>
              <w:rFonts w:ascii="Garamond" w:hAnsi="Garamond"/>
            </w:rPr>
          </w:rPrChange>
        </w:rPr>
        <w:fldChar w:fldCharType="separate"/>
      </w:r>
      <w:r w:rsidR="007C43C5" w:rsidRPr="00421F6E">
        <w:rPr>
          <w:rFonts w:ascii="Garamond" w:hAnsi="Garamond"/>
          <w:noProof/>
          <w:color w:val="FF0000"/>
          <w:rPrChange w:id="198" w:author="Michael Jennions" w:date="2020-08-04T00:46:00Z">
            <w:rPr>
              <w:rFonts w:ascii="Garamond" w:hAnsi="Garamond"/>
              <w:noProof/>
            </w:rPr>
          </w:rPrChange>
        </w:rPr>
        <w:t>(Lyon 1961)</w:t>
      </w:r>
      <w:r w:rsidR="007C43C5" w:rsidRPr="00421F6E">
        <w:rPr>
          <w:rFonts w:ascii="Garamond" w:hAnsi="Garamond"/>
          <w:color w:val="FF0000"/>
          <w:rPrChange w:id="199" w:author="Michael Jennions" w:date="2020-08-04T00:46:00Z">
            <w:rPr>
              <w:rFonts w:ascii="Garamond" w:hAnsi="Garamond"/>
            </w:rPr>
          </w:rPrChange>
        </w:rPr>
        <w:fldChar w:fldCharType="end"/>
      </w:r>
      <w:r w:rsidR="007C43C5" w:rsidRPr="00421F6E">
        <w:rPr>
          <w:rFonts w:ascii="Garamond" w:hAnsi="Garamond"/>
          <w:color w:val="FF0000"/>
          <w:rPrChange w:id="200" w:author="Michael Jennions" w:date="2020-08-04T00:46:00Z">
            <w:rPr>
              <w:rFonts w:ascii="Garamond" w:hAnsi="Garamond"/>
            </w:rPr>
          </w:rPrChange>
        </w:rPr>
        <w:t>. Male mammals, however, only have one copy of the X chromosome (heterogamety). As such, all genes present on the male copy of the X chromosome are fully expressed, leading to more extreme phenotypes and, consequently, higher variances for shared traits (i.e. dosage compensation;</w:t>
      </w:r>
      <w:r w:rsidR="007C43C5" w:rsidRPr="00561A2D">
        <w:rPr>
          <w:rFonts w:ascii="Garamond" w:hAnsi="Garamond"/>
          <w:color w:val="FF0000"/>
        </w:rPr>
        <w:t xml:space="preserve"> </w:t>
      </w:r>
      <w:r w:rsidR="007C43C5" w:rsidRPr="00421F6E">
        <w:rPr>
          <w:rFonts w:ascii="Garamond" w:hAnsi="Garamond"/>
          <w:color w:val="FF0000"/>
          <w:rPrChange w:id="201" w:author="Michael Jennions" w:date="2020-08-04T00:46:00Z">
            <w:rPr>
              <w:rFonts w:ascii="Garamond" w:hAnsi="Garamond"/>
            </w:rPr>
          </w:rPrChange>
        </w:rPr>
        <w:t xml:space="preserve">see review by </w:t>
      </w:r>
      <w:r w:rsidR="007C43C5" w:rsidRPr="00421F6E">
        <w:rPr>
          <w:rFonts w:ascii="Garamond" w:hAnsi="Garamond"/>
          <w:color w:val="FF0000"/>
          <w:rPrChange w:id="202" w:author="Michael Jennions" w:date="2020-08-04T00:46:00Z">
            <w:rPr>
              <w:rFonts w:ascii="Garamond" w:hAnsi="Garamond"/>
            </w:rPr>
          </w:rPrChange>
        </w:rPr>
        <w:fldChar w:fldCharType="begin" w:fldLock="1"/>
      </w:r>
      <w:r w:rsidR="007C43C5" w:rsidRPr="00421F6E">
        <w:rPr>
          <w:rFonts w:ascii="Garamond" w:hAnsi="Garamond"/>
          <w:color w:val="FF0000"/>
          <w:rPrChange w:id="203" w:author="Michael Jennions" w:date="2020-08-04T00:46:00Z">
            <w:rPr>
              <w:rFonts w:ascii="Garamond" w:hAnsi="Garamond"/>
            </w:rPr>
          </w:rPrChange>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sidRPr="00421F6E">
        <w:rPr>
          <w:rFonts w:ascii="Garamond" w:hAnsi="Garamond"/>
          <w:color w:val="FF0000"/>
          <w:rPrChange w:id="204" w:author="Michael Jennions" w:date="2020-08-04T00:46:00Z">
            <w:rPr>
              <w:rFonts w:ascii="Garamond" w:hAnsi="Garamond"/>
            </w:rPr>
          </w:rPrChange>
        </w:rPr>
        <w:fldChar w:fldCharType="separate"/>
      </w:r>
      <w:r w:rsidR="007C43C5" w:rsidRPr="00421F6E">
        <w:rPr>
          <w:rFonts w:ascii="Garamond" w:hAnsi="Garamond"/>
          <w:noProof/>
          <w:color w:val="FF0000"/>
          <w:rPrChange w:id="205" w:author="Michael Jennions" w:date="2020-08-04T00:46:00Z">
            <w:rPr>
              <w:rFonts w:ascii="Garamond" w:hAnsi="Garamond"/>
              <w:noProof/>
            </w:rPr>
          </w:rPrChange>
        </w:rPr>
        <w:t>Charlesworth 1996)</w:t>
      </w:r>
      <w:r w:rsidR="007C43C5" w:rsidRPr="00421F6E">
        <w:rPr>
          <w:rFonts w:ascii="Garamond" w:hAnsi="Garamond"/>
          <w:color w:val="FF0000"/>
          <w:rPrChange w:id="206" w:author="Michael Jennions" w:date="2020-08-04T00:46:00Z">
            <w:rPr>
              <w:rFonts w:ascii="Garamond" w:hAnsi="Garamond"/>
            </w:rPr>
          </w:rPrChange>
        </w:rPr>
        <w:fldChar w:fldCharType="end"/>
      </w:r>
      <w:r w:rsidR="007C43C5" w:rsidRPr="00421F6E">
        <w:rPr>
          <w:rFonts w:ascii="Garamond" w:hAnsi="Garamond"/>
          <w:color w:val="FF0000"/>
          <w:rPrChange w:id="207" w:author="Michael Jennions" w:date="2020-08-04T00:46:00Z">
            <w:rPr>
              <w:rFonts w:ascii="Garamond" w:hAnsi="Garamond"/>
            </w:rPr>
          </w:rPrChange>
        </w:rPr>
        <w:t xml:space="preserve">. However, not all males are heterogametic – male birds have ZZ sex chromosomal arrangement while female birds have ZW, making females the heterogametic sex </w:t>
      </w:r>
      <w:r w:rsidR="007C43C5" w:rsidRPr="00421F6E">
        <w:rPr>
          <w:rFonts w:ascii="Garamond" w:hAnsi="Garamond"/>
          <w:color w:val="FF0000"/>
          <w:rPrChange w:id="208" w:author="Michael Jennions" w:date="2020-08-04T00:46:00Z">
            <w:rPr>
              <w:rFonts w:ascii="Garamond" w:hAnsi="Garamond"/>
            </w:rPr>
          </w:rPrChange>
        </w:rPr>
        <w:fldChar w:fldCharType="begin" w:fldLock="1"/>
      </w:r>
      <w:r w:rsidR="007C43C5" w:rsidRPr="00421F6E">
        <w:rPr>
          <w:rFonts w:ascii="Garamond" w:hAnsi="Garamond"/>
          <w:color w:val="FF0000"/>
          <w:rPrChange w:id="209" w:author="Michael Jennions" w:date="2020-08-04T00:46:00Z">
            <w:rPr>
              <w:rFonts w:ascii="Garamond" w:hAnsi="Garamond"/>
            </w:rPr>
          </w:rPrChange>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sidRPr="00421F6E">
        <w:rPr>
          <w:rFonts w:ascii="Garamond" w:hAnsi="Garamond"/>
          <w:color w:val="FF0000"/>
          <w:rPrChange w:id="210" w:author="Michael Jennions" w:date="2020-08-04T00:46:00Z">
            <w:rPr>
              <w:rFonts w:ascii="Garamond" w:hAnsi="Garamond"/>
            </w:rPr>
          </w:rPrChange>
        </w:rPr>
        <w:fldChar w:fldCharType="separate"/>
      </w:r>
      <w:r w:rsidR="007C43C5" w:rsidRPr="00421F6E">
        <w:rPr>
          <w:rFonts w:ascii="Garamond" w:hAnsi="Garamond"/>
          <w:noProof/>
          <w:color w:val="FF0000"/>
          <w:rPrChange w:id="211" w:author="Michael Jennions" w:date="2020-08-04T00:46:00Z">
            <w:rPr>
              <w:rFonts w:ascii="Garamond" w:hAnsi="Garamond"/>
              <w:noProof/>
            </w:rPr>
          </w:rPrChange>
        </w:rPr>
        <w:t>(reviewed in Graves &amp; Shetty 2001)</w:t>
      </w:r>
      <w:r w:rsidR="007C43C5" w:rsidRPr="00421F6E">
        <w:rPr>
          <w:rFonts w:ascii="Garamond" w:hAnsi="Garamond"/>
          <w:color w:val="FF0000"/>
          <w:rPrChange w:id="212" w:author="Michael Jennions" w:date="2020-08-04T00:46:00Z">
            <w:rPr>
              <w:rFonts w:ascii="Garamond" w:hAnsi="Garamond"/>
            </w:rPr>
          </w:rPrChange>
        </w:rPr>
        <w:fldChar w:fldCharType="end"/>
      </w:r>
      <w:r w:rsidR="007C43C5" w:rsidRPr="00421F6E">
        <w:rPr>
          <w:rFonts w:ascii="Garamond" w:hAnsi="Garamond"/>
          <w:color w:val="FF0000"/>
          <w:rPrChange w:id="213" w:author="Michael Jennions" w:date="2020-08-04T00:46:00Z">
            <w:rPr>
              <w:rFonts w:ascii="Garamond" w:hAnsi="Garamond"/>
            </w:rPr>
          </w:rPrChange>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sidRPr="00421F6E">
        <w:rPr>
          <w:rFonts w:ascii="Garamond" w:hAnsi="Garamond"/>
          <w:color w:val="FF0000"/>
          <w:rPrChange w:id="214" w:author="Michael Jennions" w:date="2020-08-04T00:46:00Z">
            <w:rPr>
              <w:rFonts w:ascii="Garamond" w:hAnsi="Garamond"/>
            </w:rPr>
          </w:rPrChange>
        </w:rPr>
        <w:fldChar w:fldCharType="begin" w:fldLock="1"/>
      </w:r>
      <w:r w:rsidR="007C43C5" w:rsidRPr="00421F6E">
        <w:rPr>
          <w:rFonts w:ascii="Garamond" w:hAnsi="Garamond"/>
          <w:color w:val="FF0000"/>
          <w:rPrChange w:id="215" w:author="Michael Jennions" w:date="2020-08-04T00:46:00Z">
            <w:rPr>
              <w:rFonts w:ascii="Garamond" w:hAnsi="Garamond"/>
            </w:rPr>
          </w:rPrChange>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sidRPr="00421F6E">
        <w:rPr>
          <w:rFonts w:ascii="Garamond" w:hAnsi="Garamond"/>
          <w:color w:val="FF0000"/>
          <w:rPrChange w:id="216" w:author="Michael Jennions" w:date="2020-08-04T00:46:00Z">
            <w:rPr>
              <w:rFonts w:ascii="Garamond" w:hAnsi="Garamond"/>
            </w:rPr>
          </w:rPrChange>
        </w:rPr>
        <w:fldChar w:fldCharType="separate"/>
      </w:r>
      <w:r w:rsidR="007C43C5" w:rsidRPr="00421F6E">
        <w:rPr>
          <w:rFonts w:ascii="Garamond" w:hAnsi="Garamond"/>
          <w:noProof/>
          <w:color w:val="FF0000"/>
          <w:rPrChange w:id="217" w:author="Michael Jennions" w:date="2020-08-04T00:46:00Z">
            <w:rPr>
              <w:rFonts w:ascii="Garamond" w:hAnsi="Garamond"/>
              <w:noProof/>
            </w:rPr>
          </w:rPrChange>
        </w:rPr>
        <w:t>Reinhold &amp; Engqvist (2013)</w:t>
      </w:r>
      <w:r w:rsidR="007C43C5" w:rsidRPr="00421F6E">
        <w:rPr>
          <w:rFonts w:ascii="Garamond" w:hAnsi="Garamond"/>
          <w:color w:val="FF0000"/>
          <w:rPrChange w:id="218" w:author="Michael Jennions" w:date="2020-08-04T00:46:00Z">
            <w:rPr>
              <w:rFonts w:ascii="Garamond" w:hAnsi="Garamond"/>
            </w:rPr>
          </w:rPrChange>
        </w:rPr>
        <w:fldChar w:fldCharType="end"/>
      </w:r>
      <w:r w:rsidR="007C43C5" w:rsidRPr="00421F6E">
        <w:rPr>
          <w:rFonts w:ascii="Garamond" w:hAnsi="Garamond"/>
          <w:color w:val="FF0000"/>
          <w:rPrChange w:id="219" w:author="Michael Jennions" w:date="2020-08-04T00:46:00Z">
            <w:rPr>
              <w:rFonts w:ascii="Garamond" w:hAnsi="Garamond"/>
            </w:rPr>
          </w:rPrChange>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sidRPr="00421F6E">
        <w:rPr>
          <w:rFonts w:ascii="Garamond" w:hAnsi="Garamond"/>
          <w:color w:val="FF0000"/>
          <w:rPrChange w:id="220" w:author="Michael Jennions" w:date="2020-08-04T00:46:00Z">
            <w:rPr>
              <w:rFonts w:ascii="Garamond" w:hAnsi="Garamond"/>
            </w:rPr>
          </w:rPrChange>
        </w:rPr>
        <w:fldChar w:fldCharType="begin" w:fldLock="1"/>
      </w:r>
      <w:r w:rsidR="00967FCB" w:rsidRPr="00421F6E">
        <w:rPr>
          <w:rFonts w:ascii="Garamond" w:hAnsi="Garamond"/>
          <w:color w:val="FF0000"/>
          <w:rPrChange w:id="221" w:author="Michael Jennions" w:date="2020-08-04T00:46:00Z">
            <w:rPr>
              <w:rFonts w:ascii="Garamond" w:hAnsi="Garamond"/>
            </w:rPr>
          </w:rPrChange>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sidRPr="00421F6E">
        <w:rPr>
          <w:rFonts w:ascii="Garamond" w:hAnsi="Garamond"/>
          <w:color w:val="FF0000"/>
          <w:rPrChange w:id="222" w:author="Michael Jennions" w:date="2020-08-04T00:46:00Z">
            <w:rPr>
              <w:rFonts w:ascii="Garamond" w:hAnsi="Garamond"/>
            </w:rPr>
          </w:rPrChange>
        </w:rPr>
        <w:fldChar w:fldCharType="separate"/>
      </w:r>
      <w:r w:rsidR="007C43C5" w:rsidRPr="00421F6E">
        <w:rPr>
          <w:rFonts w:ascii="Garamond" w:hAnsi="Garamond"/>
          <w:noProof/>
          <w:color w:val="FF0000"/>
          <w:rPrChange w:id="223" w:author="Michael Jennions" w:date="2020-08-04T00:46:00Z">
            <w:rPr>
              <w:rFonts w:ascii="Garamond" w:hAnsi="Garamond"/>
              <w:noProof/>
            </w:rPr>
          </w:rPrChange>
        </w:rPr>
        <w:t xml:space="preserve">(Dochtermann </w:t>
      </w:r>
      <w:r w:rsidR="007C43C5" w:rsidRPr="00421F6E">
        <w:rPr>
          <w:rFonts w:ascii="Garamond" w:hAnsi="Garamond"/>
          <w:i/>
          <w:noProof/>
          <w:color w:val="FF0000"/>
          <w:rPrChange w:id="224" w:author="Michael Jennions" w:date="2020-08-04T00:46:00Z">
            <w:rPr>
              <w:rFonts w:ascii="Garamond" w:hAnsi="Garamond"/>
              <w:i/>
              <w:noProof/>
            </w:rPr>
          </w:rPrChange>
        </w:rPr>
        <w:t>et al.</w:t>
      </w:r>
      <w:r w:rsidR="007C43C5" w:rsidRPr="00421F6E">
        <w:rPr>
          <w:rFonts w:ascii="Garamond" w:hAnsi="Garamond"/>
          <w:noProof/>
          <w:color w:val="FF0000"/>
          <w:rPrChange w:id="225" w:author="Michael Jennions" w:date="2020-08-04T00:46:00Z">
            <w:rPr>
              <w:rFonts w:ascii="Garamond" w:hAnsi="Garamond"/>
              <w:noProof/>
            </w:rPr>
          </w:rPrChange>
        </w:rPr>
        <w:t xml:space="preserve"> 2014)</w:t>
      </w:r>
      <w:r w:rsidR="007C43C5" w:rsidRPr="00421F6E">
        <w:rPr>
          <w:rFonts w:ascii="Garamond" w:hAnsi="Garamond"/>
          <w:color w:val="FF0000"/>
          <w:rPrChange w:id="226" w:author="Michael Jennions" w:date="2020-08-04T00:46:00Z">
            <w:rPr>
              <w:rFonts w:ascii="Garamond" w:hAnsi="Garamond"/>
            </w:rPr>
          </w:rPrChange>
        </w:rPr>
        <w:fldChar w:fldCharType="end"/>
      </w:r>
      <w:r w:rsidR="007C43C5" w:rsidRPr="00421F6E">
        <w:rPr>
          <w:rFonts w:ascii="Garamond" w:hAnsi="Garamond"/>
          <w:color w:val="FF0000"/>
          <w:rPrChange w:id="227" w:author="Michael Jennions" w:date="2020-08-04T00:46:00Z">
            <w:rPr>
              <w:rFonts w:ascii="Garamond" w:hAnsi="Garamond"/>
            </w:rPr>
          </w:rPrChange>
        </w:rPr>
        <w:t xml:space="preserve">. For example, </w:t>
      </w:r>
      <w:r w:rsidR="00BC0881" w:rsidRPr="00421F6E">
        <w:rPr>
          <w:rFonts w:ascii="Garamond" w:hAnsi="Garamond"/>
          <w:color w:val="FF0000"/>
          <w:rPrChange w:id="228" w:author="Michael Jennions" w:date="2020-08-04T00:46:00Z">
            <w:rPr>
              <w:rFonts w:ascii="Garamond" w:hAnsi="Garamond"/>
            </w:rPr>
          </w:rPrChange>
        </w:rPr>
        <w:t xml:space="preserve">men have greater representation at the tail ends of intelligence distributions, even when there are no mean differences in intelligence between men and women </w:t>
      </w:r>
      <w:r w:rsidR="007C43C5" w:rsidRPr="00421F6E">
        <w:rPr>
          <w:rFonts w:ascii="Garamond" w:hAnsi="Garamond"/>
          <w:color w:val="FF0000"/>
          <w:rPrChange w:id="229" w:author="Michael Jennions" w:date="2020-08-04T00:46:00Z">
            <w:rPr>
              <w:rFonts w:ascii="Garamond" w:hAnsi="Garamond"/>
            </w:rPr>
          </w:rPrChange>
        </w:rPr>
        <w:fldChar w:fldCharType="begin" w:fldLock="1"/>
      </w:r>
      <w:r w:rsidR="009074EF" w:rsidRPr="00421F6E">
        <w:rPr>
          <w:rFonts w:ascii="Garamond" w:hAnsi="Garamond"/>
          <w:color w:val="FF0000"/>
          <w:rPrChange w:id="230" w:author="Michael Jennions" w:date="2020-08-04T00:46:00Z">
            <w:rPr>
              <w:rFonts w:ascii="Garamond" w:hAnsi="Garamond"/>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421F6E">
        <w:rPr>
          <w:rFonts w:ascii="Garamond" w:hAnsi="Garamond"/>
          <w:color w:val="FF0000"/>
          <w:rPrChange w:id="231" w:author="Michael Jennions" w:date="2020-08-04T00:46:00Z">
            <w:rPr>
              <w:rFonts w:ascii="Garamond" w:hAnsi="Garamond"/>
            </w:rPr>
          </w:rPrChange>
        </w:rPr>
        <w:fldChar w:fldCharType="separate"/>
      </w:r>
      <w:r w:rsidR="00967FCB" w:rsidRPr="00421F6E">
        <w:rPr>
          <w:rFonts w:ascii="Garamond" w:hAnsi="Garamond"/>
          <w:noProof/>
          <w:color w:val="FF0000"/>
          <w:rPrChange w:id="232" w:author="Michael Jennions" w:date="2020-08-04T00:46:00Z">
            <w:rPr>
              <w:rFonts w:ascii="Garamond" w:hAnsi="Garamond"/>
              <w:noProof/>
            </w:rPr>
          </w:rPrChange>
        </w:rPr>
        <w:t xml:space="preserve">(Feingold 1992; Halpern &amp; LaMay 2000; Arden &amp; Plomin 2006; Johnson </w:t>
      </w:r>
      <w:r w:rsidR="00967FCB" w:rsidRPr="00421F6E">
        <w:rPr>
          <w:rFonts w:ascii="Garamond" w:hAnsi="Garamond"/>
          <w:i/>
          <w:noProof/>
          <w:color w:val="FF0000"/>
          <w:rPrChange w:id="233" w:author="Michael Jennions" w:date="2020-08-04T00:46:00Z">
            <w:rPr>
              <w:rFonts w:ascii="Garamond" w:hAnsi="Garamond"/>
              <w:i/>
              <w:noProof/>
            </w:rPr>
          </w:rPrChange>
        </w:rPr>
        <w:t>et al.</w:t>
      </w:r>
      <w:r w:rsidR="00967FCB" w:rsidRPr="00421F6E">
        <w:rPr>
          <w:rFonts w:ascii="Garamond" w:hAnsi="Garamond"/>
          <w:noProof/>
          <w:color w:val="FF0000"/>
          <w:rPrChange w:id="234" w:author="Michael Jennions" w:date="2020-08-04T00:46:00Z">
            <w:rPr>
              <w:rFonts w:ascii="Garamond" w:hAnsi="Garamond"/>
              <w:noProof/>
            </w:rPr>
          </w:rPrChange>
        </w:rPr>
        <w:t xml:space="preserve"> 2008)</w:t>
      </w:r>
      <w:r w:rsidR="007C43C5" w:rsidRPr="00421F6E">
        <w:rPr>
          <w:rFonts w:ascii="Garamond" w:hAnsi="Garamond"/>
          <w:color w:val="FF0000"/>
          <w:rPrChange w:id="235" w:author="Michael Jennions" w:date="2020-08-04T00:46:00Z">
            <w:rPr>
              <w:rFonts w:ascii="Garamond" w:hAnsi="Garamond"/>
            </w:rPr>
          </w:rPrChange>
        </w:rPr>
        <w:fldChar w:fldCharType="end"/>
      </w:r>
      <w:r w:rsidR="007C43C5" w:rsidRPr="00421F6E">
        <w:rPr>
          <w:rFonts w:ascii="Garamond" w:hAnsi="Garamond"/>
          <w:color w:val="FF0000"/>
          <w:rPrChange w:id="236" w:author="Michael Jennions" w:date="2020-08-04T00:46:00Z">
            <w:rPr>
              <w:rFonts w:ascii="Garamond" w:hAnsi="Garamond"/>
            </w:rPr>
          </w:rPrChange>
        </w:rPr>
        <w:t xml:space="preserve">. </w:t>
      </w:r>
    </w:p>
    <w:p w14:paraId="3C6A2240" w14:textId="77777777" w:rsidR="007C43C5" w:rsidRPr="00421F6E" w:rsidRDefault="007C43C5" w:rsidP="007C43C5">
      <w:pPr>
        <w:ind w:firstLine="720"/>
        <w:rPr>
          <w:rFonts w:ascii="Garamond" w:hAnsi="Garamond"/>
          <w:color w:val="FF0000"/>
          <w:rPrChange w:id="237" w:author="Michael Jennions" w:date="2020-08-04T00:46:00Z">
            <w:rPr>
              <w:rFonts w:ascii="Garamond" w:hAnsi="Garamond"/>
            </w:rPr>
          </w:rPrChange>
        </w:rPr>
      </w:pPr>
    </w:p>
    <w:p w14:paraId="593F0B51" w14:textId="084EA058" w:rsidR="00DA65A6" w:rsidRPr="00421F6E" w:rsidRDefault="007C43C5" w:rsidP="00DA65A6">
      <w:pPr>
        <w:ind w:firstLine="360"/>
        <w:rPr>
          <w:rFonts w:ascii="Garamond" w:hAnsi="Garamond"/>
          <w:color w:val="FF0000"/>
          <w:rPrChange w:id="238" w:author="Michael Jennions" w:date="2020-08-04T00:46:00Z">
            <w:rPr>
              <w:rFonts w:ascii="Garamond" w:hAnsi="Garamond"/>
            </w:rPr>
          </w:rPrChange>
        </w:rPr>
      </w:pPr>
      <w:r w:rsidRPr="00421F6E">
        <w:rPr>
          <w:rFonts w:ascii="Garamond" w:hAnsi="Garamond"/>
          <w:color w:val="FF0000"/>
          <w:rPrChange w:id="239" w:author="Michael Jennions" w:date="2020-08-04T00:46:00Z">
            <w:rPr>
              <w:rFonts w:ascii="Garamond" w:hAnsi="Garamond"/>
            </w:rPr>
          </w:rPrChange>
        </w:rPr>
        <w:t>Second, under sexual selection, the sex with the greatest variation in their mating success (often males) should also have greater variation in traits used to obtain matings (e.g. weapons, ornaments) (</w:t>
      </w:r>
      <w:r w:rsidRPr="00421F6E">
        <w:rPr>
          <w:rFonts w:ascii="Garamond" w:hAnsi="Garamond"/>
          <w:color w:val="FF0000"/>
          <w:rPrChange w:id="240" w:author="Michael Jennions" w:date="2020-08-04T00:46:00Z">
            <w:rPr>
              <w:rFonts w:ascii="Garamond" w:hAnsi="Garamond"/>
            </w:rPr>
          </w:rPrChange>
        </w:rPr>
        <w:fldChar w:fldCharType="begin" w:fldLock="1"/>
      </w:r>
      <w:r w:rsidRPr="00421F6E">
        <w:rPr>
          <w:rFonts w:ascii="Garamond" w:hAnsi="Garamond"/>
          <w:color w:val="FF0000"/>
          <w:rPrChange w:id="241" w:author="Michael Jennions" w:date="2020-08-04T00:46:00Z">
            <w:rPr>
              <w:rFonts w:ascii="Garamond" w:hAnsi="Garamond"/>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421F6E">
        <w:rPr>
          <w:rFonts w:ascii="Garamond" w:hAnsi="Garamond"/>
          <w:color w:val="FF0000"/>
          <w:rPrChange w:id="242" w:author="Michael Jennions" w:date="2020-08-04T00:46:00Z">
            <w:rPr>
              <w:rFonts w:ascii="Garamond" w:hAnsi="Garamond"/>
            </w:rPr>
          </w:rPrChange>
        </w:rPr>
        <w:fldChar w:fldCharType="separate"/>
      </w:r>
      <w:r w:rsidRPr="00421F6E">
        <w:rPr>
          <w:rFonts w:ascii="Garamond" w:hAnsi="Garamond"/>
          <w:noProof/>
          <w:color w:val="FF0000"/>
          <w:rPrChange w:id="243" w:author="Michael Jennions" w:date="2020-08-04T00:46:00Z">
            <w:rPr>
              <w:rFonts w:ascii="Garamond" w:hAnsi="Garamond"/>
              <w:noProof/>
            </w:rPr>
          </w:rPrChange>
        </w:rPr>
        <w:t>Darwin 1871)</w:t>
      </w:r>
      <w:r w:rsidRPr="00421F6E">
        <w:rPr>
          <w:rFonts w:ascii="Garamond" w:hAnsi="Garamond"/>
          <w:color w:val="FF0000"/>
          <w:rPrChange w:id="244" w:author="Michael Jennions" w:date="2020-08-04T00:46:00Z">
            <w:rPr>
              <w:rFonts w:ascii="Garamond" w:hAnsi="Garamond"/>
            </w:rPr>
          </w:rPrChange>
        </w:rPr>
        <w:fldChar w:fldCharType="end"/>
      </w:r>
      <w:r w:rsidRPr="00421F6E">
        <w:rPr>
          <w:rFonts w:ascii="Garamond" w:hAnsi="Garamond"/>
          <w:color w:val="FF0000"/>
          <w:rPrChange w:id="245" w:author="Michael Jennions" w:date="2020-08-04T00:46:00Z">
            <w:rPr>
              <w:rFonts w:ascii="Garamond" w:hAnsi="Garamond"/>
            </w:rPr>
          </w:rPrChange>
        </w:rPr>
        <w:t xml:space="preserve">. In order for sexual selection to operate, traits important for male reproduction should have increased variance, compared to the same traits in females or other non-sexually selected traits </w:t>
      </w:r>
      <w:r w:rsidRPr="00421F6E">
        <w:rPr>
          <w:rFonts w:ascii="Garamond" w:hAnsi="Garamond"/>
          <w:color w:val="FF0000"/>
          <w:rPrChange w:id="246" w:author="Michael Jennions" w:date="2020-08-04T00:46:00Z">
            <w:rPr>
              <w:rFonts w:ascii="Garamond" w:hAnsi="Garamond"/>
            </w:rPr>
          </w:rPrChange>
        </w:rPr>
        <w:fldChar w:fldCharType="begin" w:fldLock="1"/>
      </w:r>
      <w:r w:rsidRPr="00421F6E">
        <w:rPr>
          <w:rFonts w:ascii="Garamond" w:hAnsi="Garamond"/>
          <w:color w:val="FF0000"/>
          <w:rPrChange w:id="247" w:author="Michael Jennions" w:date="2020-08-04T00:46:00Z">
            <w:rPr>
              <w:rFonts w:ascii="Garamond" w:hAnsi="Garamond"/>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421F6E">
        <w:rPr>
          <w:rFonts w:ascii="Garamond" w:hAnsi="Garamond"/>
          <w:color w:val="FF0000"/>
          <w:rPrChange w:id="248" w:author="Michael Jennions" w:date="2020-08-04T00:46:00Z">
            <w:rPr>
              <w:rFonts w:ascii="Garamond" w:hAnsi="Garamond"/>
            </w:rPr>
          </w:rPrChange>
        </w:rPr>
        <w:fldChar w:fldCharType="separate"/>
      </w:r>
      <w:r w:rsidRPr="00421F6E">
        <w:rPr>
          <w:rFonts w:ascii="Garamond" w:hAnsi="Garamond"/>
          <w:noProof/>
          <w:color w:val="FF0000"/>
          <w:rPrChange w:id="249" w:author="Michael Jennions" w:date="2020-08-04T00:46:00Z">
            <w:rPr>
              <w:rFonts w:ascii="Garamond" w:hAnsi="Garamond"/>
              <w:noProof/>
            </w:rPr>
          </w:rPrChange>
        </w:rPr>
        <w:t>(Pomiankowski &amp; Møller 1995)</w:t>
      </w:r>
      <w:r w:rsidRPr="00421F6E">
        <w:rPr>
          <w:rFonts w:ascii="Garamond" w:hAnsi="Garamond"/>
          <w:color w:val="FF0000"/>
          <w:rPrChange w:id="250" w:author="Michael Jennions" w:date="2020-08-04T00:46:00Z">
            <w:rPr>
              <w:rFonts w:ascii="Garamond" w:hAnsi="Garamond"/>
            </w:rPr>
          </w:rPrChange>
        </w:rPr>
        <w:fldChar w:fldCharType="end"/>
      </w:r>
      <w:r w:rsidRPr="00421F6E">
        <w:rPr>
          <w:rFonts w:ascii="Garamond" w:hAnsi="Garamond"/>
          <w:color w:val="FF0000"/>
          <w:rPrChange w:id="251" w:author="Michael Jennions" w:date="2020-08-04T00:46:00Z">
            <w:rPr>
              <w:rFonts w:ascii="Garamond" w:hAnsi="Garamond"/>
            </w:rPr>
          </w:rPrChange>
        </w:rPr>
        <w:t xml:space="preserve">. For example, a meta-analysis comparing phenotypic </w:t>
      </w:r>
      <w:r w:rsidR="00DA65A6" w:rsidRPr="00421F6E">
        <w:rPr>
          <w:rFonts w:ascii="Garamond" w:hAnsi="Garamond"/>
          <w:color w:val="FF0000"/>
          <w:rPrChange w:id="252" w:author="Michael Jennions" w:date="2020-08-04T00:46:00Z">
            <w:rPr>
              <w:rFonts w:ascii="Garamond" w:hAnsi="Garamond"/>
            </w:rPr>
          </w:rPrChange>
        </w:rPr>
        <w:t>trait</w:t>
      </w:r>
      <w:r w:rsidRPr="00421F6E">
        <w:rPr>
          <w:rFonts w:ascii="Garamond" w:hAnsi="Garamond"/>
          <w:color w:val="FF0000"/>
          <w:rPrChange w:id="253" w:author="Michael Jennions" w:date="2020-08-04T00:46:00Z">
            <w:rPr>
              <w:rFonts w:ascii="Garamond" w:hAnsi="Garamond"/>
            </w:rPr>
          </w:rPrChange>
        </w:rPr>
        <w:t xml:space="preserve"> variances for males and females found that there was a significant male-bias for coefficients of phenotypic variance for reproductive and non-reproductive traits </w:t>
      </w:r>
      <w:r w:rsidR="004923C5" w:rsidRPr="00421F6E">
        <w:rPr>
          <w:rFonts w:ascii="Garamond" w:hAnsi="Garamond"/>
          <w:color w:val="FF0000"/>
          <w:rPrChange w:id="254" w:author="Michael Jennions" w:date="2020-08-04T00:46:00Z">
            <w:rPr>
              <w:rFonts w:ascii="Garamond" w:hAnsi="Garamond"/>
            </w:rPr>
          </w:rPrChange>
        </w:rPr>
        <w:fldChar w:fldCharType="begin" w:fldLock="1"/>
      </w:r>
      <w:r w:rsidR="004923C5" w:rsidRPr="00421F6E">
        <w:rPr>
          <w:rFonts w:ascii="Garamond" w:hAnsi="Garamond"/>
          <w:color w:val="FF0000"/>
          <w:rPrChange w:id="255" w:author="Michael Jennions" w:date="2020-08-04T00:46:00Z">
            <w:rPr>
              <w:rFonts w:ascii="Garamond" w:hAnsi="Garamond"/>
            </w:rPr>
          </w:rPrChange>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sidRPr="00421F6E">
        <w:rPr>
          <w:rFonts w:ascii="Garamond" w:hAnsi="Garamond"/>
          <w:color w:val="FF0000"/>
          <w:rPrChange w:id="256" w:author="Michael Jennions" w:date="2020-08-04T00:46:00Z">
            <w:rPr>
              <w:rFonts w:ascii="Garamond" w:hAnsi="Garamond"/>
            </w:rPr>
          </w:rPrChange>
        </w:rPr>
        <w:fldChar w:fldCharType="separate"/>
      </w:r>
      <w:r w:rsidR="004923C5" w:rsidRPr="00421F6E">
        <w:rPr>
          <w:rFonts w:ascii="Garamond" w:hAnsi="Garamond"/>
          <w:noProof/>
          <w:color w:val="FF0000"/>
          <w:rPrChange w:id="257" w:author="Michael Jennions" w:date="2020-08-04T00:46:00Z">
            <w:rPr>
              <w:rFonts w:ascii="Garamond" w:hAnsi="Garamond"/>
              <w:noProof/>
            </w:rPr>
          </w:rPrChange>
        </w:rPr>
        <w:t>(Wyman &amp; Rowe 2014)</w:t>
      </w:r>
      <w:r w:rsidR="004923C5" w:rsidRPr="00421F6E">
        <w:rPr>
          <w:rFonts w:ascii="Garamond" w:hAnsi="Garamond"/>
          <w:color w:val="FF0000"/>
          <w:rPrChange w:id="258" w:author="Michael Jennions" w:date="2020-08-04T00:46:00Z">
            <w:rPr>
              <w:rFonts w:ascii="Garamond" w:hAnsi="Garamond"/>
            </w:rPr>
          </w:rPrChange>
        </w:rPr>
        <w:fldChar w:fldCharType="end"/>
      </w:r>
      <w:r w:rsidRPr="00421F6E">
        <w:rPr>
          <w:rFonts w:ascii="Garamond" w:hAnsi="Garamond"/>
          <w:color w:val="FF0000"/>
          <w:rPrChange w:id="259" w:author="Michael Jennions" w:date="2020-08-04T00:46:00Z">
            <w:rPr>
              <w:rFonts w:ascii="Garamond" w:hAnsi="Garamond"/>
            </w:rPr>
          </w:rPrChange>
        </w:rPr>
        <w:t>. However, traits important for reproduction showed more male-biased phenotypic variance than traits unrelated to reproduction (Wyman &amp; Rowe 2014).</w:t>
      </w:r>
      <w:r w:rsidR="00DA65A6" w:rsidRPr="00421F6E">
        <w:rPr>
          <w:rFonts w:ascii="Garamond" w:hAnsi="Garamond"/>
          <w:color w:val="FF0000"/>
          <w:rPrChange w:id="260" w:author="Michael Jennions" w:date="2020-08-04T00:46:00Z">
            <w:rPr>
              <w:rFonts w:ascii="Garamond" w:hAnsi="Garamond"/>
            </w:rPr>
          </w:rPrChange>
        </w:rPr>
        <w:t xml:space="preserve"> </w:t>
      </w:r>
      <w:r w:rsidRPr="00421F6E">
        <w:rPr>
          <w:rFonts w:ascii="Garamond" w:hAnsi="Garamond"/>
          <w:color w:val="FF0000"/>
          <w:rPrChange w:id="261" w:author="Michael Jennions" w:date="2020-08-04T00:46:00Z">
            <w:rPr>
              <w:rFonts w:ascii="Garamond" w:hAnsi="Garamond"/>
            </w:rPr>
          </w:rPrChange>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(Budaev 1999, Archer &amp; Mehdikhani 2003). Greater male variability in human aggression is thought to be maintained by negative frequency-depend</w:t>
      </w:r>
      <w:r w:rsidR="00681C75" w:rsidRPr="00421F6E">
        <w:rPr>
          <w:rFonts w:ascii="Garamond" w:hAnsi="Garamond"/>
          <w:color w:val="FF0000"/>
          <w:rPrChange w:id="262" w:author="Michael Jennions" w:date="2020-08-04T00:46:00Z">
            <w:rPr>
              <w:rFonts w:ascii="Garamond" w:hAnsi="Garamond"/>
            </w:rPr>
          </w:rPrChange>
        </w:rPr>
        <w:t>e</w:t>
      </w:r>
      <w:r w:rsidRPr="00421F6E">
        <w:rPr>
          <w:rFonts w:ascii="Garamond" w:hAnsi="Garamond"/>
          <w:color w:val="FF0000"/>
          <w:rPrChange w:id="263" w:author="Michael Jennions" w:date="2020-08-04T00:46:00Z">
            <w:rPr>
              <w:rFonts w:ascii="Garamond" w:hAnsi="Garamond"/>
            </w:rPr>
          </w:rPrChange>
        </w:rPr>
        <w:t xml:space="preserve">nt selection whereby aggressive tendencies have both costs (risk of physical injuries) and benefits (more mating opportunities via social dominance) for male reproduction (Buss 1996, Budaev 1999). </w:t>
      </w:r>
    </w:p>
    <w:p w14:paraId="5C64D07A" w14:textId="77777777" w:rsidR="00D871B6" w:rsidRPr="00421F6E" w:rsidRDefault="00D871B6" w:rsidP="00A23A49">
      <w:pPr>
        <w:ind w:firstLine="360"/>
        <w:rPr>
          <w:rFonts w:ascii="Garamond" w:hAnsi="Garamond"/>
          <w:color w:val="FF0000"/>
          <w:rPrChange w:id="264" w:author="Michael Jennions" w:date="2020-08-04T00:46:00Z">
            <w:rPr>
              <w:rFonts w:ascii="Garamond" w:hAnsi="Garamond"/>
            </w:rPr>
          </w:rPrChange>
        </w:rPr>
      </w:pPr>
    </w:p>
    <w:p w14:paraId="53D34A34" w14:textId="7CEC6FAB" w:rsidR="007C43C5" w:rsidRPr="00421F6E" w:rsidRDefault="00847383" w:rsidP="00A23A49">
      <w:pPr>
        <w:ind w:firstLine="360"/>
        <w:rPr>
          <w:rFonts w:ascii="Garamond" w:hAnsi="Garamond"/>
          <w:color w:val="FF0000"/>
          <w:rPrChange w:id="265" w:author="Michael Jennions" w:date="2020-08-04T00:46:00Z">
            <w:rPr>
              <w:rFonts w:ascii="Garamond" w:hAnsi="Garamond"/>
            </w:rPr>
          </w:rPrChange>
        </w:rPr>
      </w:pPr>
      <w:r w:rsidRPr="00421F6E">
        <w:rPr>
          <w:rFonts w:ascii="Garamond" w:hAnsi="Garamond"/>
          <w:color w:val="FF0000"/>
          <w:rPrChange w:id="266" w:author="Michael Jennions" w:date="2020-08-04T00:46:00Z">
            <w:rPr>
              <w:rFonts w:ascii="Garamond" w:hAnsi="Garamond"/>
            </w:rPr>
          </w:rPrChange>
        </w:rPr>
        <w:t>Non-random m</w:t>
      </w:r>
      <w:r w:rsidR="00A23A49" w:rsidRPr="00421F6E">
        <w:rPr>
          <w:rFonts w:ascii="Garamond" w:hAnsi="Garamond"/>
          <w:color w:val="FF0000"/>
          <w:rPrChange w:id="267" w:author="Michael Jennions" w:date="2020-08-04T00:46:00Z">
            <w:rPr>
              <w:rFonts w:ascii="Garamond" w:hAnsi="Garamond"/>
            </w:rPr>
          </w:rPrChange>
        </w:rPr>
        <w:t xml:space="preserve">ate choice might also contribute to sex differences in personalities. </w:t>
      </w:r>
      <w:r w:rsidR="000005F9" w:rsidRPr="00421F6E">
        <w:rPr>
          <w:rFonts w:ascii="Garamond" w:hAnsi="Garamond"/>
          <w:color w:val="FF0000"/>
          <w:rPrChange w:id="268" w:author="Michael Jennions" w:date="2020-08-04T00:46:00Z">
            <w:rPr>
              <w:rFonts w:ascii="Garamond" w:hAnsi="Garamond"/>
            </w:rPr>
          </w:rPrChange>
        </w:rPr>
        <w:t>F</w:t>
      </w:r>
      <w:r w:rsidR="00A23A49" w:rsidRPr="00421F6E">
        <w:rPr>
          <w:rFonts w:ascii="Garamond" w:hAnsi="Garamond"/>
          <w:color w:val="FF0000"/>
          <w:rPrChange w:id="269" w:author="Michael Jennions" w:date="2020-08-04T00:46:00Z">
            <w:rPr>
              <w:rFonts w:ascii="Garamond" w:hAnsi="Garamond"/>
            </w:rPr>
          </w:rPrChange>
        </w:rPr>
        <w:t>emales</w:t>
      </w:r>
      <w:r w:rsidR="007C43C5" w:rsidRPr="00421F6E">
        <w:rPr>
          <w:rFonts w:ascii="Garamond" w:hAnsi="Garamond"/>
          <w:color w:val="FF0000"/>
          <w:rPrChange w:id="270" w:author="Michael Jennions" w:date="2020-08-04T00:46:00Z">
            <w:rPr>
              <w:rFonts w:ascii="Garamond" w:hAnsi="Garamond"/>
            </w:rPr>
          </w:rPrChange>
        </w:rPr>
        <w:t xml:space="preserve"> might prefer males that </w:t>
      </w:r>
      <w:r w:rsidR="000352C9" w:rsidRPr="00421F6E">
        <w:rPr>
          <w:rFonts w:ascii="Garamond" w:hAnsi="Garamond"/>
          <w:color w:val="FF0000"/>
          <w:rPrChange w:id="271" w:author="Michael Jennions" w:date="2020-08-04T00:46:00Z">
            <w:rPr>
              <w:rFonts w:ascii="Garamond" w:hAnsi="Garamond"/>
            </w:rPr>
          </w:rPrChange>
        </w:rPr>
        <w:t>consistently behave in a certain way</w:t>
      </w:r>
      <w:r w:rsidR="00C155B9" w:rsidRPr="00421F6E">
        <w:rPr>
          <w:rFonts w:ascii="Garamond" w:hAnsi="Garamond"/>
          <w:color w:val="FF0000"/>
          <w:rPrChange w:id="272" w:author="Michael Jennions" w:date="2020-08-04T00:46:00Z">
            <w:rPr>
              <w:rFonts w:ascii="Garamond" w:hAnsi="Garamond"/>
            </w:rPr>
          </w:rPrChange>
        </w:rPr>
        <w:t xml:space="preserve"> if </w:t>
      </w:r>
      <w:r w:rsidR="002863B1" w:rsidRPr="00421F6E">
        <w:rPr>
          <w:rFonts w:ascii="Garamond" w:hAnsi="Garamond"/>
          <w:color w:val="FF0000"/>
          <w:rPrChange w:id="273" w:author="Michael Jennions" w:date="2020-08-04T00:46:00Z">
            <w:rPr>
              <w:rFonts w:ascii="Garamond" w:hAnsi="Garamond"/>
            </w:rPr>
          </w:rPrChange>
        </w:rPr>
        <w:t xml:space="preserve">such behaviour signals that </w:t>
      </w:r>
      <w:r w:rsidR="00C155B9" w:rsidRPr="00421F6E">
        <w:rPr>
          <w:rFonts w:ascii="Garamond" w:hAnsi="Garamond"/>
          <w:color w:val="FF0000"/>
          <w:rPrChange w:id="274" w:author="Michael Jennions" w:date="2020-08-04T00:46:00Z">
            <w:rPr>
              <w:rFonts w:ascii="Garamond" w:hAnsi="Garamond"/>
            </w:rPr>
          </w:rPrChange>
        </w:rPr>
        <w:t>they can provide direct or indirect benefits</w:t>
      </w:r>
      <w:r w:rsidR="000352C9" w:rsidRPr="00421F6E">
        <w:rPr>
          <w:rFonts w:ascii="Garamond" w:hAnsi="Garamond"/>
          <w:color w:val="FF0000"/>
          <w:rPrChange w:id="275" w:author="Michael Jennions" w:date="2020-08-04T00:46:00Z">
            <w:rPr>
              <w:rFonts w:ascii="Garamond" w:hAnsi="Garamond"/>
            </w:rPr>
          </w:rPrChange>
        </w:rPr>
        <w:t xml:space="preserve"> </w:t>
      </w:r>
      <w:r w:rsidR="00C155B9" w:rsidRPr="00421F6E">
        <w:rPr>
          <w:rFonts w:ascii="Garamond" w:hAnsi="Garamond"/>
          <w:color w:val="FF0000"/>
          <w:rPrChange w:id="276" w:author="Michael Jennions" w:date="2020-08-04T00:46:00Z">
            <w:rPr>
              <w:rFonts w:ascii="Garamond" w:hAnsi="Garamond"/>
            </w:rPr>
          </w:rPrChange>
        </w:rPr>
        <w:t xml:space="preserve">to her </w:t>
      </w:r>
      <w:r w:rsidR="004923C5" w:rsidRPr="00421F6E">
        <w:rPr>
          <w:rFonts w:ascii="Garamond" w:hAnsi="Garamond"/>
          <w:color w:val="FF0000"/>
          <w:rPrChange w:id="277" w:author="Michael Jennions" w:date="2020-08-04T00:46:00Z">
            <w:rPr>
              <w:rFonts w:ascii="Garamond" w:hAnsi="Garamond"/>
            </w:rPr>
          </w:rPrChange>
        </w:rPr>
        <w:fldChar w:fldCharType="begin" w:fldLock="1"/>
      </w:r>
      <w:r w:rsidR="004923C5" w:rsidRPr="00421F6E">
        <w:rPr>
          <w:rFonts w:ascii="Garamond" w:hAnsi="Garamond"/>
          <w:color w:val="FF0000"/>
          <w:rPrChange w:id="278" w:author="Michael Jennions" w:date="2020-08-04T00:46:00Z">
            <w:rPr>
              <w:rFonts w:ascii="Garamond" w:hAnsi="Garamond"/>
            </w:rPr>
          </w:rPrChange>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421F6E">
        <w:rPr>
          <w:rFonts w:ascii="Garamond" w:hAnsi="Garamond"/>
          <w:color w:val="FF0000"/>
          <w:rPrChange w:id="279" w:author="Michael Jennions" w:date="2020-08-04T00:46:00Z">
            <w:rPr>
              <w:rFonts w:ascii="Garamond" w:hAnsi="Garamond"/>
            </w:rPr>
          </w:rPrChange>
        </w:rPr>
        <w:fldChar w:fldCharType="separate"/>
      </w:r>
      <w:r w:rsidR="004923C5" w:rsidRPr="00421F6E">
        <w:rPr>
          <w:rFonts w:ascii="Garamond" w:hAnsi="Garamond"/>
          <w:noProof/>
          <w:color w:val="FF0000"/>
          <w:rPrChange w:id="280" w:author="Michael Jennions" w:date="2020-08-04T00:46:00Z">
            <w:rPr>
              <w:rFonts w:ascii="Garamond" w:hAnsi="Garamond"/>
              <w:noProof/>
            </w:rPr>
          </w:rPrChange>
        </w:rPr>
        <w:t xml:space="preserve">(Jennions &amp; Petrie 1997; Schuett </w:t>
      </w:r>
      <w:r w:rsidR="004923C5" w:rsidRPr="00421F6E">
        <w:rPr>
          <w:rFonts w:ascii="Garamond" w:hAnsi="Garamond"/>
          <w:i/>
          <w:noProof/>
          <w:color w:val="FF0000"/>
          <w:rPrChange w:id="281" w:author="Michael Jennions" w:date="2020-08-04T00:46:00Z">
            <w:rPr>
              <w:rFonts w:ascii="Garamond" w:hAnsi="Garamond"/>
              <w:i/>
              <w:noProof/>
            </w:rPr>
          </w:rPrChange>
        </w:rPr>
        <w:t>et al.</w:t>
      </w:r>
      <w:r w:rsidR="004923C5" w:rsidRPr="00421F6E">
        <w:rPr>
          <w:rFonts w:ascii="Garamond" w:hAnsi="Garamond"/>
          <w:noProof/>
          <w:color w:val="FF0000"/>
          <w:rPrChange w:id="282" w:author="Michael Jennions" w:date="2020-08-04T00:46:00Z">
            <w:rPr>
              <w:rFonts w:ascii="Garamond" w:hAnsi="Garamond"/>
              <w:noProof/>
            </w:rPr>
          </w:rPrChange>
        </w:rPr>
        <w:t xml:space="preserve"> 2010; Munson </w:t>
      </w:r>
      <w:r w:rsidR="004923C5" w:rsidRPr="00421F6E">
        <w:rPr>
          <w:rFonts w:ascii="Garamond" w:hAnsi="Garamond"/>
          <w:i/>
          <w:noProof/>
          <w:color w:val="FF0000"/>
          <w:rPrChange w:id="283" w:author="Michael Jennions" w:date="2020-08-04T00:46:00Z">
            <w:rPr>
              <w:rFonts w:ascii="Garamond" w:hAnsi="Garamond"/>
              <w:i/>
              <w:noProof/>
            </w:rPr>
          </w:rPrChange>
        </w:rPr>
        <w:t>et al.</w:t>
      </w:r>
      <w:r w:rsidR="004923C5" w:rsidRPr="00421F6E">
        <w:rPr>
          <w:rFonts w:ascii="Garamond" w:hAnsi="Garamond"/>
          <w:noProof/>
          <w:color w:val="FF0000"/>
          <w:rPrChange w:id="284" w:author="Michael Jennions" w:date="2020-08-04T00:46:00Z">
            <w:rPr>
              <w:rFonts w:ascii="Garamond" w:hAnsi="Garamond"/>
              <w:noProof/>
            </w:rPr>
          </w:rPrChange>
        </w:rPr>
        <w:t xml:space="preserve"> 2020)</w:t>
      </w:r>
      <w:r w:rsidR="004923C5" w:rsidRPr="00421F6E">
        <w:rPr>
          <w:rFonts w:ascii="Garamond" w:hAnsi="Garamond"/>
          <w:color w:val="FF0000"/>
          <w:rPrChange w:id="285" w:author="Michael Jennions" w:date="2020-08-04T00:46:00Z">
            <w:rPr>
              <w:rFonts w:ascii="Garamond" w:hAnsi="Garamond"/>
            </w:rPr>
          </w:rPrChange>
        </w:rPr>
        <w:fldChar w:fldCharType="end"/>
      </w:r>
      <w:r w:rsidR="000352C9" w:rsidRPr="00421F6E">
        <w:rPr>
          <w:rFonts w:ascii="Garamond" w:hAnsi="Garamond"/>
          <w:color w:val="FF0000"/>
          <w:rPrChange w:id="286" w:author="Michael Jennions" w:date="2020-08-04T00:46:00Z">
            <w:rPr>
              <w:rFonts w:ascii="Garamond" w:hAnsi="Garamond"/>
            </w:rPr>
          </w:rPrChange>
        </w:rPr>
        <w:t xml:space="preserve">. For example, boldness might function as an honest signal of a potential partner’s quality; </w:t>
      </w:r>
      <w:r w:rsidR="00C155B9" w:rsidRPr="00421F6E">
        <w:rPr>
          <w:rFonts w:ascii="Garamond" w:hAnsi="Garamond"/>
          <w:color w:val="FF0000"/>
          <w:rPrChange w:id="287" w:author="Michael Jennions" w:date="2020-08-04T00:46:00Z">
            <w:rPr>
              <w:rFonts w:ascii="Garamond" w:hAnsi="Garamond"/>
            </w:rPr>
          </w:rPrChange>
        </w:rPr>
        <w:t xml:space="preserve">consistently </w:t>
      </w:r>
      <w:r w:rsidR="000352C9" w:rsidRPr="00421F6E">
        <w:rPr>
          <w:rFonts w:ascii="Garamond" w:hAnsi="Garamond"/>
          <w:color w:val="FF0000"/>
          <w:rPrChange w:id="288" w:author="Michael Jennions" w:date="2020-08-04T00:46:00Z">
            <w:rPr>
              <w:rFonts w:ascii="Garamond" w:hAnsi="Garamond"/>
            </w:rPr>
          </w:rPrChange>
        </w:rPr>
        <w:t>bolder males might be better able to provision offspring with food</w:t>
      </w:r>
      <w:r w:rsidR="00C155B9" w:rsidRPr="00421F6E">
        <w:rPr>
          <w:rFonts w:ascii="Garamond" w:hAnsi="Garamond"/>
          <w:color w:val="FF0000"/>
          <w:rPrChange w:id="289" w:author="Michael Jennions" w:date="2020-08-04T00:46:00Z">
            <w:rPr>
              <w:rFonts w:ascii="Garamond" w:hAnsi="Garamond"/>
            </w:rPr>
          </w:rPrChange>
        </w:rPr>
        <w:t xml:space="preserve"> compared to shy males</w:t>
      </w:r>
      <w:r w:rsidR="000352C9" w:rsidRPr="00421F6E">
        <w:rPr>
          <w:rFonts w:ascii="Garamond" w:hAnsi="Garamond"/>
          <w:color w:val="FF0000"/>
          <w:rPrChange w:id="290" w:author="Michael Jennions" w:date="2020-08-04T00:46:00Z">
            <w:rPr>
              <w:rFonts w:ascii="Garamond" w:hAnsi="Garamond"/>
            </w:rPr>
          </w:rPrChange>
        </w:rPr>
        <w:t xml:space="preserve">, thus providing direct benefits to the female </w:t>
      </w:r>
      <w:r w:rsidR="00C155B9" w:rsidRPr="00421F6E">
        <w:rPr>
          <w:rFonts w:ascii="Garamond" w:hAnsi="Garamond"/>
          <w:color w:val="FF0000"/>
          <w:rPrChange w:id="291" w:author="Michael Jennions" w:date="2020-08-04T00:46:00Z">
            <w:rPr>
              <w:rFonts w:ascii="Garamond" w:hAnsi="Garamond"/>
            </w:rPr>
          </w:rPrChange>
        </w:rPr>
        <w:t xml:space="preserve">for her choice </w:t>
      </w:r>
      <w:r w:rsidR="000352C9" w:rsidRPr="00421F6E">
        <w:rPr>
          <w:rFonts w:ascii="Garamond" w:hAnsi="Garamond"/>
          <w:color w:val="FF0000"/>
          <w:rPrChange w:id="292" w:author="Michael Jennions" w:date="2020-08-04T00:46:00Z">
            <w:rPr>
              <w:rFonts w:ascii="Garamond" w:hAnsi="Garamond"/>
            </w:rPr>
          </w:rPrChange>
        </w:rPr>
        <w:t xml:space="preserve">(Munson </w:t>
      </w:r>
      <w:r w:rsidR="000352C9" w:rsidRPr="00421F6E">
        <w:rPr>
          <w:rFonts w:ascii="Garamond" w:hAnsi="Garamond"/>
          <w:i/>
          <w:color w:val="FF0000"/>
          <w:rPrChange w:id="293" w:author="Michael Jennions" w:date="2020-08-04T00:46:00Z">
            <w:rPr>
              <w:rFonts w:ascii="Garamond" w:hAnsi="Garamond"/>
              <w:i/>
            </w:rPr>
          </w:rPrChange>
        </w:rPr>
        <w:t>et al</w:t>
      </w:r>
      <w:r w:rsidR="000352C9" w:rsidRPr="00421F6E">
        <w:rPr>
          <w:rFonts w:ascii="Garamond" w:hAnsi="Garamond"/>
          <w:color w:val="FF0000"/>
          <w:rPrChange w:id="294" w:author="Michael Jennions" w:date="2020-08-04T00:46:00Z">
            <w:rPr>
              <w:rFonts w:ascii="Garamond" w:hAnsi="Garamond"/>
            </w:rPr>
          </w:rPrChange>
        </w:rPr>
        <w:t>. 2020).</w:t>
      </w:r>
      <w:r w:rsidR="000005F9" w:rsidRPr="00421F6E">
        <w:rPr>
          <w:rFonts w:ascii="Garamond" w:hAnsi="Garamond"/>
          <w:color w:val="FF0000"/>
          <w:rPrChange w:id="295" w:author="Michael Jennions" w:date="2020-08-04T00:46:00Z">
            <w:rPr>
              <w:rFonts w:ascii="Garamond" w:hAnsi="Garamond"/>
            </w:rPr>
          </w:rPrChange>
        </w:rPr>
        <w:t xml:space="preserve"> </w:t>
      </w:r>
      <w:r w:rsidR="006504DF" w:rsidRPr="00421F6E">
        <w:rPr>
          <w:rFonts w:ascii="Garamond" w:hAnsi="Garamond"/>
          <w:color w:val="FF0000"/>
          <w:rPrChange w:id="296" w:author="Michael Jennions" w:date="2020-08-04T00:46:00Z">
            <w:rPr>
              <w:rFonts w:ascii="Garamond" w:hAnsi="Garamond"/>
            </w:rPr>
          </w:rPrChange>
        </w:rPr>
        <w:t xml:space="preserve">Where the choosy sex (usually females) shows a strong preference for partners with a particular trait, that trait will have increased variance because it is under sexual selection </w:t>
      </w:r>
      <w:r w:rsidR="006504DF" w:rsidRPr="00421F6E">
        <w:rPr>
          <w:rFonts w:ascii="Garamond" w:hAnsi="Garamond"/>
          <w:noProof/>
          <w:color w:val="FF0000"/>
          <w:rPrChange w:id="297" w:author="Michael Jennions" w:date="2020-08-04T00:46:00Z">
            <w:rPr>
              <w:rFonts w:ascii="Garamond" w:hAnsi="Garamond"/>
              <w:noProof/>
            </w:rPr>
          </w:rPrChange>
        </w:rPr>
        <w:t>(Pomiankowski &amp; Møller 1995</w:t>
      </w:r>
      <w:r w:rsidR="006504DF" w:rsidRPr="00421F6E">
        <w:rPr>
          <w:rFonts w:ascii="Garamond" w:hAnsi="Garamond"/>
          <w:color w:val="FF0000"/>
          <w:rPrChange w:id="298" w:author="Michael Jennions" w:date="2020-08-04T00:46:00Z">
            <w:rPr>
              <w:rFonts w:ascii="Garamond" w:hAnsi="Garamond"/>
            </w:rPr>
          </w:rPrChange>
        </w:rPr>
        <w:t xml:space="preserve">). </w:t>
      </w:r>
      <w:r w:rsidR="00B5151A" w:rsidRPr="00421F6E">
        <w:rPr>
          <w:rFonts w:ascii="Garamond" w:hAnsi="Garamond"/>
          <w:color w:val="FF0000"/>
          <w:rPrChange w:id="299" w:author="Michael Jennions" w:date="2020-08-04T00:46:00Z">
            <w:rPr>
              <w:rFonts w:ascii="Garamond" w:hAnsi="Garamond"/>
            </w:rPr>
          </w:rPrChange>
        </w:rPr>
        <w:t>Finally</w:t>
      </w:r>
      <w:r w:rsidR="007C43C5" w:rsidRPr="00421F6E">
        <w:rPr>
          <w:rFonts w:ascii="Garamond" w:hAnsi="Garamond"/>
          <w:color w:val="FF0000"/>
          <w:rPrChange w:id="300" w:author="Michael Jennions" w:date="2020-08-04T00:46:00Z">
            <w:rPr>
              <w:rFonts w:ascii="Garamond" w:hAnsi="Garamond"/>
            </w:rPr>
          </w:rPrChange>
        </w:rPr>
        <w:t xml:space="preserve">, different sex roles can </w:t>
      </w:r>
      <w:r w:rsidRPr="00421F6E">
        <w:rPr>
          <w:rFonts w:ascii="Garamond" w:hAnsi="Garamond"/>
          <w:color w:val="FF0000"/>
          <w:rPrChange w:id="301" w:author="Michael Jennions" w:date="2020-08-04T00:46:00Z">
            <w:rPr>
              <w:rFonts w:ascii="Garamond" w:hAnsi="Garamond"/>
            </w:rPr>
          </w:rPrChange>
        </w:rPr>
        <w:t xml:space="preserve">also </w:t>
      </w:r>
      <w:r w:rsidR="007C43C5" w:rsidRPr="00421F6E">
        <w:rPr>
          <w:rFonts w:ascii="Garamond" w:hAnsi="Garamond"/>
          <w:color w:val="FF0000"/>
          <w:rPrChange w:id="302" w:author="Michael Jennions" w:date="2020-08-04T00:46:00Z">
            <w:rPr>
              <w:rFonts w:ascii="Garamond" w:hAnsi="Garamond"/>
            </w:rPr>
          </w:rPrChange>
        </w:rPr>
        <w:t>drive sex differences</w:t>
      </w:r>
      <w:r w:rsidR="00B5151A" w:rsidRPr="00421F6E">
        <w:rPr>
          <w:rFonts w:ascii="Garamond" w:hAnsi="Garamond"/>
          <w:color w:val="FF0000"/>
          <w:rPrChange w:id="303" w:author="Michael Jennions" w:date="2020-08-04T00:46:00Z">
            <w:rPr>
              <w:rFonts w:ascii="Garamond" w:hAnsi="Garamond"/>
            </w:rPr>
          </w:rPrChange>
        </w:rPr>
        <w:t xml:space="preserve"> in </w:t>
      </w:r>
      <w:r w:rsidR="00B5151A" w:rsidRPr="00421F6E">
        <w:rPr>
          <w:rFonts w:ascii="Garamond" w:hAnsi="Garamond"/>
          <w:color w:val="FF0000"/>
          <w:rPrChange w:id="304" w:author="Michael Jennions" w:date="2020-08-04T00:46:00Z">
            <w:rPr>
              <w:rFonts w:ascii="Garamond" w:hAnsi="Garamond"/>
            </w:rPr>
          </w:rPrChange>
        </w:rPr>
        <w:lastRenderedPageBreak/>
        <w:t>behaviour</w:t>
      </w:r>
      <w:r w:rsidR="007C43C5" w:rsidRPr="00421F6E">
        <w:rPr>
          <w:rFonts w:ascii="Garamond" w:hAnsi="Garamond"/>
          <w:color w:val="FF0000"/>
          <w:rPrChange w:id="305" w:author="Michael Jennions" w:date="2020-08-04T00:46:00Z">
            <w:rPr>
              <w:rFonts w:ascii="Garamond" w:hAnsi="Garamond"/>
            </w:rPr>
          </w:rPrChange>
        </w:rPr>
        <w:t xml:space="preserve">. </w:t>
      </w:r>
      <w:r w:rsidR="00B5151A" w:rsidRPr="00421F6E">
        <w:rPr>
          <w:rFonts w:ascii="Garamond" w:hAnsi="Garamond"/>
          <w:color w:val="FF0000"/>
          <w:rPrChange w:id="306" w:author="Michael Jennions" w:date="2020-08-04T00:46:00Z">
            <w:rPr>
              <w:rFonts w:ascii="Garamond" w:hAnsi="Garamond"/>
            </w:rPr>
          </w:rPrChange>
        </w:rPr>
        <w:t xml:space="preserve">Both mating system and parental care can change the strength of sexual selection on one sex (usually males), producing larger variances in </w:t>
      </w:r>
      <w:r w:rsidR="005222E0" w:rsidRPr="00421F6E">
        <w:rPr>
          <w:rFonts w:ascii="Garamond" w:hAnsi="Garamond"/>
          <w:color w:val="FF0000"/>
          <w:rPrChange w:id="307" w:author="Michael Jennions" w:date="2020-08-04T00:46:00Z">
            <w:rPr>
              <w:rFonts w:ascii="Garamond" w:hAnsi="Garamond"/>
            </w:rPr>
          </w:rPrChange>
        </w:rPr>
        <w:t xml:space="preserve">male </w:t>
      </w:r>
      <w:r w:rsidR="00B5151A" w:rsidRPr="00421F6E">
        <w:rPr>
          <w:rFonts w:ascii="Garamond" w:hAnsi="Garamond"/>
          <w:color w:val="FF0000"/>
          <w:rPrChange w:id="308" w:author="Michael Jennions" w:date="2020-08-04T00:46:00Z">
            <w:rPr>
              <w:rFonts w:ascii="Garamond" w:hAnsi="Garamond"/>
            </w:rPr>
          </w:rPrChange>
        </w:rPr>
        <w:t xml:space="preserve">reproductive success </w:t>
      </w:r>
      <w:r w:rsidR="004923C5" w:rsidRPr="00421F6E">
        <w:rPr>
          <w:rFonts w:ascii="Garamond" w:hAnsi="Garamond"/>
          <w:color w:val="FF0000"/>
          <w:rPrChange w:id="309" w:author="Michael Jennions" w:date="2020-08-04T00:46:00Z">
            <w:rPr>
              <w:rFonts w:ascii="Garamond" w:hAnsi="Garamond"/>
            </w:rPr>
          </w:rPrChange>
        </w:rPr>
        <w:fldChar w:fldCharType="begin" w:fldLock="1"/>
      </w:r>
      <w:r w:rsidR="00711861" w:rsidRPr="00421F6E">
        <w:rPr>
          <w:rFonts w:ascii="Garamond" w:hAnsi="Garamond"/>
          <w:color w:val="FF0000"/>
          <w:rPrChange w:id="310" w:author="Michael Jennions" w:date="2020-08-04T00:46:00Z">
            <w:rPr>
              <w:rFonts w:ascii="Garamond" w:hAnsi="Garamond"/>
            </w:rPr>
          </w:rPrChange>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421F6E">
        <w:rPr>
          <w:rFonts w:ascii="Garamond" w:hAnsi="Garamond"/>
          <w:color w:val="FF0000"/>
          <w:rPrChange w:id="311" w:author="Michael Jennions" w:date="2020-08-04T00:46:00Z">
            <w:rPr>
              <w:rFonts w:ascii="Garamond" w:hAnsi="Garamond"/>
            </w:rPr>
          </w:rPrChange>
        </w:rPr>
        <w:fldChar w:fldCharType="separate"/>
      </w:r>
      <w:r w:rsidR="004923C5" w:rsidRPr="00421F6E">
        <w:rPr>
          <w:rFonts w:ascii="Garamond" w:hAnsi="Garamond"/>
          <w:noProof/>
          <w:color w:val="FF0000"/>
          <w:rPrChange w:id="312" w:author="Michael Jennions" w:date="2020-08-04T00:46:00Z">
            <w:rPr>
              <w:rFonts w:ascii="Garamond" w:hAnsi="Garamond"/>
              <w:noProof/>
            </w:rPr>
          </w:rPrChange>
        </w:rPr>
        <w:t xml:space="preserve">(Janicke </w:t>
      </w:r>
      <w:r w:rsidR="004923C5" w:rsidRPr="00421F6E">
        <w:rPr>
          <w:rFonts w:ascii="Garamond" w:hAnsi="Garamond"/>
          <w:i/>
          <w:noProof/>
          <w:color w:val="FF0000"/>
          <w:rPrChange w:id="313" w:author="Michael Jennions" w:date="2020-08-04T00:46:00Z">
            <w:rPr>
              <w:rFonts w:ascii="Garamond" w:hAnsi="Garamond"/>
              <w:i/>
              <w:noProof/>
            </w:rPr>
          </w:rPrChange>
        </w:rPr>
        <w:t>et al.</w:t>
      </w:r>
      <w:r w:rsidR="004923C5" w:rsidRPr="00421F6E">
        <w:rPr>
          <w:rFonts w:ascii="Garamond" w:hAnsi="Garamond"/>
          <w:noProof/>
          <w:color w:val="FF0000"/>
          <w:rPrChange w:id="314" w:author="Michael Jennions" w:date="2020-08-04T00:46:00Z">
            <w:rPr>
              <w:rFonts w:ascii="Garamond" w:hAnsi="Garamond"/>
              <w:noProof/>
            </w:rPr>
          </w:rPrChange>
        </w:rPr>
        <w:t xml:space="preserve"> 2016)</w:t>
      </w:r>
      <w:r w:rsidR="004923C5" w:rsidRPr="00421F6E">
        <w:rPr>
          <w:rFonts w:ascii="Garamond" w:hAnsi="Garamond"/>
          <w:color w:val="FF0000"/>
          <w:rPrChange w:id="315" w:author="Michael Jennions" w:date="2020-08-04T00:46:00Z">
            <w:rPr>
              <w:rFonts w:ascii="Garamond" w:hAnsi="Garamond"/>
            </w:rPr>
          </w:rPrChange>
        </w:rPr>
        <w:fldChar w:fldCharType="end"/>
      </w:r>
      <w:r w:rsidR="00B5151A" w:rsidRPr="00421F6E">
        <w:rPr>
          <w:rFonts w:ascii="Garamond" w:hAnsi="Garamond"/>
          <w:color w:val="FF0000"/>
          <w:rPrChange w:id="316" w:author="Michael Jennions" w:date="2020-08-04T00:46:00Z">
            <w:rPr>
              <w:rFonts w:ascii="Garamond" w:hAnsi="Garamond"/>
            </w:rPr>
          </w:rPrChange>
        </w:rPr>
        <w:t xml:space="preserve">. </w:t>
      </w:r>
      <w:r w:rsidR="004E5E64" w:rsidRPr="00421F6E">
        <w:rPr>
          <w:rFonts w:ascii="Garamond" w:hAnsi="Garamond"/>
          <w:color w:val="FF0000"/>
          <w:rPrChange w:id="317" w:author="Michael Jennions" w:date="2020-08-04T00:46:00Z">
            <w:rPr>
              <w:rFonts w:ascii="Garamond" w:hAnsi="Garamond"/>
            </w:rPr>
          </w:rPrChange>
        </w:rPr>
        <w:t>For example, species with</w:t>
      </w:r>
      <w:r w:rsidR="007C43C5" w:rsidRPr="00421F6E">
        <w:rPr>
          <w:rFonts w:ascii="Garamond" w:hAnsi="Garamond"/>
          <w:color w:val="FF0000"/>
          <w:rPrChange w:id="318" w:author="Michael Jennions" w:date="2020-08-04T00:46:00Z">
            <w:rPr>
              <w:rFonts w:ascii="Garamond" w:hAnsi="Garamond"/>
            </w:rPr>
          </w:rPrChange>
        </w:rPr>
        <w:t xml:space="preserve"> </w:t>
      </w:r>
      <w:r w:rsidR="0019587A" w:rsidRPr="00421F6E">
        <w:rPr>
          <w:rFonts w:ascii="Garamond" w:hAnsi="Garamond"/>
          <w:color w:val="FF0000"/>
          <w:rPrChange w:id="319" w:author="Michael Jennions" w:date="2020-08-04T00:46:00Z">
            <w:rPr>
              <w:rFonts w:ascii="Garamond" w:hAnsi="Garamond"/>
            </w:rPr>
          </w:rPrChange>
        </w:rPr>
        <w:t xml:space="preserve">monogamous </w:t>
      </w:r>
      <w:r w:rsidR="004E5E64" w:rsidRPr="00421F6E">
        <w:rPr>
          <w:rFonts w:ascii="Garamond" w:hAnsi="Garamond"/>
          <w:color w:val="FF0000"/>
          <w:rPrChange w:id="320" w:author="Michael Jennions" w:date="2020-08-04T00:46:00Z">
            <w:rPr>
              <w:rFonts w:ascii="Garamond" w:hAnsi="Garamond"/>
            </w:rPr>
          </w:rPrChange>
        </w:rPr>
        <w:t xml:space="preserve">males that share parental care might have no sex differences </w:t>
      </w:r>
      <w:r w:rsidR="007C43C5" w:rsidRPr="00421F6E">
        <w:rPr>
          <w:rFonts w:ascii="Garamond" w:hAnsi="Garamond"/>
          <w:color w:val="FF0000"/>
          <w:rPrChange w:id="321" w:author="Michael Jennions" w:date="2020-08-04T00:46:00Z">
            <w:rPr>
              <w:rFonts w:ascii="Garamond" w:hAnsi="Garamond"/>
            </w:rPr>
          </w:rPrChange>
        </w:rPr>
        <w:t>in</w:t>
      </w:r>
      <w:r w:rsidR="004E5E64" w:rsidRPr="00421F6E">
        <w:rPr>
          <w:rFonts w:ascii="Garamond" w:hAnsi="Garamond"/>
          <w:color w:val="FF0000"/>
          <w:rPrChange w:id="322" w:author="Michael Jennions" w:date="2020-08-04T00:46:00Z">
            <w:rPr>
              <w:rFonts w:ascii="Garamond" w:hAnsi="Garamond"/>
            </w:rPr>
          </w:rPrChange>
        </w:rPr>
        <w:t xml:space="preserve"> their</w:t>
      </w:r>
      <w:r w:rsidR="007C43C5" w:rsidRPr="00421F6E">
        <w:rPr>
          <w:rFonts w:ascii="Garamond" w:hAnsi="Garamond"/>
          <w:color w:val="FF0000"/>
          <w:rPrChange w:id="323" w:author="Michael Jennions" w:date="2020-08-04T00:46:00Z">
            <w:rPr>
              <w:rFonts w:ascii="Garamond" w:hAnsi="Garamond"/>
            </w:rPr>
          </w:rPrChange>
        </w:rPr>
        <w:t xml:space="preserve"> </w:t>
      </w:r>
      <w:r w:rsidR="0019587A" w:rsidRPr="00421F6E">
        <w:rPr>
          <w:rFonts w:ascii="Garamond" w:hAnsi="Garamond"/>
          <w:color w:val="FF0000"/>
          <w:rPrChange w:id="324" w:author="Michael Jennions" w:date="2020-08-04T00:46:00Z">
            <w:rPr>
              <w:rFonts w:ascii="Garamond" w:hAnsi="Garamond"/>
            </w:rPr>
          </w:rPrChange>
        </w:rPr>
        <w:t>personalit</w:t>
      </w:r>
      <w:r w:rsidR="004E5E64" w:rsidRPr="00421F6E">
        <w:rPr>
          <w:rFonts w:ascii="Garamond" w:hAnsi="Garamond"/>
          <w:color w:val="FF0000"/>
          <w:rPrChange w:id="325" w:author="Michael Jennions" w:date="2020-08-04T00:46:00Z">
            <w:rPr>
              <w:rFonts w:ascii="Garamond" w:hAnsi="Garamond"/>
            </w:rPr>
          </w:rPrChange>
        </w:rPr>
        <w:t>ies</w:t>
      </w:r>
      <w:r w:rsidR="007C43C5" w:rsidRPr="00421F6E">
        <w:rPr>
          <w:rFonts w:ascii="Garamond" w:hAnsi="Garamond"/>
          <w:color w:val="FF0000"/>
          <w:rPrChange w:id="326" w:author="Michael Jennions" w:date="2020-08-04T00:46:00Z">
            <w:rPr>
              <w:rFonts w:ascii="Garamond" w:hAnsi="Garamond"/>
            </w:rPr>
          </w:rPrChange>
        </w:rPr>
        <w:t>, but</w:t>
      </w:r>
      <w:r w:rsidR="004E5E64" w:rsidRPr="00421F6E">
        <w:rPr>
          <w:rFonts w:ascii="Garamond" w:hAnsi="Garamond"/>
          <w:color w:val="FF0000"/>
          <w:rPrChange w:id="327" w:author="Michael Jennions" w:date="2020-08-04T00:46:00Z">
            <w:rPr>
              <w:rFonts w:ascii="Garamond" w:hAnsi="Garamond"/>
            </w:rPr>
          </w:rPrChange>
        </w:rPr>
        <w:t xml:space="preserve"> </w:t>
      </w:r>
      <w:r w:rsidR="007C43C5" w:rsidRPr="00421F6E">
        <w:rPr>
          <w:rFonts w:ascii="Garamond" w:hAnsi="Garamond"/>
          <w:color w:val="FF0000"/>
          <w:rPrChange w:id="328" w:author="Michael Jennions" w:date="2020-08-04T00:46:00Z">
            <w:rPr>
              <w:rFonts w:ascii="Garamond" w:hAnsi="Garamond"/>
            </w:rPr>
          </w:rPrChange>
        </w:rPr>
        <w:t xml:space="preserve">where males </w:t>
      </w:r>
      <w:r w:rsidR="0019587A" w:rsidRPr="00421F6E">
        <w:rPr>
          <w:rFonts w:ascii="Garamond" w:hAnsi="Garamond"/>
          <w:color w:val="FF0000"/>
          <w:rPrChange w:id="329" w:author="Michael Jennions" w:date="2020-08-04T00:46:00Z">
            <w:rPr>
              <w:rFonts w:ascii="Garamond" w:hAnsi="Garamond"/>
            </w:rPr>
          </w:rPrChange>
        </w:rPr>
        <w:t>mate multiply and do not care for</w:t>
      </w:r>
      <w:r w:rsidR="007C43C5" w:rsidRPr="00421F6E">
        <w:rPr>
          <w:rFonts w:ascii="Garamond" w:hAnsi="Garamond"/>
          <w:color w:val="FF0000"/>
          <w:rPrChange w:id="330" w:author="Michael Jennions" w:date="2020-08-04T00:46:00Z">
            <w:rPr>
              <w:rFonts w:ascii="Garamond" w:hAnsi="Garamond"/>
            </w:rPr>
          </w:rPrChange>
        </w:rPr>
        <w:t xml:space="preserve"> offspring </w:t>
      </w:r>
      <w:r w:rsidR="004E5E64" w:rsidRPr="00421F6E">
        <w:rPr>
          <w:rFonts w:ascii="Garamond" w:hAnsi="Garamond"/>
          <w:color w:val="FF0000"/>
          <w:rPrChange w:id="331" w:author="Michael Jennions" w:date="2020-08-04T00:46:00Z">
            <w:rPr>
              <w:rFonts w:ascii="Garamond" w:hAnsi="Garamond"/>
            </w:rPr>
          </w:rPrChange>
        </w:rPr>
        <w:t xml:space="preserve">there might be more </w:t>
      </w:r>
      <w:r w:rsidR="0019587A" w:rsidRPr="00421F6E">
        <w:rPr>
          <w:rFonts w:ascii="Garamond" w:hAnsi="Garamond"/>
          <w:color w:val="FF0000"/>
          <w:rPrChange w:id="332" w:author="Michael Jennions" w:date="2020-08-04T00:46:00Z">
            <w:rPr>
              <w:rFonts w:ascii="Garamond" w:hAnsi="Garamond"/>
            </w:rPr>
          </w:rPrChange>
        </w:rPr>
        <w:t>male-biased personality traits</w:t>
      </w:r>
      <w:r w:rsidR="007C43C5" w:rsidRPr="00421F6E">
        <w:rPr>
          <w:rFonts w:ascii="Garamond" w:hAnsi="Garamond"/>
          <w:color w:val="FF0000"/>
          <w:rPrChange w:id="333" w:author="Michael Jennions" w:date="2020-08-04T00:46:00Z">
            <w:rPr>
              <w:rFonts w:ascii="Garamond" w:hAnsi="Garamond"/>
            </w:rPr>
          </w:rPrChange>
        </w:rPr>
        <w:t>.</w:t>
      </w:r>
      <w:r w:rsidR="00672CA3" w:rsidRPr="00421F6E">
        <w:rPr>
          <w:rFonts w:ascii="Garamond" w:hAnsi="Garamond"/>
          <w:color w:val="FF0000"/>
          <w:rPrChange w:id="334" w:author="Michael Jennions" w:date="2020-08-04T00:46:00Z">
            <w:rPr>
              <w:rFonts w:ascii="Garamond" w:hAnsi="Garamond"/>
            </w:rPr>
          </w:rPrChange>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t>
      </w:r>
      <w:r w:rsidR="007C43C5" w:rsidRPr="00421F6E">
        <w:rPr>
          <w:rFonts w:ascii="Garamond" w:hAnsi="Garamond"/>
          <w:color w:val="FF0000"/>
          <w:rPrChange w:id="335" w:author="Michael Jennions" w:date="2020-08-04T00:46:00Z">
            <w:rPr>
              <w:rFonts w:ascii="Garamond" w:hAnsi="Garamond"/>
            </w:rPr>
          </w:rPrChange>
        </w:rPr>
        <w:t xml:space="preserve">  </w:t>
      </w:r>
    </w:p>
    <w:p w14:paraId="6BD294AA" w14:textId="77777777" w:rsidR="007C43C5" w:rsidRPr="00421F6E" w:rsidRDefault="007C43C5" w:rsidP="007C43C5">
      <w:pPr>
        <w:ind w:firstLine="720"/>
        <w:rPr>
          <w:rFonts w:ascii="Garamond" w:hAnsi="Garamond"/>
          <w:i/>
          <w:color w:val="FF0000"/>
          <w:rPrChange w:id="336" w:author="Michael Jennions" w:date="2020-08-04T00:46:00Z">
            <w:rPr>
              <w:rFonts w:ascii="Garamond" w:hAnsi="Garamond"/>
              <w:i/>
            </w:rPr>
          </w:rPrChange>
        </w:rPr>
      </w:pPr>
    </w:p>
    <w:p w14:paraId="32B74066" w14:textId="1CB3C783" w:rsidR="007C43C5" w:rsidRPr="00421F6E" w:rsidRDefault="007C43C5" w:rsidP="007C43C5">
      <w:pPr>
        <w:ind w:firstLine="360"/>
        <w:rPr>
          <w:rFonts w:ascii="Garamond" w:hAnsi="Garamond"/>
          <w:color w:val="FF0000"/>
          <w:rPrChange w:id="337" w:author="Michael Jennions" w:date="2020-08-04T00:46:00Z">
            <w:rPr>
              <w:rFonts w:ascii="Garamond" w:hAnsi="Garamond"/>
            </w:rPr>
          </w:rPrChange>
        </w:rPr>
      </w:pPr>
      <w:r w:rsidRPr="00421F6E">
        <w:rPr>
          <w:rFonts w:ascii="Garamond" w:hAnsi="Garamond"/>
          <w:color w:val="FF0000"/>
          <w:rPrChange w:id="338" w:author="Michael Jennions" w:date="2020-08-04T00:46:00Z">
            <w:rPr>
              <w:rFonts w:ascii="Garamond" w:hAnsi="Garamond"/>
            </w:rPr>
          </w:rPrChange>
        </w:rPr>
        <w:t xml:space="preserve">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(Tarka </w:t>
      </w:r>
      <w:r w:rsidRPr="00421F6E">
        <w:rPr>
          <w:rFonts w:ascii="Garamond" w:hAnsi="Garamond"/>
          <w:i/>
          <w:color w:val="FF0000"/>
          <w:rPrChange w:id="339" w:author="Michael Jennions" w:date="2020-08-04T00:46:00Z">
            <w:rPr>
              <w:rFonts w:ascii="Garamond" w:hAnsi="Garamond"/>
              <w:i/>
            </w:rPr>
          </w:rPrChange>
        </w:rPr>
        <w:t>et al</w:t>
      </w:r>
      <w:r w:rsidRPr="00421F6E">
        <w:rPr>
          <w:rFonts w:ascii="Garamond" w:hAnsi="Garamond"/>
          <w:color w:val="FF0000"/>
          <w:rPrChange w:id="340" w:author="Michael Jennions" w:date="2020-08-04T00:46:00Z">
            <w:rPr>
              <w:rFonts w:ascii="Garamond" w:hAnsi="Garamond"/>
            </w:rPr>
          </w:rPrChange>
        </w:rPr>
        <w: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1986). Additionally, </w:t>
      </w:r>
      <w:r w:rsidR="000212E5" w:rsidRPr="00421F6E">
        <w:rPr>
          <w:rFonts w:ascii="Garamond" w:hAnsi="Garamond"/>
          <w:color w:val="FF0000"/>
          <w:rPrChange w:id="341" w:author="Michael Jennions" w:date="2020-08-04T00:46:00Z">
            <w:rPr>
              <w:rFonts w:ascii="Garamond" w:hAnsi="Garamond"/>
            </w:rPr>
          </w:rPrChange>
        </w:rPr>
        <w:t xml:space="preserve">including </w:t>
      </w:r>
      <w:r w:rsidRPr="00421F6E">
        <w:rPr>
          <w:rFonts w:ascii="Garamond" w:hAnsi="Garamond"/>
          <w:color w:val="FF0000"/>
          <w:rPrChange w:id="342" w:author="Michael Jennions" w:date="2020-08-04T00:46:00Z">
            <w:rPr>
              <w:rFonts w:ascii="Garamond" w:hAnsi="Garamond"/>
            </w:rPr>
          </w:rPrChange>
        </w:rPr>
        <w:t xml:space="preserve">SSD as a moderator </w:t>
      </w:r>
      <w:r w:rsidR="000212E5" w:rsidRPr="00421F6E">
        <w:rPr>
          <w:rFonts w:ascii="Garamond" w:hAnsi="Garamond"/>
          <w:color w:val="FF0000"/>
          <w:rPrChange w:id="343" w:author="Michael Jennions" w:date="2020-08-04T00:46:00Z">
            <w:rPr>
              <w:rFonts w:ascii="Garamond" w:hAnsi="Garamond"/>
            </w:rPr>
          </w:rPrChange>
        </w:rPr>
        <w:t>can help</w:t>
      </w:r>
      <w:r w:rsidRPr="00421F6E">
        <w:rPr>
          <w:rFonts w:ascii="Garamond" w:hAnsi="Garamond"/>
          <w:color w:val="FF0000"/>
          <w:rPrChange w:id="344" w:author="Michael Jennions" w:date="2020-08-04T00:46:00Z">
            <w:rPr>
              <w:rFonts w:ascii="Garamond" w:hAnsi="Garamond"/>
            </w:rPr>
          </w:rPrChange>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sidRPr="00421F6E">
        <w:rPr>
          <w:rFonts w:ascii="Garamond" w:hAnsi="Garamond"/>
          <w:color w:val="FF0000"/>
          <w:rPrChange w:id="345" w:author="Michael Jennions" w:date="2020-08-04T00:46:00Z">
            <w:rPr>
              <w:rFonts w:ascii="Garamond" w:hAnsi="Garamond"/>
            </w:rPr>
          </w:rPrChange>
        </w:rPr>
        <w:t>sh</w:t>
      </w:r>
      <w:r w:rsidRPr="00421F6E">
        <w:rPr>
          <w:rFonts w:ascii="Garamond" w:hAnsi="Garamond"/>
          <w:color w:val="FF0000"/>
          <w:rPrChange w:id="346" w:author="Michael Jennions" w:date="2020-08-04T00:46:00Z">
            <w:rPr>
              <w:rFonts w:ascii="Garamond" w:hAnsi="Garamond"/>
            </w:rPr>
          </w:rPrChange>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Pr="00421F6E" w:rsidRDefault="00D871B6" w:rsidP="007C43C5">
      <w:pPr>
        <w:ind w:firstLine="360"/>
        <w:rPr>
          <w:rFonts w:ascii="Garamond" w:hAnsi="Garamond"/>
          <w:color w:val="FF0000"/>
          <w:rPrChange w:id="347" w:author="Michael Jennions" w:date="2020-08-04T00:46:00Z">
            <w:rPr>
              <w:rFonts w:ascii="Garamond" w:hAnsi="Garamond"/>
            </w:rPr>
          </w:rPrChange>
        </w:rPr>
      </w:pPr>
    </w:p>
    <w:p w14:paraId="3B2E67FD" w14:textId="60685429" w:rsidR="007C43C5" w:rsidRPr="00421F6E" w:rsidRDefault="007C43C5" w:rsidP="007C43C5">
      <w:pPr>
        <w:ind w:firstLine="360"/>
        <w:rPr>
          <w:rFonts w:ascii="Garamond" w:hAnsi="Garamond"/>
          <w:i/>
          <w:color w:val="FF0000"/>
          <w:rPrChange w:id="348" w:author="Michael Jennions" w:date="2020-08-04T00:46:00Z">
            <w:rPr>
              <w:rFonts w:ascii="Garamond" w:hAnsi="Garamond"/>
              <w:i/>
            </w:rPr>
          </w:rPrChange>
        </w:rPr>
      </w:pPr>
      <w:r w:rsidRPr="00421F6E">
        <w:rPr>
          <w:rFonts w:ascii="Garamond" w:hAnsi="Garamond"/>
          <w:color w:val="FF0000"/>
          <w:rPrChange w:id="349" w:author="Michael Jennions" w:date="2020-08-04T00:46:00Z">
            <w:rPr>
              <w:rFonts w:ascii="Garamond" w:hAnsi="Garamond"/>
            </w:rPr>
          </w:rPrChange>
        </w:rPr>
        <w:t xml:space="preserve">We had three main </w:t>
      </w:r>
      <w:r w:rsidR="009D1A67" w:rsidRPr="00421F6E">
        <w:rPr>
          <w:rFonts w:ascii="Garamond" w:hAnsi="Garamond"/>
          <w:color w:val="FF0000"/>
          <w:rPrChange w:id="350" w:author="Michael Jennions" w:date="2020-08-04T00:46:00Z">
            <w:rPr>
              <w:rFonts w:ascii="Garamond" w:hAnsi="Garamond"/>
            </w:rPr>
          </w:rPrChange>
        </w:rPr>
        <w:t>questions</w:t>
      </w:r>
      <w:r w:rsidRPr="00421F6E">
        <w:rPr>
          <w:rFonts w:ascii="Garamond" w:hAnsi="Garamond"/>
          <w:color w:val="FF0000"/>
          <w:rPrChange w:id="351" w:author="Michael Jennions" w:date="2020-08-04T00:46:00Z">
            <w:rPr>
              <w:rFonts w:ascii="Garamond" w:hAnsi="Garamond"/>
            </w:rPr>
          </w:rPrChange>
        </w:rPr>
        <w:t xml:space="preserve"> </w:t>
      </w:r>
      <w:r w:rsidR="009D1A67" w:rsidRPr="00421F6E">
        <w:rPr>
          <w:rFonts w:ascii="Garamond" w:hAnsi="Garamond"/>
          <w:color w:val="FF0000"/>
          <w:rPrChange w:id="352" w:author="Michael Jennions" w:date="2020-08-04T00:46:00Z">
            <w:rPr>
              <w:rFonts w:ascii="Garamond" w:hAnsi="Garamond"/>
            </w:rPr>
          </w:rPrChange>
        </w:rPr>
        <w:t xml:space="preserve">around which we formed </w:t>
      </w:r>
      <w:r w:rsidRPr="00421F6E">
        <w:rPr>
          <w:rFonts w:ascii="Garamond" w:hAnsi="Garamond"/>
          <w:color w:val="FF0000"/>
          <w:rPrChange w:id="353" w:author="Michael Jennions" w:date="2020-08-04T00:46:00Z">
            <w:rPr>
              <w:rFonts w:ascii="Garamond" w:hAnsi="Garamond"/>
            </w:rPr>
          </w:rPrChange>
        </w:rPr>
        <w:t xml:space="preserve">our </w:t>
      </w:r>
      <w:r w:rsidR="009D1A67" w:rsidRPr="00421F6E">
        <w:rPr>
          <w:rFonts w:ascii="Garamond" w:hAnsi="Garamond"/>
          <w:color w:val="FF0000"/>
          <w:rPrChange w:id="354" w:author="Michael Jennions" w:date="2020-08-04T00:46:00Z">
            <w:rPr>
              <w:rFonts w:ascii="Garamond" w:hAnsi="Garamond"/>
            </w:rPr>
          </w:rPrChange>
        </w:rPr>
        <w:t>three</w:t>
      </w:r>
      <w:r w:rsidRPr="00421F6E">
        <w:rPr>
          <w:rFonts w:ascii="Garamond" w:hAnsi="Garamond"/>
          <w:color w:val="FF0000"/>
          <w:rPrChange w:id="355" w:author="Michael Jennions" w:date="2020-08-04T00:46:00Z">
            <w:rPr>
              <w:rFonts w:ascii="Garamond" w:hAnsi="Garamond"/>
            </w:rPr>
          </w:rPrChange>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sidRPr="00421F6E">
        <w:rPr>
          <w:rFonts w:ascii="Garamond" w:hAnsi="Garamond"/>
          <w:color w:val="FF0000"/>
          <w:rPrChange w:id="356" w:author="Michael Jennions" w:date="2020-08-04T00:46:00Z">
            <w:rPr>
              <w:rFonts w:ascii="Garamond" w:hAnsi="Garamond"/>
            </w:rPr>
          </w:rPrChange>
        </w:rPr>
        <w:t xml:space="preserve">personality </w:t>
      </w:r>
      <w:r w:rsidRPr="00421F6E">
        <w:rPr>
          <w:rFonts w:ascii="Garamond" w:hAnsi="Garamond"/>
          <w:color w:val="FF0000"/>
          <w:rPrChange w:id="357" w:author="Michael Jennions" w:date="2020-08-04T00:46:00Z">
            <w:rPr>
              <w:rFonts w:ascii="Garamond" w:hAnsi="Garamond"/>
            </w:rPr>
          </w:rPrChange>
        </w:rPr>
        <w:t>mean</w:t>
      </w:r>
      <w:r w:rsidR="009D1A67" w:rsidRPr="00421F6E">
        <w:rPr>
          <w:rFonts w:ascii="Garamond" w:hAnsi="Garamond"/>
          <w:color w:val="FF0000"/>
          <w:rPrChange w:id="358" w:author="Michael Jennions" w:date="2020-08-04T00:46:00Z">
            <w:rPr>
              <w:rFonts w:ascii="Garamond" w:hAnsi="Garamond"/>
            </w:rPr>
          </w:rPrChange>
        </w:rPr>
        <w:t>s</w:t>
      </w:r>
      <w:r w:rsidRPr="00421F6E">
        <w:rPr>
          <w:rFonts w:ascii="Garamond" w:hAnsi="Garamond"/>
          <w:color w:val="FF0000"/>
          <w:rPrChange w:id="359" w:author="Michael Jennions" w:date="2020-08-04T00:46:00Z">
            <w:rPr>
              <w:rFonts w:ascii="Garamond" w:hAnsi="Garamond"/>
            </w:rPr>
          </w:rPrChange>
        </w:rPr>
        <w:t xml:space="preserve"> or variability?</w:t>
      </w:r>
      <w:r w:rsidRPr="00421F6E">
        <w:rPr>
          <w:rFonts w:ascii="Garamond" w:hAnsi="Garamond"/>
          <w:i/>
          <w:color w:val="FF0000"/>
          <w:rPrChange w:id="360" w:author="Michael Jennions" w:date="2020-08-04T00:46:00Z">
            <w:rPr>
              <w:rFonts w:ascii="Garamond" w:hAnsi="Garamond"/>
              <w:i/>
            </w:rPr>
          </w:rPrChange>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4814F309" w:rsidR="00AF23CE" w:rsidRDefault="008D0D86" w:rsidP="000F79E0">
      <w:pPr>
        <w:rPr>
          <w:rFonts w:ascii="Garamond" w:hAnsi="Garamond"/>
          <w:i/>
        </w:rPr>
      </w:pPr>
      <w:r>
        <w:rPr>
          <w:rFonts w:ascii="Garamond" w:hAnsi="Garamond"/>
          <w:i/>
        </w:rPr>
        <w:t xml:space="preserve">Summary of </w:t>
      </w:r>
      <w:del w:id="361" w:author="Michael Jennions" w:date="2020-07-21T00:45:00Z">
        <w:r w:rsidR="00AF23CE" w:rsidDel="00012953">
          <w:rPr>
            <w:rFonts w:ascii="Garamond" w:hAnsi="Garamond"/>
            <w:i/>
          </w:rPr>
          <w:delText>Effect Size</w:delText>
        </w:r>
      </w:del>
      <w:ins w:id="362" w:author="Michael Jennions" w:date="2020-07-21T00:45:00Z">
        <w:r w:rsidR="00012953">
          <w:rPr>
            <w:rFonts w:ascii="Garamond" w:hAnsi="Garamond"/>
            <w:i/>
          </w:rPr>
          <w:t>the</w:t>
        </w:r>
      </w:ins>
      <w:r w:rsidR="00AF23CE">
        <w:rPr>
          <w:rFonts w:ascii="Garamond" w:hAnsi="Garamond"/>
          <w:i/>
        </w:rPr>
        <w:t xml:space="preserve"> Dataset</w:t>
      </w:r>
    </w:p>
    <w:p w14:paraId="00C277B7" w14:textId="77777777" w:rsidR="002B1FCE" w:rsidRDefault="002B1FCE" w:rsidP="002B1FCE">
      <w:pPr>
        <w:rPr>
          <w:ins w:id="363" w:author="Michael Jennions" w:date="2020-08-04T00:36:00Z"/>
          <w:rFonts w:ascii="Garamond" w:hAnsi="Garamond"/>
        </w:rPr>
      </w:pPr>
    </w:p>
    <w:p w14:paraId="4467067D" w14:textId="0C324D0C" w:rsidR="00AF23CE" w:rsidRPr="00AF23CE" w:rsidRDefault="00355A09">
      <w:pPr>
        <w:rPr>
          <w:rFonts w:ascii="Garamond" w:hAnsi="Garamond"/>
        </w:rPr>
        <w:pPrChange w:id="364" w:author="Michael Jennions" w:date="2020-08-04T00:36:00Z">
          <w:pPr>
            <w:ind w:firstLine="720"/>
          </w:pPr>
        </w:pPrChange>
      </w:pPr>
      <w:r>
        <w:rPr>
          <w:rFonts w:ascii="Garamond" w:hAnsi="Garamond"/>
        </w:rPr>
        <w:t>O</w:t>
      </w:r>
      <w:r w:rsidR="00AF23CE">
        <w:rPr>
          <w:rFonts w:ascii="Garamond" w:hAnsi="Garamond"/>
        </w:rPr>
        <w:t xml:space="preserve">ur final dataset </w:t>
      </w:r>
      <w:del w:id="365" w:author="Michael Jennions" w:date="2020-07-21T00:33:00Z">
        <w:r w:rsidR="00AF23CE" w:rsidDel="007D6B3E">
          <w:rPr>
            <w:rFonts w:ascii="Garamond" w:hAnsi="Garamond"/>
          </w:rPr>
          <w:delText xml:space="preserve">contained </w:delText>
        </w:r>
      </w:del>
      <w:ins w:id="366" w:author="Michael Jennions" w:date="2020-07-21T00:33:00Z">
        <w:r w:rsidR="007D6B3E">
          <w:rPr>
            <w:rFonts w:ascii="Garamond" w:hAnsi="Garamond"/>
          </w:rPr>
          <w:t xml:space="preserve">comprised </w:t>
        </w:r>
      </w:ins>
      <w:del w:id="367" w:author="Michael Jennions" w:date="2020-07-21T00:33:00Z">
        <w:r w:rsidR="008D0D86" w:rsidDel="007D6B3E">
          <w:rPr>
            <w:rFonts w:ascii="Garamond" w:hAnsi="Garamond"/>
          </w:rPr>
          <w:delText>n=</w:delText>
        </w:r>
      </w:del>
      <w:r w:rsidR="006667CD">
        <w:rPr>
          <w:rFonts w:ascii="Garamond" w:hAnsi="Garamond"/>
        </w:rPr>
        <w:t>2,248</w:t>
      </w:r>
      <w:r w:rsidR="008D0D86">
        <w:rPr>
          <w:rFonts w:ascii="Garamond" w:hAnsi="Garamond"/>
        </w:rPr>
        <w:t xml:space="preserve"> effect sizes </w:t>
      </w:r>
      <w:del w:id="368" w:author="Michael Jennions" w:date="2020-07-21T00:33:00Z">
        <w:r w:rsidR="008D0D86" w:rsidDel="007D6B3E">
          <w:rPr>
            <w:rFonts w:ascii="Garamond" w:hAnsi="Garamond"/>
          </w:rPr>
          <w:delText xml:space="preserve">across </w:delText>
        </w:r>
      </w:del>
      <w:ins w:id="369" w:author="Michael Jennions" w:date="2020-07-21T00:33:00Z">
        <w:r w:rsidR="007D6B3E">
          <w:rPr>
            <w:rFonts w:ascii="Garamond" w:hAnsi="Garamond"/>
          </w:rPr>
          <w:t xml:space="preserve">from </w:t>
        </w:r>
      </w:ins>
      <w:r w:rsidR="00AF23CE">
        <w:rPr>
          <w:rFonts w:ascii="Garamond" w:hAnsi="Garamond"/>
        </w:rPr>
        <w:t xml:space="preserve">five </w:t>
      </w:r>
      <w:ins w:id="370" w:author="Michael Jennions" w:date="2020-08-04T00:17:00Z">
        <w:r w:rsidR="00054CE1">
          <w:rPr>
            <w:rFonts w:ascii="Garamond" w:hAnsi="Garamond"/>
          </w:rPr>
          <w:t xml:space="preserve">broad </w:t>
        </w:r>
      </w:ins>
      <w:r w:rsidR="00AF23CE">
        <w:rPr>
          <w:rFonts w:ascii="Garamond" w:hAnsi="Garamond"/>
        </w:rPr>
        <w:t xml:space="preserve">taxonomic groups: </w:t>
      </w:r>
      <w:del w:id="371" w:author="Michael Jennions" w:date="2020-08-04T00:17:00Z">
        <w:r w:rsidR="00AF23CE" w:rsidDel="00054CE1">
          <w:rPr>
            <w:rFonts w:ascii="Garamond" w:hAnsi="Garamond"/>
          </w:rPr>
          <w:delText>Mammals</w:delText>
        </w:r>
      </w:del>
      <w:ins w:id="372" w:author="Michael Jennions" w:date="2020-08-04T00:17:00Z">
        <w:r w:rsidR="00054CE1">
          <w:rPr>
            <w:rFonts w:ascii="Garamond" w:hAnsi="Garamond"/>
          </w:rPr>
          <w:t>mammals</w:t>
        </w:r>
      </w:ins>
      <w:r w:rsidR="00AF23CE">
        <w:rPr>
          <w:rFonts w:ascii="Garamond" w:hAnsi="Garamond"/>
        </w:rPr>
        <w:t xml:space="preserve">, </w:t>
      </w:r>
      <w:del w:id="373" w:author="Michael Jennions" w:date="2020-08-04T00:17:00Z">
        <w:r w:rsidR="00AF23CE" w:rsidDel="00054CE1">
          <w:rPr>
            <w:rFonts w:ascii="Garamond" w:hAnsi="Garamond"/>
          </w:rPr>
          <w:delText>Birds</w:delText>
        </w:r>
      </w:del>
      <w:ins w:id="374" w:author="Michael Jennions" w:date="2020-08-04T00:17:00Z">
        <w:r w:rsidR="00054CE1">
          <w:rPr>
            <w:rFonts w:ascii="Garamond" w:hAnsi="Garamond"/>
          </w:rPr>
          <w:t>birds</w:t>
        </w:r>
      </w:ins>
      <w:r w:rsidR="00AF23CE">
        <w:rPr>
          <w:rFonts w:ascii="Garamond" w:hAnsi="Garamond"/>
        </w:rPr>
        <w:t xml:space="preserve">, </w:t>
      </w:r>
      <w:del w:id="375" w:author="Michael Jennions" w:date="2020-08-04T00:17:00Z">
        <w:r w:rsidR="00AF23CE" w:rsidDel="00054CE1">
          <w:rPr>
            <w:rFonts w:ascii="Garamond" w:hAnsi="Garamond"/>
          </w:rPr>
          <w:delText xml:space="preserve">Reptilia </w:delText>
        </w:r>
      </w:del>
      <w:ins w:id="376" w:author="Michael Jennions" w:date="2020-08-04T00:17:00Z">
        <w:r w:rsidR="00054CE1">
          <w:rPr>
            <w:rFonts w:ascii="Garamond" w:hAnsi="Garamond"/>
          </w:rPr>
          <w:t xml:space="preserve">reptilia </w:t>
        </w:r>
      </w:ins>
      <w:r w:rsidR="00AF23CE">
        <w:rPr>
          <w:rFonts w:ascii="Garamond" w:hAnsi="Garamond"/>
        </w:rPr>
        <w:t xml:space="preserve">(amphibians and reptiles combined), </w:t>
      </w:r>
      <w:del w:id="377" w:author="Michael Jennions" w:date="2020-08-04T00:17:00Z">
        <w:r w:rsidR="00AF23CE" w:rsidDel="00054CE1">
          <w:rPr>
            <w:rFonts w:ascii="Garamond" w:hAnsi="Garamond"/>
          </w:rPr>
          <w:delText xml:space="preserve">Fish </w:delText>
        </w:r>
      </w:del>
      <w:ins w:id="378" w:author="Michael Jennions" w:date="2020-08-04T00:17:00Z">
        <w:r w:rsidR="00054CE1">
          <w:rPr>
            <w:rFonts w:ascii="Garamond" w:hAnsi="Garamond"/>
          </w:rPr>
          <w:t xml:space="preserve">fish </w:t>
        </w:r>
      </w:ins>
      <w:r w:rsidR="00AF23CE">
        <w:rPr>
          <w:rFonts w:ascii="Garamond" w:hAnsi="Garamond"/>
        </w:rPr>
        <w:t xml:space="preserve">and </w:t>
      </w:r>
      <w:ins w:id="379" w:author="Michael Jennions" w:date="2020-08-04T00:17:00Z">
        <w:r w:rsidR="00054CE1">
          <w:rPr>
            <w:rFonts w:ascii="Garamond" w:hAnsi="Garamond"/>
          </w:rPr>
          <w:t>i</w:t>
        </w:r>
      </w:ins>
      <w:del w:id="380" w:author="Michael Jennions" w:date="2020-08-04T00:17:00Z">
        <w:r w:rsidR="00AF23CE" w:rsidDel="00054CE1">
          <w:rPr>
            <w:rFonts w:ascii="Garamond" w:hAnsi="Garamond"/>
          </w:rPr>
          <w:delText>I</w:delText>
        </w:r>
      </w:del>
      <w:r w:rsidR="00AF23CE">
        <w:rPr>
          <w:rFonts w:ascii="Garamond" w:hAnsi="Garamond"/>
        </w:rPr>
        <w:t xml:space="preserve">nvertebrates. </w:t>
      </w:r>
      <w:ins w:id="381" w:author="Michael Jennions" w:date="2020-07-21T00:35:00Z">
        <w:r w:rsidR="00001733">
          <w:rPr>
            <w:rFonts w:ascii="Garamond" w:hAnsi="Garamond"/>
          </w:rPr>
          <w:t>The number of species (n = 10-10</w:t>
        </w:r>
      </w:ins>
      <w:ins w:id="382" w:author="Michael Jennions" w:date="2020-07-21T00:36:00Z">
        <w:r w:rsidR="00001733">
          <w:rPr>
            <w:rFonts w:ascii="Garamond" w:hAnsi="Garamond"/>
          </w:rPr>
          <w:t>6</w:t>
        </w:r>
      </w:ins>
      <w:ins w:id="383" w:author="Michael Jennions" w:date="2020-07-21T00:35:00Z">
        <w:r w:rsidR="00001733">
          <w:rPr>
            <w:rFonts w:ascii="Garamond" w:hAnsi="Garamond"/>
          </w:rPr>
          <w:t>)</w:t>
        </w:r>
      </w:ins>
      <w:ins w:id="384" w:author="Michael Jennions" w:date="2020-07-21T00:37:00Z">
        <w:r w:rsidR="00115455">
          <w:rPr>
            <w:rFonts w:ascii="Garamond" w:hAnsi="Garamond"/>
          </w:rPr>
          <w:t xml:space="preserve">, </w:t>
        </w:r>
      </w:ins>
      <w:ins w:id="385" w:author="Michael Jennions" w:date="2020-07-21T00:35:00Z">
        <w:r w:rsidR="00001733">
          <w:rPr>
            <w:rFonts w:ascii="Garamond" w:hAnsi="Garamond"/>
          </w:rPr>
          <w:t xml:space="preserve">studies </w:t>
        </w:r>
      </w:ins>
      <w:ins w:id="386" w:author="Michael Jennions" w:date="2020-07-21T00:36:00Z">
        <w:r w:rsidR="00001733">
          <w:rPr>
            <w:rFonts w:ascii="Garamond" w:hAnsi="Garamond"/>
          </w:rPr>
          <w:t xml:space="preserve">(n = </w:t>
        </w:r>
      </w:ins>
      <w:ins w:id="387" w:author="Michael Jennions" w:date="2020-07-21T00:37:00Z">
        <w:r w:rsidR="00115455">
          <w:rPr>
            <w:rFonts w:ascii="Garamond" w:hAnsi="Garamond"/>
          </w:rPr>
          <w:t>11</w:t>
        </w:r>
      </w:ins>
      <w:ins w:id="388" w:author="Michael Jennions" w:date="2020-07-21T00:36:00Z">
        <w:r w:rsidR="00001733">
          <w:rPr>
            <w:rFonts w:ascii="Garamond" w:hAnsi="Garamond"/>
          </w:rPr>
          <w:t>-</w:t>
        </w:r>
      </w:ins>
      <w:ins w:id="389" w:author="Michael Jennions" w:date="2020-07-21T00:37:00Z">
        <w:r w:rsidR="00115455">
          <w:rPr>
            <w:rFonts w:ascii="Garamond" w:hAnsi="Garamond"/>
          </w:rPr>
          <w:t>61</w:t>
        </w:r>
      </w:ins>
      <w:ins w:id="390" w:author="Michael Jennions" w:date="2020-07-21T00:36:00Z">
        <w:r w:rsidR="00001733">
          <w:rPr>
            <w:rFonts w:ascii="Garamond" w:hAnsi="Garamond"/>
          </w:rPr>
          <w:t>)</w:t>
        </w:r>
      </w:ins>
      <w:ins w:id="391" w:author="Michael Jennions" w:date="2020-07-21T00:37:00Z">
        <w:r w:rsidR="00115455">
          <w:rPr>
            <w:rFonts w:ascii="Garamond" w:hAnsi="Garamond"/>
          </w:rPr>
          <w:t xml:space="preserve"> and effect sizes </w:t>
        </w:r>
      </w:ins>
      <w:ins w:id="392" w:author="Michael Jennions" w:date="2020-07-21T00:38:00Z">
        <w:r w:rsidR="00115455">
          <w:rPr>
            <w:rFonts w:ascii="Garamond" w:hAnsi="Garamond"/>
          </w:rPr>
          <w:t xml:space="preserve">(n = 95-684) </w:t>
        </w:r>
      </w:ins>
      <w:ins w:id="393" w:author="Michael Jennions" w:date="2020-07-21T00:35:00Z">
        <w:r w:rsidR="00001733">
          <w:rPr>
            <w:rFonts w:ascii="Garamond" w:hAnsi="Garamond"/>
          </w:rPr>
          <w:t xml:space="preserve">per taxa are shown in Table 1. </w:t>
        </w:r>
      </w:ins>
      <w:del w:id="394" w:author="Michael Jennions" w:date="2020-07-21T00:38:00Z">
        <w:r w:rsidR="006667CD" w:rsidDel="00115455">
          <w:rPr>
            <w:rFonts w:ascii="Garamond" w:hAnsi="Garamond"/>
          </w:rPr>
          <w:delText xml:space="preserve">Birds were the most diverse group in our meta-analysis </w:delText>
        </w:r>
        <w:r w:rsidR="001E1E2A" w:rsidDel="00115455">
          <w:rPr>
            <w:rFonts w:ascii="Garamond" w:hAnsi="Garamond"/>
          </w:rPr>
          <w:delText>(</w:delText>
        </w:r>
        <w:r w:rsidR="006667CD" w:rsidDel="00115455">
          <w:rPr>
            <w:rFonts w:ascii="Garamond" w:hAnsi="Garamond"/>
          </w:rPr>
          <w:delText>n=107 unique species</w:delText>
        </w:r>
        <w:r w:rsidR="001E1E2A" w:rsidDel="00115455">
          <w:rPr>
            <w:rFonts w:ascii="Garamond" w:hAnsi="Garamond"/>
          </w:rPr>
          <w:delText>),</w:delText>
        </w:r>
        <w:r w:rsidR="006667CD" w:rsidDel="00115455">
          <w:rPr>
            <w:rFonts w:ascii="Garamond" w:hAnsi="Garamond"/>
          </w:rPr>
          <w:delText xml:space="preserve"> while Mammals </w:delText>
        </w:r>
        <w:r w:rsidR="00345F90" w:rsidDel="00115455">
          <w:rPr>
            <w:rFonts w:ascii="Garamond" w:hAnsi="Garamond"/>
          </w:rPr>
          <w:delText>had</w:delText>
        </w:r>
        <w:r w:rsidR="001E1E2A" w:rsidDel="00115455">
          <w:rPr>
            <w:rFonts w:ascii="Garamond" w:hAnsi="Garamond"/>
          </w:rPr>
          <w:delText xml:space="preserve"> </w:delText>
        </w:r>
        <w:r w:rsidR="006667CD" w:rsidDel="00115455">
          <w:rPr>
            <w:rFonts w:ascii="Garamond" w:hAnsi="Garamond"/>
          </w:rPr>
          <w:delText xml:space="preserve">effect sizes from </w:delText>
        </w:r>
        <w:r w:rsidR="00EA1DD0" w:rsidDel="00115455">
          <w:rPr>
            <w:rFonts w:ascii="Garamond" w:hAnsi="Garamond"/>
          </w:rPr>
          <w:delText>more</w:delText>
        </w:r>
        <w:r w:rsidR="006667CD" w:rsidDel="00115455">
          <w:rPr>
            <w:rFonts w:ascii="Garamond" w:hAnsi="Garamond"/>
          </w:rPr>
          <w:delText xml:space="preserve"> studies (n=61 studies)</w:delText>
        </w:r>
        <w:r w:rsidR="005E6635" w:rsidDel="00115455">
          <w:rPr>
            <w:rFonts w:ascii="Garamond" w:hAnsi="Garamond"/>
          </w:rPr>
          <w:delText xml:space="preserve"> </w:delText>
        </w:r>
        <w:r w:rsidR="00EA1DD0" w:rsidDel="00115455">
          <w:rPr>
            <w:rFonts w:ascii="Garamond" w:hAnsi="Garamond"/>
          </w:rPr>
          <w:delText xml:space="preserve">than any other group </w:delText>
        </w:r>
        <w:r w:rsidR="005E6635" w:rsidDel="00115455">
          <w:rPr>
            <w:rFonts w:ascii="Garamond" w:hAnsi="Garamond"/>
          </w:rPr>
          <w:delText xml:space="preserve">(Table </w:delText>
        </w:r>
        <w:r w:rsidR="002C6A3E" w:rsidDel="00115455">
          <w:rPr>
            <w:rFonts w:ascii="Garamond" w:hAnsi="Garamond"/>
          </w:rPr>
          <w:delText>1</w:delText>
        </w:r>
        <w:r w:rsidR="005E6635" w:rsidDel="00115455">
          <w:rPr>
            <w:rFonts w:ascii="Garamond" w:hAnsi="Garamond"/>
          </w:rPr>
          <w:delText>)</w:delText>
        </w:r>
        <w:r w:rsidR="006667CD" w:rsidDel="00115455">
          <w:rPr>
            <w:rFonts w:ascii="Garamond" w:hAnsi="Garamond"/>
          </w:rPr>
          <w:delText xml:space="preserve">. Reptilia </w:delText>
        </w:r>
        <w:r w:rsidR="007D2733" w:rsidDel="00115455">
          <w:rPr>
            <w:rFonts w:ascii="Garamond" w:hAnsi="Garamond"/>
          </w:rPr>
          <w:delText>had the least representation</w:delText>
        </w:r>
        <w:r w:rsidR="006667CD" w:rsidDel="00115455">
          <w:rPr>
            <w:rFonts w:ascii="Garamond" w:hAnsi="Garamond"/>
          </w:rPr>
          <w:delText xml:space="preserve"> with n=10 species and n=95 effect sizes. </w:delText>
        </w:r>
      </w:del>
      <w:r w:rsidR="006667CD">
        <w:rPr>
          <w:rFonts w:ascii="Garamond" w:hAnsi="Garamond"/>
        </w:rPr>
        <w:t xml:space="preserve">Boldness was the most well-studied </w:t>
      </w:r>
      <w:del w:id="395" w:author="Michael Jennions" w:date="2020-07-21T00:41:00Z">
        <w:r w:rsidR="006667CD" w:rsidDel="00503AD1">
          <w:rPr>
            <w:rFonts w:ascii="Garamond" w:hAnsi="Garamond"/>
          </w:rPr>
          <w:delText xml:space="preserve">personality type </w:delText>
        </w:r>
      </w:del>
      <w:r w:rsidR="006667CD">
        <w:rPr>
          <w:rFonts w:ascii="Garamond" w:hAnsi="Garamond"/>
        </w:rPr>
        <w:t xml:space="preserve">and </w:t>
      </w:r>
      <w:del w:id="396" w:author="Michael Jennions" w:date="2020-07-21T00:41:00Z">
        <w:r w:rsidR="006667CD" w:rsidDel="00503AD1">
          <w:rPr>
            <w:rFonts w:ascii="Garamond" w:hAnsi="Garamond"/>
          </w:rPr>
          <w:delText xml:space="preserve">Sociality </w:delText>
        </w:r>
      </w:del>
      <w:ins w:id="397" w:author="Michael Jennions" w:date="2020-07-21T00:41:00Z">
        <w:r w:rsidR="00503AD1">
          <w:rPr>
            <w:rFonts w:ascii="Garamond" w:hAnsi="Garamond"/>
          </w:rPr>
          <w:t xml:space="preserve">sociality </w:t>
        </w:r>
      </w:ins>
      <w:r w:rsidR="006667CD">
        <w:rPr>
          <w:rFonts w:ascii="Garamond" w:hAnsi="Garamond"/>
        </w:rPr>
        <w:t xml:space="preserve">the least-studied </w:t>
      </w:r>
      <w:ins w:id="398" w:author="Michael Jennions" w:date="2020-08-04T00:18:00Z">
        <w:r w:rsidR="00A04488">
          <w:rPr>
            <w:rFonts w:ascii="Garamond" w:hAnsi="Garamond"/>
          </w:rPr>
          <w:t xml:space="preserve">of the five </w:t>
        </w:r>
      </w:ins>
      <w:r w:rsidR="006667CD">
        <w:rPr>
          <w:rFonts w:ascii="Garamond" w:hAnsi="Garamond"/>
        </w:rPr>
        <w:t>personality type</w:t>
      </w:r>
      <w:ins w:id="399" w:author="Michael Jennions" w:date="2020-08-04T00:19:00Z">
        <w:r w:rsidR="00A04488">
          <w:rPr>
            <w:rFonts w:ascii="Garamond" w:hAnsi="Garamond"/>
          </w:rPr>
          <w:t xml:space="preserve"> (</w:t>
        </w:r>
      </w:ins>
      <w:del w:id="400" w:author="Michael Jennions" w:date="2020-08-04T00:19:00Z">
        <w:r w:rsidR="006667CD" w:rsidDel="00A04488">
          <w:rPr>
            <w:rFonts w:ascii="Garamond" w:hAnsi="Garamond"/>
          </w:rPr>
          <w:delText xml:space="preserve">, with </w:delText>
        </w:r>
      </w:del>
      <w:r w:rsidR="006667CD">
        <w:rPr>
          <w:rFonts w:ascii="Garamond" w:hAnsi="Garamond"/>
        </w:rPr>
        <w:t xml:space="preserve">n=825 and </w:t>
      </w:r>
      <w:del w:id="401" w:author="Michael Jennions" w:date="2020-08-04T00:19:00Z">
        <w:r w:rsidR="006667CD" w:rsidDel="00A04488">
          <w:rPr>
            <w:rFonts w:ascii="Garamond" w:hAnsi="Garamond"/>
          </w:rPr>
          <w:delText>n=</w:delText>
        </w:r>
      </w:del>
      <w:r w:rsidR="006667CD">
        <w:rPr>
          <w:rFonts w:ascii="Garamond" w:hAnsi="Garamond"/>
        </w:rPr>
        <w:t>169 effect sizes, respectively</w:t>
      </w:r>
      <w:ins w:id="402" w:author="Michael Jennions" w:date="2020-08-04T00:19:00Z">
        <w:r w:rsidR="00A04488">
          <w:rPr>
            <w:rFonts w:ascii="Garamond" w:hAnsi="Garamond"/>
          </w:rPr>
          <w:t>)</w:t>
        </w:r>
      </w:ins>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036057A" w:rsidR="004A4BC9" w:rsidRPr="004A4BC9" w:rsidRDefault="004A4BC9" w:rsidP="004A4BC9">
      <w:pPr>
        <w:rPr>
          <w:rFonts w:ascii="Garamond" w:hAnsi="Garamond"/>
          <w:i/>
        </w:rPr>
      </w:pPr>
      <w:del w:id="403" w:author="Michael Jennions" w:date="2020-07-21T00:45:00Z">
        <w:r w:rsidDel="00012953">
          <w:rPr>
            <w:rFonts w:ascii="Garamond" w:hAnsi="Garamond"/>
            <w:i/>
          </w:rPr>
          <w:delText xml:space="preserve">No </w:delText>
        </w:r>
      </w:del>
      <w:r>
        <w:rPr>
          <w:rFonts w:ascii="Garamond" w:hAnsi="Garamond"/>
          <w:i/>
        </w:rPr>
        <w:t xml:space="preserve">Sex Differences </w:t>
      </w:r>
      <w:del w:id="404" w:author="Michael Jennions" w:date="2020-07-21T00:51:00Z">
        <w:r w:rsidDel="003965BF">
          <w:rPr>
            <w:rFonts w:ascii="Garamond" w:hAnsi="Garamond"/>
            <w:i/>
          </w:rPr>
          <w:delText>in Personality</w:delText>
        </w:r>
      </w:del>
    </w:p>
    <w:p w14:paraId="4E5D9F64" w14:textId="77777777" w:rsidR="002B1FCE" w:rsidRDefault="002B1FCE" w:rsidP="002B1FCE">
      <w:pPr>
        <w:rPr>
          <w:ins w:id="405" w:author="Michael Jennions" w:date="2020-08-04T00:36:00Z"/>
          <w:rFonts w:ascii="Garamond" w:hAnsi="Garamond"/>
        </w:rPr>
      </w:pPr>
    </w:p>
    <w:p w14:paraId="7181CE43" w14:textId="28CCA834" w:rsidR="000F79E0" w:rsidRPr="00360321" w:rsidDel="00A04488" w:rsidRDefault="000665DC">
      <w:pPr>
        <w:ind w:firstLine="720"/>
        <w:rPr>
          <w:del w:id="406" w:author="Michael Jennions" w:date="2020-08-04T00:26:00Z"/>
          <w:rFonts w:ascii="Garamond" w:hAnsi="Garamond"/>
        </w:rPr>
      </w:pPr>
      <w:del w:id="407" w:author="Michael Jennions" w:date="2020-07-21T00:51:00Z">
        <w:r w:rsidDel="003965BF">
          <w:rPr>
            <w:rFonts w:ascii="Garamond" w:hAnsi="Garamond"/>
          </w:rPr>
          <w:delText>A</w:delText>
        </w:r>
        <w:r w:rsidR="000F79E0" w:rsidDel="003965BF">
          <w:rPr>
            <w:rFonts w:ascii="Garamond" w:hAnsi="Garamond"/>
          </w:rPr>
          <w:delText xml:space="preserve">cross </w:delText>
        </w:r>
      </w:del>
      <w:ins w:id="408" w:author="Michael Jennions" w:date="2020-07-21T00:51:00Z">
        <w:r w:rsidR="003965BF">
          <w:rPr>
            <w:rFonts w:ascii="Garamond" w:hAnsi="Garamond"/>
          </w:rPr>
          <w:t>Combin</w:t>
        </w:r>
      </w:ins>
      <w:ins w:id="409" w:author="Michael Jennions" w:date="2020-08-04T00:23:00Z">
        <w:r w:rsidR="00A04488">
          <w:rPr>
            <w:rFonts w:ascii="Garamond" w:hAnsi="Garamond"/>
          </w:rPr>
          <w:t>in</w:t>
        </w:r>
      </w:ins>
      <w:ins w:id="410" w:author="Michael Jennions" w:date="2020-07-21T00:51:00Z">
        <w:r w:rsidR="003965BF">
          <w:rPr>
            <w:rFonts w:ascii="Garamond" w:hAnsi="Garamond"/>
          </w:rPr>
          <w:t xml:space="preserve">g </w:t>
        </w:r>
      </w:ins>
      <w:r w:rsidR="000F79E0">
        <w:rPr>
          <w:rFonts w:ascii="Garamond" w:hAnsi="Garamond"/>
        </w:rPr>
        <w:t xml:space="preserve">all </w:t>
      </w:r>
      <w:ins w:id="411" w:author="Michael Jennions" w:date="2020-07-21T00:44:00Z">
        <w:r w:rsidR="00012953">
          <w:rPr>
            <w:rFonts w:ascii="Garamond" w:hAnsi="Garamond"/>
          </w:rPr>
          <w:t xml:space="preserve">five personality </w:t>
        </w:r>
      </w:ins>
      <w:r w:rsidR="000F79E0">
        <w:rPr>
          <w:rFonts w:ascii="Garamond" w:hAnsi="Garamond"/>
        </w:rPr>
        <w:t>traits</w:t>
      </w:r>
      <w:del w:id="412" w:author="Michael Jennions" w:date="2020-07-21T00:42:00Z">
        <w:r w:rsidR="000F79E0" w:rsidDel="008C0F13">
          <w:rPr>
            <w:rFonts w:ascii="Garamond" w:hAnsi="Garamond"/>
          </w:rPr>
          <w:delText xml:space="preserve"> measured</w:delText>
        </w:r>
      </w:del>
      <w:r w:rsidR="000F79E0">
        <w:rPr>
          <w:rFonts w:ascii="Garamond" w:hAnsi="Garamond"/>
        </w:rPr>
        <w:t xml:space="preserve">, males and females did not differ </w:t>
      </w:r>
      <w:ins w:id="413" w:author="Michael Jennions" w:date="2020-07-21T00:44:00Z">
        <w:r w:rsidR="00012953">
          <w:rPr>
            <w:rFonts w:ascii="Garamond" w:hAnsi="Garamond"/>
          </w:rPr>
          <w:t xml:space="preserve">significantly </w:t>
        </w:r>
      </w:ins>
      <w:r w:rsidR="000F79E0">
        <w:rPr>
          <w:rFonts w:ascii="Garamond" w:hAnsi="Garamond"/>
        </w:rPr>
        <w:t xml:space="preserve">in </w:t>
      </w:r>
      <w:ins w:id="414" w:author="Michael Jennions" w:date="2020-07-21T00:42:00Z">
        <w:r w:rsidR="00012953">
          <w:rPr>
            <w:rFonts w:ascii="Garamond" w:hAnsi="Garamond"/>
          </w:rPr>
          <w:t>the</w:t>
        </w:r>
      </w:ins>
      <w:ins w:id="415" w:author="Michael Jennions" w:date="2020-07-21T00:51:00Z">
        <w:r w:rsidR="003965BF">
          <w:rPr>
            <w:rFonts w:ascii="Garamond" w:hAnsi="Garamond"/>
          </w:rPr>
          <w:t>ir</w:t>
        </w:r>
      </w:ins>
      <w:ins w:id="416" w:author="Michael Jennions" w:date="2020-07-21T00:42:00Z">
        <w:r w:rsidR="00012953">
          <w:rPr>
            <w:rFonts w:ascii="Garamond" w:hAnsi="Garamond"/>
          </w:rPr>
          <w:t xml:space="preserve"> mean </w:t>
        </w:r>
      </w:ins>
      <w:ins w:id="417" w:author="Michael Jennions" w:date="2020-08-04T00:24:00Z">
        <w:r w:rsidR="00A04488">
          <w:rPr>
            <w:rFonts w:ascii="Garamond" w:hAnsi="Garamond"/>
          </w:rPr>
          <w:t>personality</w:t>
        </w:r>
      </w:ins>
      <w:ins w:id="418" w:author="Michael Jennions" w:date="2020-07-21T00:42:00Z">
        <w:r w:rsidR="00012953">
          <w:rPr>
            <w:rFonts w:ascii="Garamond" w:hAnsi="Garamond"/>
          </w:rPr>
          <w:t xml:space="preserve"> </w:t>
        </w:r>
      </w:ins>
      <w:ins w:id="419" w:author="Michael Jennions" w:date="2020-08-04T00:23:00Z">
        <w:r w:rsidR="00A04488">
          <w:rPr>
            <w:rFonts w:ascii="Garamond" w:hAnsi="Garamond"/>
          </w:rPr>
          <w:t>in</w:t>
        </w:r>
      </w:ins>
      <w:del w:id="420" w:author="Michael Jennions" w:date="2020-07-21T00:44:00Z">
        <w:r w:rsidR="000F79E0" w:rsidDel="00012953">
          <w:rPr>
            <w:rFonts w:ascii="Garamond" w:hAnsi="Garamond"/>
          </w:rPr>
          <w:delText xml:space="preserve">personality </w:delText>
        </w:r>
      </w:del>
      <w:ins w:id="421" w:author="Michael Jennions" w:date="2020-07-21T00:42:00Z">
        <w:r w:rsidR="00012953">
          <w:rPr>
            <w:rFonts w:ascii="Garamond" w:hAnsi="Garamond"/>
          </w:rPr>
          <w:t xml:space="preserve"> any of the five </w:t>
        </w:r>
      </w:ins>
      <w:del w:id="422" w:author="Michael Jennions" w:date="2020-07-21T00:43:00Z">
        <w:r w:rsidDel="00012953">
          <w:rPr>
            <w:rFonts w:ascii="Garamond" w:hAnsi="Garamond"/>
          </w:rPr>
          <w:delText>for</w:delText>
        </w:r>
        <w:r w:rsidR="000F79E0" w:rsidDel="00012953">
          <w:rPr>
            <w:rFonts w:ascii="Garamond" w:hAnsi="Garamond"/>
          </w:rPr>
          <w:delText xml:space="preserve"> all </w:delText>
        </w:r>
      </w:del>
      <w:r w:rsidR="000F79E0">
        <w:rPr>
          <w:rFonts w:ascii="Garamond" w:hAnsi="Garamond"/>
        </w:rPr>
        <w:t>tax</w:t>
      </w:r>
      <w:ins w:id="423" w:author="Michael Jennions" w:date="2020-07-21T00:52:00Z">
        <w:r w:rsidR="003965BF">
          <w:rPr>
            <w:rFonts w:ascii="Garamond" w:hAnsi="Garamond"/>
          </w:rPr>
          <w:t>a</w:t>
        </w:r>
      </w:ins>
      <w:ins w:id="424" w:author="Michael Jennions" w:date="2020-08-04T00:24:00Z">
        <w:r w:rsidR="00A04488">
          <w:rPr>
            <w:rFonts w:ascii="Garamond" w:hAnsi="Garamond"/>
          </w:rPr>
          <w:t xml:space="preserve">, nor was there </w:t>
        </w:r>
      </w:ins>
      <w:del w:id="425" w:author="Michael Jennions" w:date="2020-07-21T00:52:00Z">
        <w:r w:rsidR="000F79E0" w:rsidDel="003965BF">
          <w:rPr>
            <w:rFonts w:ascii="Garamond" w:hAnsi="Garamond"/>
          </w:rPr>
          <w:delText>onomic groups</w:delText>
        </w:r>
      </w:del>
      <w:del w:id="426" w:author="Michael Jennions" w:date="2020-07-21T00:45:00Z">
        <w:r w:rsidR="000F79E0" w:rsidDel="00012953">
          <w:rPr>
            <w:rFonts w:ascii="Garamond" w:hAnsi="Garamond"/>
          </w:rPr>
          <w:delText xml:space="preserve"> (</w:delText>
        </w:r>
      </w:del>
      <w:del w:id="427" w:author="Michael Jennions" w:date="2020-07-21T00:43:00Z">
        <w:r w:rsidR="000F79E0" w:rsidDel="00012953">
          <w:rPr>
            <w:rFonts w:ascii="Garamond" w:hAnsi="Garamond"/>
          </w:rPr>
          <w:delText xml:space="preserve">birds: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sidDel="00012953">
          <w:rPr>
            <w:rFonts w:ascii="Garamond" w:hAnsi="Garamond"/>
          </w:rPr>
          <w:delText>= -0.</w:delText>
        </w:r>
        <w:r w:rsidR="00A20437" w:rsidDel="00012953">
          <w:rPr>
            <w:rFonts w:ascii="Garamond" w:hAnsi="Garamond"/>
          </w:rPr>
          <w:delText>13</w:delText>
        </w:r>
        <w:r w:rsidR="000F79E0" w:rsidDel="00012953">
          <w:rPr>
            <w:rFonts w:ascii="Garamond" w:hAnsi="Garamond"/>
          </w:rPr>
          <w:delText>, 95% CIs: -0.3</w:delText>
        </w:r>
        <w:r w:rsidR="00A20437" w:rsidDel="00012953">
          <w:rPr>
            <w:rFonts w:ascii="Garamond" w:hAnsi="Garamond"/>
          </w:rPr>
          <w:delText>6</w:delText>
        </w:r>
        <w:r w:rsidR="000F79E0" w:rsidDel="00012953">
          <w:rPr>
            <w:rFonts w:ascii="Garamond" w:hAnsi="Garamond"/>
          </w:rPr>
          <w:delText>, 0.1</w:delText>
        </w:r>
        <w:r w:rsidR="00A20437" w:rsidDel="00012953">
          <w:rPr>
            <w:rFonts w:ascii="Garamond" w:hAnsi="Garamond"/>
          </w:rPr>
          <w:delText>0</w:delText>
        </w:r>
        <w:r w:rsidR="000F79E0" w:rsidDel="00012953">
          <w:rPr>
            <w:rFonts w:ascii="Garamond" w:hAnsi="Garamond"/>
          </w:rPr>
          <w:delText xml:space="preserve">; fish: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sidDel="00012953">
          <w:rPr>
            <w:rFonts w:ascii="Garamond" w:hAnsi="Garamond"/>
          </w:rPr>
          <w:delText>= -0.0</w:delText>
        </w:r>
        <w:r w:rsidR="00A20437" w:rsidDel="00012953">
          <w:rPr>
            <w:rFonts w:ascii="Garamond" w:hAnsi="Garamond"/>
          </w:rPr>
          <w:delText>4</w:delText>
        </w:r>
        <w:r w:rsidR="000F79E0" w:rsidDel="00012953">
          <w:rPr>
            <w:rFonts w:ascii="Garamond" w:hAnsi="Garamond"/>
          </w:rPr>
          <w:delText>, 95% CIs: -0.3</w:delText>
        </w:r>
        <w:r w:rsidR="00A20437" w:rsidDel="00012953">
          <w:rPr>
            <w:rFonts w:ascii="Garamond" w:hAnsi="Garamond"/>
          </w:rPr>
          <w:delText>5</w:delText>
        </w:r>
        <w:r w:rsidR="000F79E0" w:rsidDel="00012953">
          <w:rPr>
            <w:rFonts w:ascii="Garamond" w:hAnsi="Garamond"/>
          </w:rPr>
          <w:delText>, 0.</w:delText>
        </w:r>
        <w:r w:rsidR="00A20437" w:rsidDel="00012953">
          <w:rPr>
            <w:rFonts w:ascii="Garamond" w:hAnsi="Garamond"/>
          </w:rPr>
          <w:delText>28</w:delText>
        </w:r>
        <w:r w:rsidR="000F79E0" w:rsidDel="00012953">
          <w:rPr>
            <w:rFonts w:ascii="Garamond" w:hAnsi="Garamond"/>
          </w:rPr>
          <w:delText xml:space="preserve">; invertebrates: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sidDel="00012953">
          <w:rPr>
            <w:rFonts w:ascii="Garamond" w:hAnsi="Garamond"/>
          </w:rPr>
          <w:delText>= 0.2</w:delText>
        </w:r>
        <w:r w:rsidR="00A20437" w:rsidDel="00012953">
          <w:rPr>
            <w:rFonts w:ascii="Garamond" w:hAnsi="Garamond"/>
          </w:rPr>
          <w:delText>4</w:delText>
        </w:r>
        <w:r w:rsidR="000F79E0" w:rsidDel="00012953">
          <w:rPr>
            <w:rFonts w:ascii="Garamond" w:hAnsi="Garamond"/>
          </w:rPr>
          <w:delText>, 95% CIs: -0.0</w:delText>
        </w:r>
        <w:r w:rsidR="00A20437" w:rsidDel="00012953">
          <w:rPr>
            <w:rFonts w:ascii="Garamond" w:hAnsi="Garamond"/>
          </w:rPr>
          <w:delText>3</w:delText>
        </w:r>
        <w:r w:rsidR="000F79E0" w:rsidDel="00012953">
          <w:rPr>
            <w:rFonts w:ascii="Garamond" w:hAnsi="Garamond"/>
          </w:rPr>
          <w:delText>, 0.</w:delText>
        </w:r>
        <w:r w:rsidR="00A20437" w:rsidDel="00012953">
          <w:rPr>
            <w:rFonts w:ascii="Garamond" w:hAnsi="Garamond"/>
          </w:rPr>
          <w:delText>51</w:delText>
        </w:r>
        <w:r w:rsidR="000F79E0" w:rsidDel="00012953">
          <w:rPr>
            <w:rFonts w:ascii="Garamond" w:hAnsi="Garamond"/>
          </w:rPr>
          <w:delText xml:space="preserve">; mammals: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SMD </m:t>
              </m:r>
            </m:sub>
          </m:sSub>
        </m:oMath>
        <w:r w:rsidR="000F79E0" w:rsidDel="00012953">
          <w:rPr>
            <w:rFonts w:ascii="Garamond" w:hAnsi="Garamond"/>
          </w:rPr>
          <w:delText>= 0.0</w:delText>
        </w:r>
        <w:r w:rsidR="00A20437" w:rsidDel="00012953">
          <w:rPr>
            <w:rFonts w:ascii="Garamond" w:hAnsi="Garamond"/>
          </w:rPr>
          <w:delText>8</w:delText>
        </w:r>
        <w:r w:rsidR="000F79E0" w:rsidDel="00012953">
          <w:rPr>
            <w:rFonts w:ascii="Garamond" w:hAnsi="Garamond"/>
          </w:rPr>
          <w:delText>, 95% CIs: -0.2</w:delText>
        </w:r>
        <w:r w:rsidR="00A20437" w:rsidDel="00012953">
          <w:rPr>
            <w:rFonts w:ascii="Garamond" w:hAnsi="Garamond"/>
          </w:rPr>
          <w:delText>8</w:delText>
        </w:r>
        <w:r w:rsidR="000F79E0" w:rsidDel="00012953">
          <w:rPr>
            <w:rFonts w:ascii="Garamond" w:hAnsi="Garamond"/>
          </w:rPr>
          <w:delText>, 0.4</w:delText>
        </w:r>
        <w:r w:rsidR="00A20437" w:rsidDel="00012953">
          <w:rPr>
            <w:rFonts w:ascii="Garamond" w:hAnsi="Garamond"/>
          </w:rPr>
          <w:delText>5</w:delText>
        </w:r>
        <w:r w:rsidR="000F79E0" w:rsidDel="00012953">
          <w:rPr>
            <w:rFonts w:ascii="Garamond" w:hAnsi="Garamond"/>
          </w:rPr>
          <w:delText xml:space="preserve">; reptiles: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sidDel="00012953">
          <w:rPr>
            <w:rFonts w:ascii="Garamond" w:hAnsi="Garamond"/>
          </w:rPr>
          <w:delText>=0.0</w:delText>
        </w:r>
        <w:r w:rsidR="00A20437" w:rsidDel="00012953">
          <w:rPr>
            <w:rFonts w:ascii="Garamond" w:hAnsi="Garamond"/>
          </w:rPr>
          <w:delText>7</w:delText>
        </w:r>
        <w:r w:rsidR="000F79E0" w:rsidDel="00012953">
          <w:rPr>
            <w:rFonts w:ascii="Garamond" w:hAnsi="Garamond"/>
          </w:rPr>
          <w:delText>, 95% CIs: -0.</w:delText>
        </w:r>
        <w:r w:rsidR="00A20437" w:rsidDel="00012953">
          <w:rPr>
            <w:rFonts w:ascii="Garamond" w:hAnsi="Garamond"/>
          </w:rPr>
          <w:delText>52</w:delText>
        </w:r>
        <w:r w:rsidR="000F79E0" w:rsidDel="00012953">
          <w:rPr>
            <w:rFonts w:ascii="Garamond" w:hAnsi="Garamond"/>
          </w:rPr>
          <w:delText>, 0.</w:delText>
        </w:r>
        <w:r w:rsidR="00A20437" w:rsidDel="00012953">
          <w:rPr>
            <w:rFonts w:ascii="Garamond" w:hAnsi="Garamond"/>
          </w:rPr>
          <w:delText>67</w:delText>
        </w:r>
      </w:del>
      <w:del w:id="428" w:author="Michael Jennions" w:date="2020-07-21T00:45:00Z">
        <w:r w:rsidR="000F79E0" w:rsidDel="00012953">
          <w:rPr>
            <w:rFonts w:ascii="Garamond" w:hAnsi="Garamond"/>
          </w:rPr>
          <w:delText>)</w:delText>
        </w:r>
      </w:del>
      <w:del w:id="429" w:author="Michael Jennions" w:date="2020-08-04T00:24:00Z">
        <w:r w:rsidR="000F79E0" w:rsidDel="00A04488">
          <w:rPr>
            <w:rFonts w:ascii="Garamond" w:hAnsi="Garamond"/>
          </w:rPr>
          <w:delText xml:space="preserve">. </w:delText>
        </w:r>
      </w:del>
      <w:ins w:id="430" w:author="Michael Jennions" w:date="2020-08-04T00:24:00Z">
        <w:r w:rsidR="00A04488">
          <w:rPr>
            <w:rFonts w:ascii="Garamond" w:hAnsi="Garamond"/>
          </w:rPr>
          <w:t>a</w:t>
        </w:r>
      </w:ins>
      <w:ins w:id="431" w:author="Michael Jennions" w:date="2020-07-21T00:44:00Z">
        <w:r w:rsidR="00012953">
          <w:rPr>
            <w:rFonts w:ascii="Garamond" w:hAnsi="Garamond"/>
          </w:rPr>
          <w:t xml:space="preserve"> </w:t>
        </w:r>
      </w:ins>
      <w:ins w:id="432" w:author="Michael Jennions" w:date="2020-07-21T00:45:00Z">
        <w:r w:rsidR="00012953">
          <w:rPr>
            <w:rFonts w:ascii="Garamond" w:hAnsi="Garamond"/>
          </w:rPr>
          <w:t xml:space="preserve">significant </w:t>
        </w:r>
      </w:ins>
      <w:ins w:id="433" w:author="Michael Jennions" w:date="2020-07-21T00:44:00Z">
        <w:r w:rsidR="00012953">
          <w:rPr>
            <w:rFonts w:ascii="Garamond" w:hAnsi="Garamond"/>
          </w:rPr>
          <w:t>sex difference in v</w:t>
        </w:r>
      </w:ins>
      <w:del w:id="434" w:author="Michael Jennions" w:date="2020-07-21T00:44:00Z">
        <w:r w:rsidR="000F79E0" w:rsidDel="00012953">
          <w:rPr>
            <w:rFonts w:ascii="Garamond" w:hAnsi="Garamond"/>
          </w:rPr>
          <w:delText>V</w:delText>
        </w:r>
      </w:del>
      <w:r w:rsidR="000F79E0">
        <w:rPr>
          <w:rFonts w:ascii="Garamond" w:hAnsi="Garamond"/>
        </w:rPr>
        <w:t xml:space="preserve">ariability </w:t>
      </w:r>
      <w:del w:id="435" w:author="Michael Jennions" w:date="2020-07-21T00:45:00Z">
        <w:r w:rsidR="000F79E0" w:rsidDel="00012953">
          <w:rPr>
            <w:rFonts w:ascii="Garamond" w:hAnsi="Garamond"/>
          </w:rPr>
          <w:delText>in behavioural traits was similar for males and females across all traits</w:delText>
        </w:r>
      </w:del>
      <w:del w:id="436" w:author="Michael Jennions" w:date="2020-07-21T00:52:00Z">
        <w:r w:rsidR="000F79E0" w:rsidDel="003965BF">
          <w:rPr>
            <w:rFonts w:ascii="Garamond" w:hAnsi="Garamond"/>
          </w:rPr>
          <w:delText xml:space="preserve"> </w:delText>
        </w:r>
      </w:del>
      <w:del w:id="437" w:author="Michael Jennions" w:date="2020-07-21T00:45:00Z">
        <w:r w:rsidR="000F79E0" w:rsidDel="00012953">
          <w:rPr>
            <w:rFonts w:ascii="Garamond" w:hAnsi="Garamond"/>
          </w:rPr>
          <w:delText xml:space="preserve">and </w:delText>
        </w:r>
      </w:del>
      <w:del w:id="438" w:author="Michael Jennions" w:date="2020-07-21T00:52:00Z">
        <w:r w:rsidR="000F79E0" w:rsidDel="003965BF">
          <w:rPr>
            <w:rFonts w:ascii="Garamond" w:hAnsi="Garamond"/>
          </w:rPr>
          <w:delText xml:space="preserve">taxonomic groups </w:delText>
        </w:r>
      </w:del>
      <w:del w:id="439" w:author="Michael Jennions" w:date="2020-07-21T00:45:00Z">
        <w:r w:rsidDel="00012953">
          <w:rPr>
            <w:rFonts w:ascii="Garamond" w:hAnsi="Garamond"/>
          </w:rPr>
          <w:delText>(</w:delText>
        </w:r>
        <w:r w:rsidR="000F79E0" w:rsidDel="00012953">
          <w:rPr>
            <w:rFonts w:ascii="Garamond" w:hAnsi="Garamond"/>
          </w:rPr>
          <w:delText xml:space="preserve">birds: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0F79E0" w:rsidDel="00012953">
          <w:rPr>
            <w:rFonts w:ascii="Garamond" w:hAnsi="Garamond"/>
          </w:rPr>
          <w:delText>= -0.1</w:delText>
        </w:r>
        <w:r w:rsidR="00A20437" w:rsidDel="00012953">
          <w:rPr>
            <w:rFonts w:ascii="Garamond" w:hAnsi="Garamond"/>
          </w:rPr>
          <w:delText>5</w:delText>
        </w:r>
        <w:r w:rsidR="000F79E0" w:rsidDel="00012953">
          <w:rPr>
            <w:rFonts w:ascii="Garamond" w:hAnsi="Garamond"/>
          </w:rPr>
          <w:delText>, 95% CIs: -0.6</w:delText>
        </w:r>
        <w:r w:rsidR="00A20437" w:rsidDel="00012953">
          <w:rPr>
            <w:rFonts w:ascii="Garamond" w:hAnsi="Garamond"/>
          </w:rPr>
          <w:delText>6</w:delText>
        </w:r>
        <w:r w:rsidR="000F79E0" w:rsidDel="00012953">
          <w:rPr>
            <w:rFonts w:ascii="Garamond" w:hAnsi="Garamond"/>
          </w:rPr>
          <w:delText>, 0.3</w:delText>
        </w:r>
        <w:r w:rsidR="00A20437" w:rsidDel="00012953">
          <w:rPr>
            <w:rFonts w:ascii="Garamond" w:hAnsi="Garamond"/>
          </w:rPr>
          <w:delText>6</w:delText>
        </w:r>
        <w:r w:rsidR="000F79E0" w:rsidDel="00012953">
          <w:rPr>
            <w:rFonts w:ascii="Garamond" w:hAnsi="Garamond"/>
          </w:rPr>
          <w:delText xml:space="preserve">; fish: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lnCVR </m:t>
              </m:r>
            </m:sub>
          </m:sSub>
        </m:oMath>
        <w:r w:rsidR="000F79E0" w:rsidDel="00012953">
          <w:rPr>
            <w:rFonts w:ascii="Garamond" w:hAnsi="Garamond"/>
          </w:rPr>
          <w:delText>= -0.0</w:delText>
        </w:r>
        <w:r w:rsidR="00A20437" w:rsidDel="00012953">
          <w:rPr>
            <w:rFonts w:ascii="Garamond" w:hAnsi="Garamond"/>
          </w:rPr>
          <w:delText>4</w:delText>
        </w:r>
        <w:r w:rsidR="000F79E0" w:rsidDel="00012953">
          <w:rPr>
            <w:rFonts w:ascii="Garamond" w:hAnsi="Garamond"/>
          </w:rPr>
          <w:delText>, 95% CIs: -0.0</w:delText>
        </w:r>
        <w:r w:rsidR="00A20437" w:rsidDel="00012953">
          <w:rPr>
            <w:rFonts w:ascii="Garamond" w:hAnsi="Garamond"/>
          </w:rPr>
          <w:delText>9</w:delText>
        </w:r>
        <w:r w:rsidR="000F79E0" w:rsidDel="00012953">
          <w:rPr>
            <w:rFonts w:ascii="Garamond" w:hAnsi="Garamond"/>
          </w:rPr>
          <w:delText>, 0.0</w:delText>
        </w:r>
        <w:r w:rsidR="00A20437" w:rsidDel="00012953">
          <w:rPr>
            <w:rFonts w:ascii="Garamond" w:hAnsi="Garamond"/>
          </w:rPr>
          <w:delText>1</w:delText>
        </w:r>
        <w:r w:rsidR="000F79E0" w:rsidDel="00012953">
          <w:rPr>
            <w:rFonts w:ascii="Garamond" w:hAnsi="Garamond"/>
          </w:rPr>
          <w:delText xml:space="preserve">; invertebrates: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0F79E0" w:rsidDel="00012953">
          <w:rPr>
            <w:rFonts w:ascii="Garamond" w:hAnsi="Garamond"/>
          </w:rPr>
          <w:delText>= -0.0</w:delText>
        </w:r>
        <w:r w:rsidR="00A20437" w:rsidDel="00012953">
          <w:rPr>
            <w:rFonts w:ascii="Garamond" w:hAnsi="Garamond"/>
          </w:rPr>
          <w:delText>2</w:delText>
        </w:r>
        <w:r w:rsidR="000F79E0" w:rsidDel="00012953">
          <w:rPr>
            <w:rFonts w:ascii="Garamond" w:hAnsi="Garamond"/>
          </w:rPr>
          <w:delText>, 95% CIs: -0.</w:delText>
        </w:r>
        <w:r w:rsidR="00A20437" w:rsidDel="00012953">
          <w:rPr>
            <w:rFonts w:ascii="Garamond" w:hAnsi="Garamond"/>
          </w:rPr>
          <w:delText>09</w:delText>
        </w:r>
        <w:r w:rsidR="000F79E0" w:rsidDel="00012953">
          <w:rPr>
            <w:rFonts w:ascii="Garamond" w:hAnsi="Garamond"/>
          </w:rPr>
          <w:delText>, 0.0</w:delText>
        </w:r>
        <w:r w:rsidR="00A20437" w:rsidDel="00012953">
          <w:rPr>
            <w:rFonts w:ascii="Garamond" w:hAnsi="Garamond"/>
          </w:rPr>
          <w:delText>6</w:delText>
        </w:r>
        <w:r w:rsidR="000F79E0" w:rsidDel="00012953">
          <w:rPr>
            <w:rFonts w:ascii="Garamond" w:hAnsi="Garamond"/>
          </w:rPr>
          <w:delText xml:space="preserve">; mammals: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0F79E0" w:rsidDel="00012953">
          <w:rPr>
            <w:rFonts w:ascii="Garamond" w:hAnsi="Garamond"/>
          </w:rPr>
          <w:delText>= 0.07, 95% CIs: -0.20, 0.3</w:delText>
        </w:r>
        <w:r w:rsidR="00A20437" w:rsidDel="00012953">
          <w:rPr>
            <w:rFonts w:ascii="Garamond" w:hAnsi="Garamond"/>
          </w:rPr>
          <w:delText>5</w:delText>
        </w:r>
        <w:r w:rsidR="000F79E0" w:rsidDel="00012953">
          <w:rPr>
            <w:rFonts w:ascii="Garamond" w:hAnsi="Garamond"/>
          </w:rPr>
          <w:delText xml:space="preserve">; reptiles: </w:delTex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lnCVR </m:t>
              </m:r>
            </m:sub>
          </m:sSub>
        </m:oMath>
        <w:r w:rsidR="000F79E0" w:rsidDel="00012953">
          <w:rPr>
            <w:rFonts w:ascii="Garamond" w:hAnsi="Garamond"/>
          </w:rPr>
          <w:delText>=0.0</w:delText>
        </w:r>
        <w:r w:rsidR="00A20437" w:rsidDel="00012953">
          <w:rPr>
            <w:rFonts w:ascii="Garamond" w:hAnsi="Garamond"/>
          </w:rPr>
          <w:delText>5</w:delText>
        </w:r>
        <w:r w:rsidR="000F79E0" w:rsidDel="00012953">
          <w:rPr>
            <w:rFonts w:ascii="Garamond" w:hAnsi="Garamond"/>
          </w:rPr>
          <w:delText>, 95% CIs: -0.0</w:delText>
        </w:r>
        <w:r w:rsidR="00A20437" w:rsidDel="00012953">
          <w:rPr>
            <w:rFonts w:ascii="Garamond" w:hAnsi="Garamond"/>
          </w:rPr>
          <w:delText>4</w:delText>
        </w:r>
        <w:r w:rsidR="000F79E0" w:rsidDel="00012953">
          <w:rPr>
            <w:rFonts w:ascii="Garamond" w:hAnsi="Garamond"/>
          </w:rPr>
          <w:delText>, 0.1</w:delText>
        </w:r>
        <w:r w:rsidR="00A20437" w:rsidDel="00012953">
          <w:rPr>
            <w:rFonts w:ascii="Garamond" w:hAnsi="Garamond"/>
          </w:rPr>
          <w:delText>4</w:delText>
        </w:r>
        <w:r w:rsidR="000F79E0" w:rsidDel="00012953">
          <w:rPr>
            <w:rFonts w:ascii="Garamond" w:hAnsi="Garamond"/>
          </w:rPr>
          <w:delText>)</w:delText>
        </w:r>
        <w:r w:rsidR="00E27A3B" w:rsidDel="00012953">
          <w:rPr>
            <w:rFonts w:ascii="Garamond" w:hAnsi="Garamond"/>
          </w:rPr>
          <w:delText xml:space="preserve"> </w:delText>
        </w:r>
      </w:del>
      <w:r w:rsidR="00E27A3B">
        <w:rPr>
          <w:rFonts w:ascii="Garamond" w:hAnsi="Garamond"/>
        </w:rPr>
        <w:t>(</w:t>
      </w:r>
      <w:del w:id="440" w:author="Michael Jennions" w:date="2020-07-21T00:47:00Z">
        <w:r w:rsidR="00A20437" w:rsidDel="006649A2">
          <w:rPr>
            <w:rFonts w:ascii="Garamond" w:hAnsi="Garamond"/>
          </w:rPr>
          <w:delText xml:space="preserve">see </w:delText>
        </w:r>
      </w:del>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ins w:id="441" w:author="Michael Jennions" w:date="2020-08-04T00:28:00Z">
        <w:r w:rsidR="002B1FCE" w:rsidRPr="002B1FCE">
          <w:rPr>
            <w:rFonts w:ascii="Garamond" w:hAnsi="Garamond"/>
            <w:highlight w:val="green"/>
            <w:rPrChange w:id="442" w:author="Michael Jennions" w:date="2020-08-04T00:28:00Z">
              <w:rPr>
                <w:rFonts w:ascii="Garamond" w:hAnsi="Garamond"/>
              </w:rPr>
            </w:rPrChange>
          </w:rPr>
          <w:t>Add something about Heterogeneity??</w:t>
        </w:r>
      </w:ins>
      <w:ins w:id="443" w:author="Michael Jennions" w:date="2020-08-04T00:34:00Z">
        <w:r w:rsidR="002B1FCE">
          <w:rPr>
            <w:rFonts w:ascii="Garamond" w:hAnsi="Garamond"/>
          </w:rPr>
          <w:t xml:space="preserve"> </w:t>
        </w:r>
      </w:ins>
      <w:ins w:id="444" w:author="Michael Jennions" w:date="2020-08-04T00:24:00Z">
        <w:r w:rsidR="00A04488">
          <w:rPr>
            <w:rFonts w:ascii="Garamond" w:hAnsi="Garamond"/>
          </w:rPr>
          <w:t>Th</w:t>
        </w:r>
      </w:ins>
      <w:ins w:id="445" w:author="Michael Jennions" w:date="2020-08-04T00:29:00Z">
        <w:r w:rsidR="002B1FCE">
          <w:rPr>
            <w:rFonts w:ascii="Garamond" w:hAnsi="Garamond"/>
          </w:rPr>
          <w:t xml:space="preserve">e lack of a sex difference </w:t>
        </w:r>
      </w:ins>
      <w:ins w:id="446" w:author="Michael Jennions" w:date="2020-08-04T00:35:00Z">
        <w:r w:rsidR="002B1FCE">
          <w:rPr>
            <w:rFonts w:ascii="Garamond" w:hAnsi="Garamond"/>
          </w:rPr>
          <w:t xml:space="preserve">in mean personality </w:t>
        </w:r>
      </w:ins>
      <w:ins w:id="447" w:author="Michael Jennions" w:date="2020-08-04T00:24:00Z">
        <w:r w:rsidR="00A04488">
          <w:rPr>
            <w:rFonts w:ascii="Garamond" w:hAnsi="Garamond"/>
          </w:rPr>
          <w:t>could</w:t>
        </w:r>
      </w:ins>
      <w:ins w:id="448" w:author="Michael Jennions" w:date="2020-08-04T00:29:00Z">
        <w:r w:rsidR="002B1FCE">
          <w:rPr>
            <w:rFonts w:ascii="Garamond" w:hAnsi="Garamond"/>
          </w:rPr>
          <w:t xml:space="preserve"> </w:t>
        </w:r>
      </w:ins>
      <w:ins w:id="449" w:author="Michael Jennions" w:date="2020-08-04T00:24:00Z">
        <w:r w:rsidR="00A04488">
          <w:rPr>
            <w:rFonts w:ascii="Garamond" w:hAnsi="Garamond"/>
          </w:rPr>
          <w:t xml:space="preserve">arise if the </w:t>
        </w:r>
      </w:ins>
      <w:ins w:id="450" w:author="Michael Jennions" w:date="2020-08-04T00:27:00Z">
        <w:r w:rsidR="002B1FCE">
          <w:rPr>
            <w:rFonts w:ascii="Garamond" w:hAnsi="Garamond"/>
          </w:rPr>
          <w:t>d</w:t>
        </w:r>
      </w:ins>
      <w:ins w:id="451" w:author="Michael Jennions" w:date="2020-08-04T00:28:00Z">
        <w:r w:rsidR="002B1FCE">
          <w:rPr>
            <w:rFonts w:ascii="Garamond" w:hAnsi="Garamond"/>
          </w:rPr>
          <w:t xml:space="preserve">irection of any </w:t>
        </w:r>
      </w:ins>
      <w:ins w:id="452" w:author="Michael Jennions" w:date="2020-08-04T00:27:00Z">
        <w:r w:rsidR="002B1FCE">
          <w:rPr>
            <w:rFonts w:ascii="Garamond" w:hAnsi="Garamond"/>
          </w:rPr>
          <w:t xml:space="preserve">difference in sex-specific </w:t>
        </w:r>
      </w:ins>
      <w:ins w:id="453" w:author="Michael Jennions" w:date="2020-08-04T00:25:00Z">
        <w:r w:rsidR="00A04488">
          <w:rPr>
            <w:rFonts w:ascii="Garamond" w:hAnsi="Garamond"/>
          </w:rPr>
          <w:t>value</w:t>
        </w:r>
      </w:ins>
      <w:ins w:id="454" w:author="Michael Jennions" w:date="2020-08-04T00:29:00Z">
        <w:r w:rsidR="002B1FCE">
          <w:rPr>
            <w:rFonts w:ascii="Garamond" w:hAnsi="Garamond"/>
          </w:rPr>
          <w:t>s</w:t>
        </w:r>
      </w:ins>
      <w:ins w:id="455" w:author="Michael Jennions" w:date="2020-08-04T00:25:00Z">
        <w:r w:rsidR="00A04488">
          <w:rPr>
            <w:rFonts w:ascii="Garamond" w:hAnsi="Garamond"/>
          </w:rPr>
          <w:t xml:space="preserve"> </w:t>
        </w:r>
      </w:ins>
      <w:ins w:id="456" w:author="Michael Jennions" w:date="2020-08-04T00:27:00Z">
        <w:r w:rsidR="002B1FCE">
          <w:rPr>
            <w:rFonts w:ascii="Garamond" w:hAnsi="Garamond"/>
          </w:rPr>
          <w:t xml:space="preserve">varied </w:t>
        </w:r>
      </w:ins>
      <w:ins w:id="457" w:author="Michael Jennions" w:date="2020-08-04T00:25:00Z">
        <w:r w:rsidR="00A04488">
          <w:rPr>
            <w:rFonts w:ascii="Garamond" w:hAnsi="Garamond"/>
          </w:rPr>
          <w:t xml:space="preserve">across the five </w:t>
        </w:r>
      </w:ins>
      <w:ins w:id="458" w:author="Michael Jennions" w:date="2020-08-04T00:29:00Z">
        <w:r w:rsidR="002B1FCE">
          <w:rPr>
            <w:rFonts w:ascii="Garamond" w:hAnsi="Garamond"/>
          </w:rPr>
          <w:t xml:space="preserve">personality </w:t>
        </w:r>
      </w:ins>
      <w:ins w:id="459" w:author="Michael Jennions" w:date="2020-08-04T00:25:00Z">
        <w:r w:rsidR="00A04488">
          <w:rPr>
            <w:rFonts w:ascii="Garamond" w:hAnsi="Garamond"/>
          </w:rPr>
          <w:t>tra</w:t>
        </w:r>
      </w:ins>
      <w:ins w:id="460" w:author="Michael Jennions" w:date="2020-08-04T00:26:00Z">
        <w:r w:rsidR="00A04488">
          <w:rPr>
            <w:rFonts w:ascii="Garamond" w:hAnsi="Garamond"/>
          </w:rPr>
          <w:t>its</w:t>
        </w:r>
      </w:ins>
      <w:ins w:id="461" w:author="Michael Jennions" w:date="2020-08-04T00:25:00Z">
        <w:r w:rsidR="00A04488">
          <w:rPr>
            <w:rFonts w:ascii="Garamond" w:hAnsi="Garamond"/>
          </w:rPr>
          <w:t xml:space="preserve">. </w:t>
        </w:r>
      </w:ins>
    </w:p>
    <w:p w14:paraId="1BD2D8D4" w14:textId="3750665C" w:rsidR="000F79E0" w:rsidDel="00A04488" w:rsidRDefault="000F79E0">
      <w:pPr>
        <w:rPr>
          <w:del w:id="462" w:author="Michael Jennions" w:date="2020-08-04T00:26:00Z"/>
          <w:rFonts w:ascii="Garamond" w:hAnsi="Garamond"/>
        </w:rPr>
      </w:pPr>
      <w:del w:id="463" w:author="Michael Jennions" w:date="2020-08-04T00:26:00Z">
        <w:r w:rsidDel="00A04488">
          <w:rPr>
            <w:rFonts w:ascii="Garamond" w:hAnsi="Garamond"/>
          </w:rPr>
          <w:tab/>
        </w:r>
      </w:del>
    </w:p>
    <w:p w14:paraId="22739EE8" w14:textId="52DE8A8D" w:rsidR="00A04E90" w:rsidRPr="00A04E90" w:rsidDel="003965BF" w:rsidRDefault="00A04E90">
      <w:pPr>
        <w:rPr>
          <w:del w:id="464" w:author="Michael Jennions" w:date="2020-07-21T00:51:00Z"/>
          <w:rFonts w:ascii="Garamond" w:hAnsi="Garamond"/>
        </w:rPr>
      </w:pPr>
      <w:del w:id="465" w:author="Michael Jennions" w:date="2020-07-21T00:51:00Z">
        <w:r w:rsidDel="003965BF">
          <w:rPr>
            <w:rFonts w:ascii="Garamond" w:hAnsi="Garamond"/>
            <w:i/>
          </w:rPr>
          <w:delText>‘Big Five’ Personality Axes</w:delText>
        </w:r>
      </w:del>
    </w:p>
    <w:p w14:paraId="3E8DDE46" w14:textId="19D68A8D" w:rsidR="000F79E0" w:rsidDel="00012953" w:rsidRDefault="000F79E0">
      <w:pPr>
        <w:rPr>
          <w:del w:id="466" w:author="Michael Jennions" w:date="2020-07-21T00:46:00Z"/>
          <w:rFonts w:ascii="Garamond" w:hAnsi="Garamond"/>
        </w:rPr>
      </w:pPr>
      <w:del w:id="467" w:author="Michael Jennions" w:date="2020-08-04T00:26:00Z">
        <w:r w:rsidDel="00A04488">
          <w:rPr>
            <w:rFonts w:ascii="Garamond" w:hAnsi="Garamond"/>
            <w:i/>
          </w:rPr>
          <w:tab/>
        </w:r>
      </w:del>
      <w:r>
        <w:rPr>
          <w:rFonts w:ascii="Garamond" w:hAnsi="Garamond"/>
        </w:rPr>
        <w:t xml:space="preserve">When </w:t>
      </w:r>
      <w:ins w:id="468" w:author="Michael Jennions" w:date="2020-07-21T00:46:00Z">
        <w:r w:rsidR="00012953">
          <w:rPr>
            <w:rFonts w:ascii="Garamond" w:hAnsi="Garamond"/>
          </w:rPr>
          <w:t xml:space="preserve">the </w:t>
        </w:r>
      </w:ins>
      <w:del w:id="469" w:author="Michael Jennions" w:date="2020-08-04T00:29:00Z">
        <w:r w:rsidDel="002B1FCE">
          <w:rPr>
            <w:rFonts w:ascii="Garamond" w:hAnsi="Garamond"/>
          </w:rPr>
          <w:delText xml:space="preserve">personality </w:delText>
        </w:r>
      </w:del>
      <w:r>
        <w:rPr>
          <w:rFonts w:ascii="Garamond" w:hAnsi="Garamond"/>
        </w:rPr>
        <w:t xml:space="preserve">traits were </w:t>
      </w:r>
      <w:ins w:id="470" w:author="Michael Jennions" w:date="2020-07-21T00:46:00Z">
        <w:r w:rsidR="00012953">
          <w:rPr>
            <w:rFonts w:ascii="Garamond" w:hAnsi="Garamond"/>
          </w:rPr>
          <w:t xml:space="preserve">analysed separately </w:t>
        </w:r>
      </w:ins>
      <w:del w:id="471" w:author="Michael Jennions" w:date="2020-07-21T00:45:00Z">
        <w:r w:rsidDel="00012953">
          <w:rPr>
            <w:rFonts w:ascii="Garamond" w:hAnsi="Garamond"/>
          </w:rPr>
          <w:delText>broken down</w:delText>
        </w:r>
      </w:del>
      <w:del w:id="472" w:author="Michael Jennions" w:date="2020-07-21T00:46:00Z">
        <w:r w:rsidDel="00012953">
          <w:rPr>
            <w:rFonts w:ascii="Garamond" w:hAnsi="Garamond"/>
          </w:rPr>
          <w:delText xml:space="preserve"> into the Big Five (Activity, Aggression, Boldness, Exploration and Sociality/Sociability) </w:delText>
        </w:r>
      </w:del>
      <w:r>
        <w:rPr>
          <w:rFonts w:ascii="Garamond" w:hAnsi="Garamond"/>
        </w:rPr>
        <w:t xml:space="preserve">we found </w:t>
      </w:r>
      <w:r>
        <w:rPr>
          <w:rFonts w:ascii="Garamond" w:hAnsi="Garamond"/>
        </w:rPr>
        <w:lastRenderedPageBreak/>
        <w:t xml:space="preserve">significant sex differences </w:t>
      </w:r>
      <w:ins w:id="473" w:author="Michael Jennions" w:date="2020-07-21T00:48:00Z">
        <w:r w:rsidR="006649A2">
          <w:rPr>
            <w:rFonts w:ascii="Garamond" w:hAnsi="Garamond"/>
          </w:rPr>
          <w:t>in</w:t>
        </w:r>
      </w:ins>
      <w:del w:id="474" w:author="Michael Jennions" w:date="2020-07-21T00:46:00Z">
        <w:r w:rsidDel="00012953">
          <w:rPr>
            <w:rFonts w:ascii="Garamond" w:hAnsi="Garamond"/>
          </w:rPr>
          <w:delText>in</w:delText>
        </w:r>
      </w:del>
      <w:del w:id="475" w:author="Michael Jennions" w:date="2020-07-21T00:48:00Z">
        <w:r w:rsidDel="006649A2">
          <w:rPr>
            <w:rFonts w:ascii="Garamond" w:hAnsi="Garamond"/>
          </w:rPr>
          <w:delText xml:space="preserve"> both</w:delText>
        </w:r>
      </w:del>
      <w:r>
        <w:rPr>
          <w:rFonts w:ascii="Garamond" w:hAnsi="Garamond"/>
        </w:rPr>
        <w:t xml:space="preserve"> </w:t>
      </w:r>
      <w:del w:id="476" w:author="Michael Jennions" w:date="2020-08-04T00:29:00Z">
        <w:r w:rsidDel="002B1FCE">
          <w:rPr>
            <w:rFonts w:ascii="Garamond" w:hAnsi="Garamond"/>
          </w:rPr>
          <w:delText xml:space="preserve">the </w:delText>
        </w:r>
      </w:del>
      <w:r>
        <w:rPr>
          <w:rFonts w:ascii="Garamond" w:hAnsi="Garamond"/>
        </w:rPr>
        <w:t>mean</w:t>
      </w:r>
      <w:ins w:id="477" w:author="Michael Jennions" w:date="2020-08-04T00:29:00Z">
        <w:r w:rsidR="002B1FCE">
          <w:rPr>
            <w:rFonts w:ascii="Garamond" w:hAnsi="Garamond"/>
          </w:rPr>
          <w:t xml:space="preserve"> values</w:t>
        </w:r>
      </w:ins>
      <w:del w:id="478" w:author="Michael Jennions" w:date="2020-08-04T00:29:00Z">
        <w:r w:rsidDel="002B1FCE">
          <w:rPr>
            <w:rFonts w:ascii="Garamond" w:hAnsi="Garamond"/>
          </w:rPr>
          <w:delText>s</w:delText>
        </w:r>
      </w:del>
      <w:r>
        <w:rPr>
          <w:rFonts w:ascii="Garamond" w:hAnsi="Garamond"/>
        </w:rPr>
        <w:t xml:space="preserve"> </w:t>
      </w:r>
      <w:ins w:id="479" w:author="Michael Jennions" w:date="2020-08-04T00:31:00Z">
        <w:r w:rsidR="002B1FCE">
          <w:rPr>
            <w:rFonts w:ascii="Garamond" w:hAnsi="Garamond"/>
          </w:rPr>
          <w:t>in four cases</w:t>
        </w:r>
      </w:ins>
      <w:del w:id="480" w:author="Michael Jennions" w:date="2020-07-21T00:48:00Z">
        <w:r w:rsidDel="006649A2">
          <w:rPr>
            <w:rFonts w:ascii="Garamond" w:hAnsi="Garamond"/>
          </w:rPr>
          <w:delText xml:space="preserve">and </w:delText>
        </w:r>
      </w:del>
      <w:del w:id="481" w:author="Michael Jennions" w:date="2020-07-21T00:46:00Z">
        <w:r w:rsidDel="00012953">
          <w:rPr>
            <w:rFonts w:ascii="Garamond" w:hAnsi="Garamond"/>
          </w:rPr>
          <w:delText xml:space="preserve">the </w:delText>
        </w:r>
      </w:del>
      <w:del w:id="482" w:author="Michael Jennions" w:date="2020-07-21T00:48:00Z">
        <w:r w:rsidDel="006649A2">
          <w:rPr>
            <w:rFonts w:ascii="Garamond" w:hAnsi="Garamond"/>
          </w:rPr>
          <w:delText xml:space="preserve">variability </w:delText>
        </w:r>
      </w:del>
      <w:del w:id="483" w:author="Michael Jennions" w:date="2020-08-04T00:29:00Z">
        <w:r w:rsidDel="002B1FCE">
          <w:rPr>
            <w:rFonts w:ascii="Garamond" w:hAnsi="Garamond"/>
          </w:rPr>
          <w:delText xml:space="preserve">for some </w:delText>
        </w:r>
      </w:del>
      <w:del w:id="484" w:author="Michael Jennions" w:date="2020-08-04T00:27:00Z">
        <w:r w:rsidDel="002B1FCE">
          <w:rPr>
            <w:rFonts w:ascii="Garamond" w:hAnsi="Garamond"/>
          </w:rPr>
          <w:delText xml:space="preserve">personality </w:delText>
        </w:r>
      </w:del>
      <w:del w:id="485" w:author="Michael Jennions" w:date="2020-08-04T00:29:00Z">
        <w:r w:rsidDel="002B1FCE">
          <w:rPr>
            <w:rFonts w:ascii="Garamond" w:hAnsi="Garamond"/>
          </w:rPr>
          <w:delText xml:space="preserve">traits </w:delText>
        </w:r>
      </w:del>
      <w:del w:id="486" w:author="Michael Jennions" w:date="2020-07-21T00:46:00Z">
        <w:r w:rsidDel="00012953">
          <w:rPr>
            <w:rFonts w:ascii="Garamond" w:hAnsi="Garamond"/>
          </w:rPr>
          <w:delText xml:space="preserve">within </w:delText>
        </w:r>
      </w:del>
      <w:del w:id="487" w:author="Michael Jennions" w:date="2020-08-04T00:31:00Z">
        <w:r w:rsidDel="002B1FCE">
          <w:rPr>
            <w:rFonts w:ascii="Garamond" w:hAnsi="Garamond"/>
          </w:rPr>
          <w:delText>some tax</w:delText>
        </w:r>
      </w:del>
      <w:del w:id="488" w:author="Michael Jennions" w:date="2020-07-21T00:52:00Z">
        <w:r w:rsidDel="003965BF">
          <w:rPr>
            <w:rFonts w:ascii="Garamond" w:hAnsi="Garamond"/>
          </w:rPr>
          <w:delText>onomic groups</w:delText>
        </w:r>
      </w:del>
      <w:r>
        <w:rPr>
          <w:rFonts w:ascii="Garamond" w:hAnsi="Garamond"/>
        </w:rPr>
        <w:t xml:space="preserve">. </w:t>
      </w:r>
    </w:p>
    <w:p w14:paraId="6394F16E" w14:textId="6A5D4964" w:rsidR="000F79E0" w:rsidRDefault="000F79E0" w:rsidP="00561A2D">
      <w:pPr>
        <w:rPr>
          <w:ins w:id="489" w:author="Michael Jennions" w:date="2020-07-21T00:48:00Z"/>
          <w:rFonts w:ascii="Garamond" w:hAnsi="Garamond"/>
        </w:rPr>
      </w:pPr>
      <w:r>
        <w:rPr>
          <w:rFonts w:ascii="Garamond" w:hAnsi="Garamond"/>
        </w:rPr>
        <w:t>Female</w:t>
      </w:r>
      <w:ins w:id="490" w:author="Michael Jennions" w:date="2020-08-04T00:31:00Z">
        <w:r w:rsidR="002B1FCE">
          <w:rPr>
            <w:rFonts w:ascii="Garamond" w:hAnsi="Garamond"/>
          </w:rPr>
          <w:t>s</w:t>
        </w:r>
      </w:ins>
      <w:r>
        <w:rPr>
          <w:rFonts w:ascii="Garamond" w:hAnsi="Garamond"/>
        </w:rPr>
        <w:t xml:space="preserve"> </w:t>
      </w:r>
      <w:del w:id="491" w:author="Michael Jennions" w:date="2020-08-04T00:32:00Z">
        <w:r w:rsidDel="002B1FCE">
          <w:rPr>
            <w:rFonts w:ascii="Garamond" w:hAnsi="Garamond"/>
          </w:rPr>
          <w:delText xml:space="preserve">birds </w:delText>
        </w:r>
      </w:del>
      <w:r>
        <w:rPr>
          <w:rFonts w:ascii="Garamond" w:hAnsi="Garamond"/>
        </w:rPr>
        <w:t xml:space="preserve">were </w:t>
      </w:r>
      <w:ins w:id="492" w:author="Michael Jennions" w:date="2020-07-21T00:47:00Z">
        <w:r w:rsidR="00012953">
          <w:rPr>
            <w:rFonts w:ascii="Garamond" w:hAnsi="Garamond"/>
          </w:rPr>
          <w:t xml:space="preserve">significantly </w:t>
        </w:r>
      </w:ins>
      <w:r>
        <w:rPr>
          <w:rFonts w:ascii="Garamond" w:hAnsi="Garamond"/>
        </w:rPr>
        <w:t xml:space="preserve">more sociable </w:t>
      </w:r>
      <w:del w:id="493" w:author="Michael Jennions" w:date="2020-08-04T00:34:00Z">
        <w:r w:rsidDel="002B1FCE">
          <w:rPr>
            <w:rFonts w:ascii="Garamond" w:hAnsi="Garamond"/>
          </w:rPr>
          <w:delText xml:space="preserve">than males </w:delText>
        </w:r>
      </w:del>
      <w:ins w:id="494" w:author="Michael Jennions" w:date="2020-08-04T00:32:00Z">
        <w:r w:rsidR="002B1FCE">
          <w:rPr>
            <w:rFonts w:ascii="Garamond" w:hAnsi="Garamond"/>
          </w:rPr>
          <w:t xml:space="preserve">in birds </w:t>
        </w:r>
      </w:ins>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 xml:space="preserve">8, </w:t>
      </w:r>
      <w:del w:id="495" w:author="Michael Jennions" w:date="2020-08-04T00:48:00Z">
        <w:r w:rsidDel="00BC6934">
          <w:rPr>
            <w:rFonts w:ascii="Garamond" w:hAnsi="Garamond"/>
          </w:rPr>
          <w:delText>95% CIs: -</w:delText>
        </w:r>
        <w:r w:rsidR="000B63EC" w:rsidDel="00BC6934">
          <w:rPr>
            <w:rFonts w:ascii="Garamond" w:hAnsi="Garamond"/>
          </w:rPr>
          <w:delText>1.16</w:delText>
        </w:r>
        <w:r w:rsidDel="00BC6934">
          <w:rPr>
            <w:rFonts w:ascii="Garamond" w:hAnsi="Garamond"/>
          </w:rPr>
          <w:delText xml:space="preserve">, </w:delText>
        </w:r>
        <w:r w:rsidR="000B63EC" w:rsidDel="00BC6934">
          <w:rPr>
            <w:rFonts w:ascii="Garamond" w:hAnsi="Garamond"/>
          </w:rPr>
          <w:delText>-0.21</w:delText>
        </w:r>
        <w:r w:rsidDel="00BC6934">
          <w:rPr>
            <w:rFonts w:ascii="Garamond" w:hAnsi="Garamond"/>
          </w:rPr>
          <w:delText xml:space="preserve">, </w:delText>
        </w:r>
        <w:r w:rsidDel="00BC6934">
          <w:rPr>
            <w:rFonts w:ascii="Garamond" w:hAnsi="Garamond"/>
            <w:i/>
          </w:rPr>
          <w:delText xml:space="preserve">t </w:delText>
        </w:r>
        <w:r w:rsidDel="00BC6934">
          <w:rPr>
            <w:rFonts w:ascii="Garamond" w:hAnsi="Garamond"/>
          </w:rPr>
          <w:delText>=</w:delText>
        </w:r>
        <w:r w:rsidR="000B63EC" w:rsidDel="00BC6934">
          <w:rPr>
            <w:rFonts w:ascii="Garamond" w:hAnsi="Garamond"/>
          </w:rPr>
          <w:delText xml:space="preserve"> -2</w:delText>
        </w:r>
        <w:r w:rsidDel="00BC6934">
          <w:rPr>
            <w:rFonts w:ascii="Garamond" w:hAnsi="Garamond"/>
          </w:rPr>
          <w:delText>.</w:delText>
        </w:r>
        <w:r w:rsidR="000B63EC" w:rsidDel="00BC6934">
          <w:rPr>
            <w:rFonts w:ascii="Garamond" w:hAnsi="Garamond"/>
          </w:rPr>
          <w:delText>83</w:delText>
        </w:r>
        <w:r w:rsidDel="00BC6934">
          <w:rPr>
            <w:rFonts w:ascii="Garamond" w:hAnsi="Garamond"/>
          </w:rPr>
          <w:delText xml:space="preserve">, </w:delText>
        </w:r>
      </w:del>
      <w:r>
        <w:rPr>
          <w:rFonts w:ascii="Garamond" w:hAnsi="Garamond"/>
          <w:i/>
        </w:rPr>
        <w:t>p</w:t>
      </w:r>
      <w:r>
        <w:rPr>
          <w:rFonts w:ascii="Garamond" w:hAnsi="Garamond"/>
        </w:rPr>
        <w:t>=0.0</w:t>
      </w:r>
      <w:r w:rsidR="000B63EC">
        <w:rPr>
          <w:rFonts w:ascii="Garamond" w:hAnsi="Garamond"/>
        </w:rPr>
        <w:t>05</w:t>
      </w:r>
      <w:r>
        <w:rPr>
          <w:rFonts w:ascii="Garamond" w:hAnsi="Garamond"/>
        </w:rPr>
        <w:t xml:space="preserve">), </w:t>
      </w:r>
      <w:del w:id="496" w:author="Michael Jennions" w:date="2020-08-04T00:32:00Z">
        <w:r w:rsidDel="002B1FCE">
          <w:rPr>
            <w:rFonts w:ascii="Garamond" w:hAnsi="Garamond"/>
          </w:rPr>
          <w:delText xml:space="preserve">male </w:delText>
        </w:r>
      </w:del>
      <w:ins w:id="497" w:author="Michael Jennions" w:date="2020-08-04T00:32:00Z">
        <w:r w:rsidR="002B1FCE">
          <w:rPr>
            <w:rFonts w:ascii="Garamond" w:hAnsi="Garamond"/>
          </w:rPr>
          <w:t xml:space="preserve">less aggressive </w:t>
        </w:r>
      </w:ins>
      <w:ins w:id="498" w:author="Michael Jennions" w:date="2020-08-04T00:33:00Z">
        <w:r w:rsidR="002B1FCE">
          <w:rPr>
            <w:rFonts w:ascii="Garamond" w:hAnsi="Garamond"/>
          </w:rPr>
          <w:t xml:space="preserve">and less bold </w:t>
        </w:r>
      </w:ins>
      <w:ins w:id="499" w:author="Michael Jennions" w:date="2020-08-04T00:32:00Z">
        <w:r w:rsidR="002B1FCE">
          <w:rPr>
            <w:rFonts w:ascii="Garamond" w:hAnsi="Garamond"/>
          </w:rPr>
          <w:t xml:space="preserve">in </w:t>
        </w:r>
      </w:ins>
      <w:r>
        <w:rPr>
          <w:rFonts w:ascii="Garamond" w:hAnsi="Garamond"/>
        </w:rPr>
        <w:t xml:space="preserve">invertebrates </w:t>
      </w:r>
      <w:del w:id="500" w:author="Michael Jennions" w:date="2020-08-04T00:32:00Z">
        <w:r w:rsidDel="002B1FCE">
          <w:rPr>
            <w:rFonts w:ascii="Garamond" w:hAnsi="Garamond"/>
          </w:rPr>
          <w:delText xml:space="preserve">were more aggressive </w:delText>
        </w:r>
      </w:del>
      <w:del w:id="501" w:author="Michael Jennions" w:date="2020-07-21T00:47:00Z">
        <w:r w:rsidR="00C44A24" w:rsidDel="00012953">
          <w:rPr>
            <w:rFonts w:ascii="Garamond" w:hAnsi="Garamond"/>
          </w:rPr>
          <w:delText xml:space="preserve">than females </w:delText>
        </w:r>
      </w:del>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del w:id="502" w:author="Michael Jennions" w:date="2020-08-04T00:48:00Z">
        <w:r w:rsidR="000B63EC" w:rsidDel="00BC6934">
          <w:rPr>
            <w:rFonts w:ascii="Garamond" w:hAnsi="Garamond"/>
          </w:rPr>
          <w:delText xml:space="preserve">95% CIs: 0.00, 0.90, </w:delText>
        </w:r>
        <w:r w:rsidR="000B63EC" w:rsidDel="00BC6934">
          <w:rPr>
            <w:rFonts w:ascii="Garamond" w:hAnsi="Garamond"/>
            <w:i/>
          </w:rPr>
          <w:delText xml:space="preserve">t </w:delText>
        </w:r>
        <w:r w:rsidR="000B63EC" w:rsidDel="00BC6934">
          <w:rPr>
            <w:rFonts w:ascii="Garamond" w:hAnsi="Garamond"/>
          </w:rPr>
          <w:delText xml:space="preserve">= 1.98, </w:delText>
        </w:r>
      </w:del>
      <w:r w:rsidR="000B63EC">
        <w:rPr>
          <w:rFonts w:ascii="Garamond" w:hAnsi="Garamond"/>
          <w:i/>
        </w:rPr>
        <w:t>p</w:t>
      </w:r>
      <w:r w:rsidR="000B63EC">
        <w:rPr>
          <w:rFonts w:ascii="Garamond" w:hAnsi="Garamond"/>
        </w:rPr>
        <w:t>=0.05</w:t>
      </w:r>
      <w:ins w:id="503" w:author="Michael Jennions" w:date="2020-08-04T00:33:00Z">
        <w:r w:rsidR="002B1FCE">
          <w:rPr>
            <w:rFonts w:ascii="Garamond" w:hAnsi="Garamond"/>
          </w:rPr>
          <w:t xml:space="preserve">; </w:t>
        </w:r>
      </w:ins>
      <w:del w:id="504" w:author="Michael Jennions" w:date="2020-08-04T00:33:00Z">
        <w:r w:rsidR="000B63EC" w:rsidDel="002B1FCE">
          <w:rPr>
            <w:rFonts w:ascii="Garamond" w:hAnsi="Garamond"/>
          </w:rPr>
          <w:delText xml:space="preserve">), and </w:delText>
        </w:r>
      </w:del>
      <w:del w:id="505" w:author="Michael Jennions" w:date="2020-07-21T00:47:00Z">
        <w:r w:rsidR="000B63EC" w:rsidDel="00012953">
          <w:rPr>
            <w:rFonts w:ascii="Garamond" w:hAnsi="Garamond"/>
          </w:rPr>
          <w:delText xml:space="preserve">were </w:delText>
        </w:r>
      </w:del>
      <w:del w:id="506" w:author="Michael Jennions" w:date="2020-08-04T00:33:00Z">
        <w:r w:rsidR="000B63EC" w:rsidDel="002B1FCE">
          <w:rPr>
            <w:rFonts w:ascii="Garamond" w:hAnsi="Garamond"/>
          </w:rPr>
          <w:delText>bolder</w:delText>
        </w:r>
        <w:r w:rsidR="00D90BB8" w:rsidDel="002B1FCE">
          <w:rPr>
            <w:rFonts w:ascii="Garamond" w:hAnsi="Garamond"/>
          </w:rPr>
          <w:delText xml:space="preserve"> than females</w:delText>
        </w:r>
        <w:r w:rsidR="000B63EC" w:rsidDel="002B1FCE">
          <w:rPr>
            <w:rFonts w:ascii="Garamond" w:hAnsi="Garamond"/>
          </w:rPr>
          <w:delText xml:space="preserve"> (</w:delText>
        </w:r>
      </w:del>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del w:id="507" w:author="Michael Jennions" w:date="2020-08-04T00:48:00Z">
        <w:r w:rsidR="000B63EC" w:rsidDel="00BC6934">
          <w:rPr>
            <w:rFonts w:ascii="Garamond" w:hAnsi="Garamond"/>
          </w:rPr>
          <w:delText xml:space="preserve">95% CIs: 0.01, 0.62, </w:delText>
        </w:r>
        <w:r w:rsidR="000B63EC" w:rsidDel="00BC6934">
          <w:rPr>
            <w:rFonts w:ascii="Garamond" w:hAnsi="Garamond"/>
            <w:i/>
          </w:rPr>
          <w:delText xml:space="preserve">t </w:delText>
        </w:r>
        <w:r w:rsidR="000B63EC" w:rsidDel="00BC6934">
          <w:rPr>
            <w:rFonts w:ascii="Garamond" w:hAnsi="Garamond"/>
          </w:rPr>
          <w:delText xml:space="preserve">= 2.04, </w:delText>
        </w:r>
      </w:del>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 xml:space="preserve">and </w:t>
      </w:r>
      <w:del w:id="508" w:author="Michael Jennions" w:date="2020-08-04T00:33:00Z">
        <w:r w:rsidDel="002B1FCE">
          <w:rPr>
            <w:rFonts w:ascii="Garamond" w:hAnsi="Garamond"/>
          </w:rPr>
          <w:delText>male reptiles were more</w:delText>
        </w:r>
      </w:del>
      <w:ins w:id="509" w:author="Michael Jennions" w:date="2020-08-04T00:33:00Z">
        <w:r w:rsidR="002B1FCE">
          <w:rPr>
            <w:rFonts w:ascii="Garamond" w:hAnsi="Garamond"/>
          </w:rPr>
          <w:t>less</w:t>
        </w:r>
      </w:ins>
      <w:r>
        <w:rPr>
          <w:rFonts w:ascii="Garamond" w:hAnsi="Garamond"/>
        </w:rPr>
        <w:t xml:space="preserve"> explorat</w:t>
      </w:r>
      <w:ins w:id="510" w:author="Michael Jennions" w:date="2020-08-04T00:35:00Z">
        <w:r w:rsidR="002B1FCE">
          <w:rPr>
            <w:rFonts w:ascii="Garamond" w:hAnsi="Garamond"/>
          </w:rPr>
          <w:t>ory</w:t>
        </w:r>
      </w:ins>
      <w:del w:id="511" w:author="Michael Jennions" w:date="2020-08-04T00:35:00Z">
        <w:r w:rsidDel="002B1FCE">
          <w:rPr>
            <w:rFonts w:ascii="Garamond" w:hAnsi="Garamond"/>
          </w:rPr>
          <w:delText>ive</w:delText>
        </w:r>
      </w:del>
      <w:r>
        <w:rPr>
          <w:rFonts w:ascii="Garamond" w:hAnsi="Garamond"/>
        </w:rPr>
        <w:t xml:space="preserve"> </w:t>
      </w:r>
      <w:del w:id="512" w:author="Michael Jennions" w:date="2020-08-04T00:33:00Z">
        <w:r w:rsidDel="002B1FCE">
          <w:rPr>
            <w:rFonts w:ascii="Garamond" w:hAnsi="Garamond"/>
          </w:rPr>
          <w:delText xml:space="preserve">than </w:delText>
        </w:r>
      </w:del>
      <w:ins w:id="513" w:author="Michael Jennions" w:date="2020-08-04T00:33:00Z">
        <w:r w:rsidR="002B1FCE">
          <w:rPr>
            <w:rFonts w:ascii="Garamond" w:hAnsi="Garamond"/>
          </w:rPr>
          <w:t>in repti</w:t>
        </w:r>
      </w:ins>
      <w:ins w:id="514" w:author="Michael Jennions" w:date="2020-08-04T00:34:00Z">
        <w:r w:rsidR="002B1FCE">
          <w:rPr>
            <w:rFonts w:ascii="Garamond" w:hAnsi="Garamond"/>
          </w:rPr>
          <w:t>les</w:t>
        </w:r>
      </w:ins>
      <w:ins w:id="515" w:author="Michael Jennions" w:date="2020-08-04T00:33:00Z">
        <w:r w:rsidR="002B1FCE">
          <w:rPr>
            <w:rFonts w:ascii="Garamond" w:hAnsi="Garamond"/>
          </w:rPr>
          <w:t xml:space="preserve"> </w:t>
        </w:r>
      </w:ins>
      <w:del w:id="516" w:author="Michael Jennions" w:date="2020-08-04T00:34:00Z">
        <w:r w:rsidDel="002B1FCE">
          <w:rPr>
            <w:rFonts w:ascii="Garamond" w:hAnsi="Garamond"/>
          </w:rPr>
          <w:delText xml:space="preserve">females </w:delText>
        </w:r>
      </w:del>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 xml:space="preserve">0.25, </w:t>
      </w:r>
      <w:del w:id="517" w:author="Michael Jennions" w:date="2020-08-04T00:48:00Z">
        <w:r w:rsidDel="00BC6934">
          <w:rPr>
            <w:rFonts w:ascii="Garamond" w:hAnsi="Garamond"/>
          </w:rPr>
          <w:delText>95% CIs: 0.0</w:delText>
        </w:r>
        <w:r w:rsidR="000B63EC" w:rsidDel="00BC6934">
          <w:rPr>
            <w:rFonts w:ascii="Garamond" w:hAnsi="Garamond"/>
          </w:rPr>
          <w:delText>5</w:delText>
        </w:r>
        <w:r w:rsidDel="00BC6934">
          <w:rPr>
            <w:rFonts w:ascii="Garamond" w:hAnsi="Garamond"/>
          </w:rPr>
          <w:delText>, 0.4</w:delText>
        </w:r>
        <w:r w:rsidR="000B63EC" w:rsidDel="00BC6934">
          <w:rPr>
            <w:rFonts w:ascii="Garamond" w:hAnsi="Garamond"/>
          </w:rPr>
          <w:delText>5</w:delText>
        </w:r>
        <w:r w:rsidDel="00BC6934">
          <w:rPr>
            <w:rFonts w:ascii="Garamond" w:hAnsi="Garamond"/>
          </w:rPr>
          <w:delText xml:space="preserve">, </w:delText>
        </w:r>
        <w:r w:rsidDel="00BC6934">
          <w:rPr>
            <w:rFonts w:ascii="Garamond" w:hAnsi="Garamond"/>
            <w:i/>
          </w:rPr>
          <w:delText xml:space="preserve">t </w:delText>
        </w:r>
        <w:r w:rsidDel="00BC6934">
          <w:rPr>
            <w:rFonts w:ascii="Garamond" w:hAnsi="Garamond"/>
          </w:rPr>
          <w:delText>= 2.</w:delText>
        </w:r>
        <w:r w:rsidR="000B63EC" w:rsidDel="00BC6934">
          <w:rPr>
            <w:rFonts w:ascii="Garamond" w:hAnsi="Garamond"/>
          </w:rPr>
          <w:delText>44</w:delText>
        </w:r>
        <w:r w:rsidDel="00BC6934">
          <w:rPr>
            <w:rFonts w:ascii="Garamond" w:hAnsi="Garamond"/>
          </w:rPr>
          <w:delText xml:space="preserve">, </w:delText>
        </w:r>
      </w:del>
      <w:r>
        <w:rPr>
          <w:rFonts w:ascii="Garamond" w:hAnsi="Garamond"/>
          <w:i/>
        </w:rPr>
        <w:t>p</w:t>
      </w:r>
      <w:r>
        <w:rPr>
          <w:rFonts w:ascii="Garamond" w:hAnsi="Garamond"/>
        </w:rPr>
        <w:t>=0.0</w:t>
      </w:r>
      <w:r w:rsidR="000B63EC">
        <w:rPr>
          <w:rFonts w:ascii="Garamond" w:hAnsi="Garamond"/>
        </w:rPr>
        <w:t>2</w:t>
      </w:r>
      <w:r>
        <w:rPr>
          <w:rFonts w:ascii="Garamond" w:hAnsi="Garamond"/>
        </w:rPr>
        <w:t xml:space="preserve">). </w:t>
      </w:r>
      <w:del w:id="518" w:author="Michael Jennions" w:date="2020-08-04T00:34:00Z">
        <w:r w:rsidDel="002B1FCE">
          <w:rPr>
            <w:rFonts w:ascii="Garamond" w:hAnsi="Garamond"/>
          </w:rPr>
          <w:delText>In contrast, there</w:delText>
        </w:r>
      </w:del>
      <w:ins w:id="519" w:author="Michael Jennions" w:date="2020-08-04T00:34:00Z">
        <w:r w:rsidR="002B1FCE">
          <w:rPr>
            <w:rFonts w:ascii="Garamond" w:hAnsi="Garamond"/>
          </w:rPr>
          <w:t>There</w:t>
        </w:r>
      </w:ins>
      <w:r>
        <w:rPr>
          <w:rFonts w:ascii="Garamond" w:hAnsi="Garamond"/>
        </w:rPr>
        <w:t xml:space="preserve"> were no </w:t>
      </w:r>
      <w:r w:rsidR="008E6BDE">
        <w:rPr>
          <w:rFonts w:ascii="Garamond" w:hAnsi="Garamond"/>
        </w:rPr>
        <w:t>significant</w:t>
      </w:r>
      <w:r>
        <w:rPr>
          <w:rFonts w:ascii="Garamond" w:hAnsi="Garamond"/>
        </w:rPr>
        <w:t xml:space="preserve"> sex differences in mean </w:t>
      </w:r>
      <w:ins w:id="520" w:author="Michael Jennions" w:date="2020-07-21T00:47:00Z">
        <w:r w:rsidR="006649A2">
          <w:rPr>
            <w:rFonts w:ascii="Garamond" w:hAnsi="Garamond"/>
          </w:rPr>
          <w:t xml:space="preserve">values </w:t>
        </w:r>
      </w:ins>
      <w:del w:id="521" w:author="Michael Jennions" w:date="2020-07-21T00:47:00Z">
        <w:r w:rsidDel="006649A2">
          <w:rPr>
            <w:rFonts w:ascii="Garamond" w:hAnsi="Garamond"/>
          </w:rPr>
          <w:delText xml:space="preserve">personality for any of the Big Five traits </w:delText>
        </w:r>
      </w:del>
      <w:r>
        <w:rPr>
          <w:rFonts w:ascii="Garamond" w:hAnsi="Garamond"/>
        </w:rPr>
        <w:t>for mammals or fish (</w:t>
      </w:r>
      <w:del w:id="522" w:author="Michael Jennions" w:date="2020-07-21T00:47:00Z">
        <w:r w:rsidDel="006649A2">
          <w:rPr>
            <w:rFonts w:ascii="Garamond" w:hAnsi="Garamond"/>
          </w:rPr>
          <w:delText xml:space="preserve">see </w:delText>
        </w:r>
      </w:del>
      <w:r>
        <w:rPr>
          <w:rFonts w:ascii="Garamond" w:hAnsi="Garamond"/>
        </w:rPr>
        <w:t xml:space="preserve">Table </w:t>
      </w:r>
      <w:r w:rsidR="008E6BDE">
        <w:rPr>
          <w:rFonts w:ascii="Garamond" w:hAnsi="Garamond"/>
        </w:rPr>
        <w:t>2, Figures 1 &amp; 2</w:t>
      </w:r>
      <w:r>
        <w:rPr>
          <w:rFonts w:ascii="Garamond" w:hAnsi="Garamond"/>
        </w:rPr>
        <w:t>).</w:t>
      </w:r>
    </w:p>
    <w:p w14:paraId="3EA568EA" w14:textId="77777777" w:rsidR="006649A2" w:rsidRDefault="006649A2">
      <w:pPr>
        <w:rPr>
          <w:rFonts w:ascii="Garamond" w:hAnsi="Garamond"/>
        </w:rPr>
        <w:pPrChange w:id="523" w:author="Michael Jennions" w:date="2020-07-21T00:46:00Z">
          <w:pPr>
            <w:ind w:firstLine="720"/>
          </w:pPr>
        </w:pPrChange>
      </w:pPr>
    </w:p>
    <w:p w14:paraId="5D61FF02" w14:textId="1FEADEF0" w:rsidR="00A04E90" w:rsidRDefault="000F79E0" w:rsidP="000F79E0">
      <w:pPr>
        <w:rPr>
          <w:rFonts w:ascii="Garamond" w:hAnsi="Garamond"/>
        </w:rPr>
      </w:pPr>
      <w:r>
        <w:rPr>
          <w:rFonts w:ascii="Garamond" w:hAnsi="Garamond"/>
        </w:rPr>
        <w:tab/>
      </w:r>
      <w:ins w:id="524" w:author="Michael Jennions" w:date="2020-08-04T00:35:00Z">
        <w:r w:rsidR="002B1FCE">
          <w:rPr>
            <w:rFonts w:ascii="Garamond" w:hAnsi="Garamond"/>
          </w:rPr>
          <w:t>There were also</w:t>
        </w:r>
      </w:ins>
      <w:ins w:id="525" w:author="Michael Jennions" w:date="2020-07-21T00:49:00Z">
        <w:r w:rsidR="006649A2">
          <w:rPr>
            <w:rFonts w:ascii="Garamond" w:hAnsi="Garamond"/>
          </w:rPr>
          <w:t xml:space="preserve"> significant sex differences in variability </w:t>
        </w:r>
      </w:ins>
      <w:ins w:id="526" w:author="Michael Jennions" w:date="2020-08-04T00:38:00Z">
        <w:r w:rsidR="002E5053">
          <w:rPr>
            <w:rFonts w:ascii="Garamond" w:hAnsi="Garamond"/>
          </w:rPr>
          <w:t>in</w:t>
        </w:r>
      </w:ins>
      <w:ins w:id="527" w:author="Michael Jennions" w:date="2020-07-21T00:49:00Z">
        <w:r w:rsidR="006649A2">
          <w:rPr>
            <w:rFonts w:ascii="Garamond" w:hAnsi="Garamond"/>
          </w:rPr>
          <w:t xml:space="preserve"> </w:t>
        </w:r>
      </w:ins>
      <w:ins w:id="528" w:author="Michael Jennions" w:date="2020-08-04T00:39:00Z">
        <w:r w:rsidR="002E5053">
          <w:rPr>
            <w:rFonts w:ascii="Garamond" w:hAnsi="Garamond"/>
          </w:rPr>
          <w:t xml:space="preserve">personality in </w:t>
        </w:r>
      </w:ins>
      <w:ins w:id="529" w:author="Michael Jennions" w:date="2020-08-04T00:38:00Z">
        <w:r w:rsidR="002E5053">
          <w:rPr>
            <w:rFonts w:ascii="Garamond" w:hAnsi="Garamond"/>
          </w:rPr>
          <w:t>two</w:t>
        </w:r>
      </w:ins>
      <w:ins w:id="530" w:author="Michael Jennions" w:date="2020-07-21T00:49:00Z">
        <w:r w:rsidR="006649A2">
          <w:rPr>
            <w:rFonts w:ascii="Garamond" w:hAnsi="Garamond"/>
          </w:rPr>
          <w:t xml:space="preserve"> </w:t>
        </w:r>
      </w:ins>
      <w:ins w:id="531" w:author="Michael Jennions" w:date="2020-08-04T00:39:00Z">
        <w:r w:rsidR="002E5053">
          <w:rPr>
            <w:rFonts w:ascii="Garamond" w:hAnsi="Garamond"/>
          </w:rPr>
          <w:t>cases</w:t>
        </w:r>
      </w:ins>
      <w:ins w:id="532" w:author="Michael Jennions" w:date="2020-07-21T00:49:00Z">
        <w:r w:rsidR="006649A2">
          <w:rPr>
            <w:rFonts w:ascii="Garamond" w:hAnsi="Garamond"/>
          </w:rPr>
          <w:t xml:space="preserve">. </w:t>
        </w:r>
      </w:ins>
      <w:r>
        <w:rPr>
          <w:rFonts w:ascii="Garamond" w:hAnsi="Garamond"/>
        </w:rPr>
        <w:t xml:space="preserve">Female </w:t>
      </w:r>
      <w:del w:id="533" w:author="Michael Jennions" w:date="2020-08-04T00:36:00Z">
        <w:r w:rsidDel="002B1FCE">
          <w:rPr>
            <w:rFonts w:ascii="Garamond" w:hAnsi="Garamond"/>
          </w:rPr>
          <w:delText>birds had greater</w:delText>
        </w:r>
      </w:del>
      <w:ins w:id="534" w:author="Michael Jennions" w:date="2020-08-04T00:36:00Z">
        <w:r w:rsidR="002B1FCE">
          <w:rPr>
            <w:rFonts w:ascii="Garamond" w:hAnsi="Garamond"/>
          </w:rPr>
          <w:t>were more</w:t>
        </w:r>
      </w:ins>
      <w:r>
        <w:rPr>
          <w:rFonts w:ascii="Garamond" w:hAnsi="Garamond"/>
        </w:rPr>
        <w:t xml:space="preserve"> </w:t>
      </w:r>
      <w:del w:id="535" w:author="Michael Jennions" w:date="2020-08-04T00:36:00Z">
        <w:r w:rsidDel="002B1FCE">
          <w:rPr>
            <w:rFonts w:ascii="Garamond" w:hAnsi="Garamond"/>
          </w:rPr>
          <w:delText xml:space="preserve">variability </w:delText>
        </w:r>
      </w:del>
      <w:ins w:id="536" w:author="Michael Jennions" w:date="2020-08-04T00:36:00Z">
        <w:r w:rsidR="002B1FCE">
          <w:rPr>
            <w:rFonts w:ascii="Garamond" w:hAnsi="Garamond"/>
          </w:rPr>
          <w:t xml:space="preserve">variable </w:t>
        </w:r>
      </w:ins>
      <w:r>
        <w:rPr>
          <w:rFonts w:ascii="Garamond" w:hAnsi="Garamond"/>
        </w:rPr>
        <w:t xml:space="preserve">in </w:t>
      </w:r>
      <w:ins w:id="537" w:author="Michael Jennions" w:date="2020-07-21T00:49:00Z">
        <w:r w:rsidR="006649A2">
          <w:rPr>
            <w:rFonts w:ascii="Garamond" w:hAnsi="Garamond"/>
          </w:rPr>
          <w:t xml:space="preserve">their </w:t>
        </w:r>
      </w:ins>
      <w:del w:id="538" w:author="Michael Jennions" w:date="2020-07-21T00:49:00Z">
        <w:r w:rsidDel="006649A2">
          <w:rPr>
            <w:rFonts w:ascii="Garamond" w:hAnsi="Garamond"/>
          </w:rPr>
          <w:delText xml:space="preserve">their </w:delText>
        </w:r>
      </w:del>
      <w:r>
        <w:rPr>
          <w:rFonts w:ascii="Garamond" w:hAnsi="Garamond"/>
        </w:rPr>
        <w:t xml:space="preserve">exploratory behaviour </w:t>
      </w:r>
      <w:ins w:id="539" w:author="Michael Jennions" w:date="2020-08-04T00:36:00Z">
        <w:r w:rsidR="002B1FCE">
          <w:rPr>
            <w:rFonts w:ascii="Garamond" w:hAnsi="Garamond"/>
          </w:rPr>
          <w:t xml:space="preserve">in birds </w:t>
        </w:r>
      </w:ins>
      <w:del w:id="540" w:author="Michael Jennions" w:date="2020-07-21T00:49:00Z">
        <w:r w:rsidDel="006649A2">
          <w:rPr>
            <w:rFonts w:ascii="Garamond" w:hAnsi="Garamond"/>
          </w:rPr>
          <w:delText xml:space="preserve">than did males </w:delText>
        </w:r>
      </w:del>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del w:id="541" w:author="Michael Jennions" w:date="2020-08-04T00:48:00Z">
        <w:r w:rsidDel="00BC6934">
          <w:rPr>
            <w:rFonts w:ascii="Garamond" w:hAnsi="Garamond"/>
          </w:rPr>
          <w:delText>, 95% CIs: -0.5</w:delText>
        </w:r>
        <w:r w:rsidR="000B63EC" w:rsidDel="00BC6934">
          <w:rPr>
            <w:rFonts w:ascii="Garamond" w:hAnsi="Garamond"/>
          </w:rPr>
          <w:delText>2</w:delText>
        </w:r>
        <w:r w:rsidDel="00BC6934">
          <w:rPr>
            <w:rFonts w:ascii="Garamond" w:hAnsi="Garamond"/>
          </w:rPr>
          <w:delText xml:space="preserve">, </w:delText>
        </w:r>
        <w:r w:rsidR="000B63EC" w:rsidDel="00BC6934">
          <w:rPr>
            <w:rFonts w:ascii="Garamond" w:hAnsi="Garamond"/>
          </w:rPr>
          <w:delText>0.00</w:delText>
        </w:r>
        <w:r w:rsidDel="00BC6934">
          <w:rPr>
            <w:rFonts w:ascii="Garamond" w:hAnsi="Garamond"/>
          </w:rPr>
          <w:delText xml:space="preserve">, </w:delText>
        </w:r>
        <w:r w:rsidDel="00BC6934">
          <w:rPr>
            <w:rFonts w:ascii="Garamond" w:hAnsi="Garamond"/>
            <w:i/>
          </w:rPr>
          <w:delText xml:space="preserve">t </w:delText>
        </w:r>
        <w:r w:rsidDel="00BC6934">
          <w:rPr>
            <w:rFonts w:ascii="Garamond" w:hAnsi="Garamond"/>
          </w:rPr>
          <w:delText>= -</w:delText>
        </w:r>
        <w:r w:rsidR="000B63EC" w:rsidDel="00BC6934">
          <w:rPr>
            <w:rFonts w:ascii="Garamond" w:hAnsi="Garamond"/>
          </w:rPr>
          <w:delText>1.97</w:delText>
        </w:r>
      </w:del>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ins w:id="542" w:author="Michael Jennions" w:date="2020-08-04T00:37:00Z">
        <w:r w:rsidR="002E5053">
          <w:rPr>
            <w:rFonts w:ascii="Garamond" w:hAnsi="Garamond"/>
          </w:rPr>
          <w:t xml:space="preserve">and </w:t>
        </w:r>
      </w:ins>
      <w:del w:id="543" w:author="Michael Jennions" w:date="2020-08-04T00:37:00Z">
        <w:r w:rsidR="00735476" w:rsidDel="002E5053">
          <w:rPr>
            <w:rFonts w:ascii="Garamond" w:hAnsi="Garamond"/>
          </w:rPr>
          <w:delText xml:space="preserve">and female fish had greater variability in </w:delText>
        </w:r>
      </w:del>
      <w:ins w:id="544" w:author="Michael Jennions" w:date="2020-07-21T00:50:00Z">
        <w:r w:rsidR="006649A2">
          <w:rPr>
            <w:rFonts w:ascii="Garamond" w:hAnsi="Garamond"/>
          </w:rPr>
          <w:t xml:space="preserve">their </w:t>
        </w:r>
      </w:ins>
      <w:r w:rsidR="00735476">
        <w:rPr>
          <w:rFonts w:ascii="Garamond" w:hAnsi="Garamond"/>
        </w:rPr>
        <w:t xml:space="preserve">aggressive behaviour </w:t>
      </w:r>
      <w:ins w:id="545" w:author="Michael Jennions" w:date="2020-08-04T00:37:00Z">
        <w:r w:rsidR="002E5053">
          <w:rPr>
            <w:rFonts w:ascii="Garamond" w:hAnsi="Garamond"/>
          </w:rPr>
          <w:t xml:space="preserve">in fish </w:t>
        </w:r>
      </w:ins>
      <w:del w:id="546" w:author="Michael Jennions" w:date="2020-07-21T00:50:00Z">
        <w:r w:rsidR="00735476" w:rsidDel="006649A2">
          <w:rPr>
            <w:rFonts w:ascii="Garamond" w:hAnsi="Garamond"/>
          </w:rPr>
          <w:delText xml:space="preserve">compared to males </w:delText>
        </w:r>
      </w:del>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del w:id="547" w:author="Michael Jennions" w:date="2020-08-04T00:48:00Z">
        <w:r w:rsidR="00735476" w:rsidDel="00BC6934">
          <w:rPr>
            <w:rFonts w:ascii="Garamond" w:hAnsi="Garamond"/>
          </w:rPr>
          <w:delText xml:space="preserve">95% CIs: -0.25, -0.01, </w:delText>
        </w:r>
        <w:r w:rsidR="00735476" w:rsidDel="00BC6934">
          <w:rPr>
            <w:rFonts w:ascii="Garamond" w:hAnsi="Garamond"/>
            <w:i/>
          </w:rPr>
          <w:delText xml:space="preserve">t </w:delText>
        </w:r>
        <w:r w:rsidR="00735476" w:rsidDel="00BC6934">
          <w:rPr>
            <w:rFonts w:ascii="Garamond" w:hAnsi="Garamond"/>
          </w:rPr>
          <w:delText xml:space="preserve">= -2.10, </w:delText>
        </w:r>
      </w:del>
      <w:r w:rsidR="00735476">
        <w:rPr>
          <w:rFonts w:ascii="Garamond" w:hAnsi="Garamond"/>
          <w:i/>
        </w:rPr>
        <w:t>p</w:t>
      </w:r>
      <w:r w:rsidR="00735476">
        <w:rPr>
          <w:rFonts w:ascii="Garamond" w:hAnsi="Garamond"/>
        </w:rPr>
        <w:t>=0.04). T</w:t>
      </w:r>
      <w:r w:rsidR="00097688">
        <w:rPr>
          <w:rFonts w:ascii="Garamond" w:hAnsi="Garamond"/>
        </w:rPr>
        <w:t>here were</w:t>
      </w:r>
      <w:ins w:id="548" w:author="Michael Jennions" w:date="2020-08-04T00:37:00Z">
        <w:r w:rsidR="002E5053">
          <w:rPr>
            <w:rFonts w:ascii="Garamond" w:hAnsi="Garamond"/>
          </w:rPr>
          <w:t xml:space="preserve"> </w:t>
        </w:r>
      </w:ins>
      <w:del w:id="549" w:author="Michael Jennions" w:date="2020-08-04T00:37:00Z">
        <w:r w:rsidR="00097688" w:rsidDel="002E5053">
          <w:rPr>
            <w:rFonts w:ascii="Garamond" w:hAnsi="Garamond"/>
          </w:rPr>
          <w:delText xml:space="preserve"> </w:delText>
        </w:r>
      </w:del>
      <w:r>
        <w:rPr>
          <w:rFonts w:ascii="Garamond" w:hAnsi="Garamond"/>
        </w:rPr>
        <w:t xml:space="preserve">no </w:t>
      </w:r>
      <w:ins w:id="550" w:author="Michael Jennions" w:date="2020-07-21T00:50:00Z">
        <w:r w:rsidR="006649A2">
          <w:rPr>
            <w:rFonts w:ascii="Garamond" w:hAnsi="Garamond"/>
          </w:rPr>
          <w:t xml:space="preserve">significant </w:t>
        </w:r>
      </w:ins>
      <w:r>
        <w:rPr>
          <w:rFonts w:ascii="Garamond" w:hAnsi="Garamond"/>
        </w:rPr>
        <w:t xml:space="preserve">sex differences in variability </w:t>
      </w:r>
      <w:del w:id="551" w:author="Michael Jennions" w:date="2020-08-04T00:37:00Z">
        <w:r w:rsidDel="002E5053">
          <w:rPr>
            <w:rFonts w:ascii="Garamond" w:hAnsi="Garamond"/>
          </w:rPr>
          <w:delText xml:space="preserve">for any other </w:delText>
        </w:r>
      </w:del>
      <w:del w:id="552" w:author="Michael Jennions" w:date="2020-07-21T00:50:00Z">
        <w:r w:rsidDel="006649A2">
          <w:rPr>
            <w:rFonts w:ascii="Garamond" w:hAnsi="Garamond"/>
          </w:rPr>
          <w:delText xml:space="preserve">personality </w:delText>
        </w:r>
      </w:del>
      <w:del w:id="553" w:author="Michael Jennions" w:date="2020-08-04T00:37:00Z">
        <w:r w:rsidDel="002E5053">
          <w:rPr>
            <w:rFonts w:ascii="Garamond" w:hAnsi="Garamond"/>
          </w:rPr>
          <w:delText>trait</w:delText>
        </w:r>
        <w:r w:rsidR="00735476" w:rsidDel="002E5053">
          <w:rPr>
            <w:rFonts w:ascii="Garamond" w:hAnsi="Garamond"/>
          </w:rPr>
          <w:delText xml:space="preserve"> for birds and fish, and </w:delText>
        </w:r>
      </w:del>
      <w:del w:id="554" w:author="Michael Jennions" w:date="2020-07-21T00:50:00Z">
        <w:r w:rsidR="00735476" w:rsidDel="006649A2">
          <w:rPr>
            <w:rFonts w:ascii="Garamond" w:hAnsi="Garamond"/>
          </w:rPr>
          <w:delText>w</w:delText>
        </w:r>
        <w:r w:rsidDel="006649A2">
          <w:rPr>
            <w:rFonts w:ascii="Garamond" w:hAnsi="Garamond"/>
          </w:rPr>
          <w:delText xml:space="preserve">e found </w:delText>
        </w:r>
      </w:del>
      <w:del w:id="555" w:author="Michael Jennions" w:date="2020-08-04T00:37:00Z">
        <w:r w:rsidDel="002E5053">
          <w:rPr>
            <w:rFonts w:ascii="Garamond" w:hAnsi="Garamond"/>
          </w:rPr>
          <w:delText xml:space="preserve">no </w:delText>
        </w:r>
        <w:r w:rsidR="000B63EC" w:rsidDel="002E5053">
          <w:rPr>
            <w:rFonts w:ascii="Garamond" w:hAnsi="Garamond"/>
          </w:rPr>
          <w:delText xml:space="preserve">significant </w:delText>
        </w:r>
        <w:r w:rsidDel="002E5053">
          <w:rPr>
            <w:rFonts w:ascii="Garamond" w:hAnsi="Garamond"/>
          </w:rPr>
          <w:delText xml:space="preserve">sex differences in </w:delText>
        </w:r>
      </w:del>
      <w:del w:id="556" w:author="Michael Jennions" w:date="2020-07-21T00:50:00Z">
        <w:r w:rsidDel="006649A2">
          <w:rPr>
            <w:rFonts w:ascii="Garamond" w:hAnsi="Garamond"/>
          </w:rPr>
          <w:delText xml:space="preserve">the </w:delText>
        </w:r>
      </w:del>
      <w:del w:id="557" w:author="Michael Jennions" w:date="2020-08-04T00:37:00Z">
        <w:r w:rsidDel="002E5053">
          <w:rPr>
            <w:rFonts w:ascii="Garamond" w:hAnsi="Garamond"/>
          </w:rPr>
          <w:delText xml:space="preserve">variability </w:delText>
        </w:r>
      </w:del>
      <w:del w:id="558" w:author="Michael Jennions" w:date="2020-07-21T00:53:00Z">
        <w:r w:rsidDel="003965BF">
          <w:rPr>
            <w:rFonts w:ascii="Garamond" w:hAnsi="Garamond"/>
          </w:rPr>
          <w:delText xml:space="preserve">of </w:delText>
        </w:r>
      </w:del>
      <w:ins w:id="559" w:author="Michael Jennions" w:date="2020-07-21T00:53:00Z">
        <w:r w:rsidR="003965BF">
          <w:rPr>
            <w:rFonts w:ascii="Garamond" w:hAnsi="Garamond"/>
          </w:rPr>
          <w:t xml:space="preserve">in </w:t>
        </w:r>
      </w:ins>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del w:id="560" w:author="Michael Jennions" w:date="2020-07-21T00:53:00Z">
        <w:r w:rsidDel="003965BF">
          <w:rPr>
            <w:rFonts w:ascii="Garamond" w:hAnsi="Garamond"/>
          </w:rPr>
          <w:delText xml:space="preserve">for any of the five personality </w:delText>
        </w:r>
      </w:del>
      <w:del w:id="561" w:author="Michael Jennions" w:date="2020-07-21T00:51:00Z">
        <w:r w:rsidR="00F05D06" w:rsidDel="006649A2">
          <w:rPr>
            <w:rFonts w:ascii="Garamond" w:hAnsi="Garamond"/>
          </w:rPr>
          <w:delText>types</w:delText>
        </w:r>
        <w:r w:rsidR="008E6BDE" w:rsidDel="006649A2">
          <w:rPr>
            <w:rFonts w:ascii="Garamond" w:hAnsi="Garamond"/>
          </w:rPr>
          <w:delText xml:space="preserve"> </w:delText>
        </w:r>
      </w:del>
      <w:r w:rsidR="008E6BDE">
        <w:rPr>
          <w:rFonts w:ascii="Garamond" w:hAnsi="Garamond"/>
        </w:rPr>
        <w:t>(</w:t>
      </w:r>
      <w:del w:id="562" w:author="Michael Jennions" w:date="2020-07-21T00:51:00Z">
        <w:r w:rsidR="008E6BDE" w:rsidDel="006649A2">
          <w:rPr>
            <w:rFonts w:ascii="Garamond" w:hAnsi="Garamond"/>
          </w:rPr>
          <w:delText xml:space="preserve">see </w:delText>
        </w:r>
      </w:del>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ins w:id="563" w:author="Michael Jennions" w:date="2020-08-04T00:37:00Z">
        <w:r w:rsidR="002E5053" w:rsidRPr="002E5053">
          <w:rPr>
            <w:rFonts w:ascii="Garamond" w:hAnsi="Garamond"/>
            <w:highlight w:val="green"/>
            <w:rPrChange w:id="564" w:author="Michael Jennions" w:date="2020-08-04T00:40:00Z">
              <w:rPr>
                <w:rFonts w:ascii="Garamond" w:hAnsi="Garamond"/>
              </w:rPr>
            </w:rPrChange>
          </w:rPr>
          <w:t xml:space="preserve">Given that </w:t>
        </w:r>
      </w:ins>
      <w:ins w:id="565" w:author="Michael Jennions" w:date="2020-08-04T00:38:00Z">
        <w:r w:rsidR="002E5053" w:rsidRPr="002E5053">
          <w:rPr>
            <w:rFonts w:ascii="Garamond" w:hAnsi="Garamond"/>
            <w:highlight w:val="green"/>
            <w:rPrChange w:id="566" w:author="Michael Jennions" w:date="2020-08-04T00:40:00Z">
              <w:rPr>
                <w:rFonts w:ascii="Garamond" w:hAnsi="Garamond"/>
              </w:rPr>
            </w:rPrChange>
          </w:rPr>
          <w:t xml:space="preserve">50 tests for sex differences were conducted, none of the </w:t>
        </w:r>
      </w:ins>
      <w:ins w:id="567" w:author="Michael Jennions" w:date="2020-08-04T00:39:00Z">
        <w:r w:rsidR="002E5053" w:rsidRPr="002E5053">
          <w:rPr>
            <w:rFonts w:ascii="Garamond" w:hAnsi="Garamond"/>
            <w:highlight w:val="green"/>
            <w:rPrChange w:id="568" w:author="Michael Jennions" w:date="2020-08-04T00:40:00Z">
              <w:rPr>
                <w:rFonts w:ascii="Garamond" w:hAnsi="Garamond"/>
              </w:rPr>
            </w:rPrChange>
          </w:rPr>
          <w:t xml:space="preserve">six </w:t>
        </w:r>
      </w:ins>
      <w:ins w:id="569" w:author="Michael Jennions" w:date="2020-08-04T00:38:00Z">
        <w:r w:rsidR="002E5053" w:rsidRPr="002E5053">
          <w:rPr>
            <w:rFonts w:ascii="Garamond" w:hAnsi="Garamond"/>
            <w:highlight w:val="green"/>
            <w:rPrChange w:id="570" w:author="Michael Jennions" w:date="2020-08-04T00:40:00Z">
              <w:rPr>
                <w:rFonts w:ascii="Garamond" w:hAnsi="Garamond"/>
              </w:rPr>
            </w:rPrChange>
          </w:rPr>
          <w:t>sex differences were significant</w:t>
        </w:r>
      </w:ins>
      <w:ins w:id="571" w:author="Michael Jennions" w:date="2020-08-04T00:39:00Z">
        <w:r w:rsidR="002E5053" w:rsidRPr="002E5053">
          <w:rPr>
            <w:rFonts w:ascii="Garamond" w:hAnsi="Garamond"/>
            <w:highlight w:val="green"/>
            <w:rPrChange w:id="572" w:author="Michael Jennions" w:date="2020-08-04T00:40:00Z">
              <w:rPr>
                <w:rFonts w:ascii="Garamond" w:hAnsi="Garamond"/>
              </w:rPr>
            </w:rPrChange>
          </w:rPr>
          <w:t xml:space="preserve"> </w:t>
        </w:r>
      </w:ins>
      <w:ins w:id="573" w:author="Michael Jennions" w:date="2020-08-04T01:21:00Z">
        <w:r w:rsidR="006F32B5">
          <w:rPr>
            <w:rFonts w:ascii="Garamond" w:hAnsi="Garamond"/>
            <w:highlight w:val="green"/>
          </w:rPr>
          <w:t>after correcting for multiple testing (</w:t>
        </w:r>
      </w:ins>
      <w:ins w:id="574" w:author="Michael Jennions" w:date="2020-08-04T00:39:00Z">
        <w:r w:rsidR="002E5053" w:rsidRPr="002E5053">
          <w:rPr>
            <w:rFonts w:ascii="Garamond" w:hAnsi="Garamond"/>
            <w:highlight w:val="green"/>
            <w:rPrChange w:id="575" w:author="Michael Jennions" w:date="2020-08-04T00:40:00Z">
              <w:rPr>
                <w:rFonts w:ascii="Garamond" w:hAnsi="Garamond"/>
              </w:rPr>
            </w:rPrChange>
          </w:rPr>
          <w:t>critical Bonferroni P-value of 0.05/50 = 0.</w:t>
        </w:r>
        <w:commentRangeStart w:id="576"/>
        <w:r w:rsidR="002E5053" w:rsidRPr="002E5053">
          <w:rPr>
            <w:rFonts w:ascii="Garamond" w:hAnsi="Garamond"/>
            <w:highlight w:val="green"/>
            <w:rPrChange w:id="577" w:author="Michael Jennions" w:date="2020-08-04T00:40:00Z">
              <w:rPr>
                <w:rFonts w:ascii="Garamond" w:hAnsi="Garamond"/>
              </w:rPr>
            </w:rPrChange>
          </w:rPr>
          <w:t>001</w:t>
        </w:r>
      </w:ins>
      <w:commentRangeEnd w:id="576"/>
      <w:ins w:id="578" w:author="Michael Jennions" w:date="2020-08-04T00:40:00Z">
        <w:r w:rsidR="002E5053">
          <w:rPr>
            <w:rStyle w:val="CommentReference"/>
          </w:rPr>
          <w:commentReference w:id="576"/>
        </w:r>
      </w:ins>
      <w:ins w:id="579" w:author="Michael Jennions" w:date="2020-08-04T00:39:00Z">
        <w:r w:rsidR="002E5053" w:rsidRPr="002E5053">
          <w:rPr>
            <w:rFonts w:ascii="Garamond" w:hAnsi="Garamond"/>
            <w:highlight w:val="green"/>
            <w:rPrChange w:id="580" w:author="Michael Jennions" w:date="2020-08-04T00:40:00Z">
              <w:rPr>
                <w:rFonts w:ascii="Garamond" w:hAnsi="Garamond"/>
              </w:rPr>
            </w:rPrChange>
          </w:rPr>
          <w:t>)</w:t>
        </w:r>
      </w:ins>
      <w:ins w:id="581" w:author="Michael Jennions" w:date="2020-08-04T00:38:00Z">
        <w:r w:rsidR="002E5053" w:rsidRPr="002E5053">
          <w:rPr>
            <w:rFonts w:ascii="Garamond" w:hAnsi="Garamond"/>
            <w:highlight w:val="green"/>
            <w:rPrChange w:id="582" w:author="Michael Jennions" w:date="2020-08-04T00:40:00Z">
              <w:rPr>
                <w:rFonts w:ascii="Garamond" w:hAnsi="Garamond"/>
              </w:rPr>
            </w:rPrChange>
          </w:rPr>
          <w:t>.</w:t>
        </w:r>
      </w:ins>
      <w:del w:id="583" w:author="Michael Jennions" w:date="2020-08-04T00:38:00Z">
        <w:r w:rsidDel="002E5053">
          <w:rPr>
            <w:rFonts w:ascii="Garamond" w:hAnsi="Garamond"/>
          </w:rPr>
          <w:delText xml:space="preserve">    </w:delText>
        </w:r>
      </w:del>
      <w:r>
        <w:rPr>
          <w:rFonts w:ascii="Garamond" w:hAnsi="Garamond"/>
        </w:rPr>
        <w:tab/>
      </w:r>
    </w:p>
    <w:p w14:paraId="4E1AD8D9" w14:textId="77777777" w:rsidR="00A04E90" w:rsidRDefault="00A04E90" w:rsidP="000F79E0">
      <w:pPr>
        <w:rPr>
          <w:rFonts w:ascii="Garamond" w:hAnsi="Garamond"/>
        </w:rPr>
      </w:pPr>
    </w:p>
    <w:p w14:paraId="2E7613EB" w14:textId="5362F41F" w:rsidR="00E45471" w:rsidRDefault="00A04E90" w:rsidP="000F79E0">
      <w:pPr>
        <w:rPr>
          <w:ins w:id="584" w:author="Michael Jennions" w:date="2020-08-04T00:40:00Z"/>
          <w:rFonts w:ascii="Garamond" w:hAnsi="Garamond"/>
          <w:i/>
        </w:rPr>
      </w:pPr>
      <w:del w:id="585" w:author="Michael Jennions" w:date="2020-07-21T00:53:00Z">
        <w:r w:rsidDel="003965BF">
          <w:rPr>
            <w:rFonts w:ascii="Garamond" w:hAnsi="Garamond"/>
            <w:i/>
          </w:rPr>
          <w:delText xml:space="preserve">Degree of </w:delText>
        </w:r>
      </w:del>
      <w:r>
        <w:rPr>
          <w:rFonts w:ascii="Garamond" w:hAnsi="Garamond"/>
          <w:i/>
        </w:rPr>
        <w:t xml:space="preserve">Sexual Size Dimorphism </w:t>
      </w:r>
      <w:del w:id="586" w:author="Michael Jennions" w:date="2020-07-21T00:53:00Z">
        <w:r w:rsidDel="003965BF">
          <w:rPr>
            <w:rFonts w:ascii="Garamond" w:hAnsi="Garamond"/>
            <w:i/>
          </w:rPr>
          <w:delText xml:space="preserve">Impacts </w:delText>
        </w:r>
      </w:del>
      <w:ins w:id="587" w:author="Michael Jennions" w:date="2020-08-04T00:50:00Z">
        <w:r w:rsidR="001F0DA1">
          <w:rPr>
            <w:rFonts w:ascii="Garamond" w:hAnsi="Garamond"/>
            <w:i/>
          </w:rPr>
          <w:t>and</w:t>
        </w:r>
      </w:ins>
      <w:ins w:id="588" w:author="Michael Jennions" w:date="2020-07-21T00:53:00Z">
        <w:r w:rsidR="003965BF">
          <w:rPr>
            <w:rFonts w:ascii="Garamond" w:hAnsi="Garamond"/>
            <w:i/>
          </w:rPr>
          <w:t xml:space="preserve"> </w:t>
        </w:r>
      </w:ins>
      <w:r>
        <w:rPr>
          <w:rFonts w:ascii="Garamond" w:hAnsi="Garamond"/>
          <w:i/>
        </w:rPr>
        <w:t xml:space="preserve">Personality Differences between </w:t>
      </w:r>
      <w:ins w:id="589" w:author="Michael Jennions" w:date="2020-07-21T00:54:00Z">
        <w:r w:rsidR="003965BF">
          <w:rPr>
            <w:rFonts w:ascii="Garamond" w:hAnsi="Garamond"/>
            <w:i/>
          </w:rPr>
          <w:t xml:space="preserve">the </w:t>
        </w:r>
      </w:ins>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5792D25D" w:rsidR="001F0DA1" w:rsidRDefault="000F79E0" w:rsidP="000F79E0">
      <w:pPr>
        <w:rPr>
          <w:ins w:id="590" w:author="Michael Jennions" w:date="2020-08-04T01:11:00Z"/>
          <w:rFonts w:ascii="Garamond" w:hAnsi="Garamond"/>
        </w:rPr>
      </w:pPr>
      <w:del w:id="591" w:author="Michael Jennions" w:date="2020-08-04T00:40:00Z">
        <w:r w:rsidDel="00E45471">
          <w:rPr>
            <w:rFonts w:ascii="Garamond" w:hAnsi="Garamond"/>
          </w:rPr>
          <w:tab/>
        </w:r>
      </w:del>
      <w:r>
        <w:rPr>
          <w:rFonts w:ascii="Garamond" w:hAnsi="Garamond"/>
        </w:rPr>
        <w:t xml:space="preserve">Sexual size dimorphism (SSD) </w:t>
      </w:r>
      <w:del w:id="592" w:author="Michael Jennions" w:date="2020-08-04T00:49:00Z">
        <w:r w:rsidDel="00BC6934">
          <w:rPr>
            <w:rFonts w:ascii="Garamond" w:hAnsi="Garamond"/>
          </w:rPr>
          <w:delText xml:space="preserve">alone </w:delText>
        </w:r>
      </w:del>
      <w:del w:id="593" w:author="Michael Jennions" w:date="2020-08-04T00:52:00Z">
        <w:r w:rsidDel="001F0DA1">
          <w:rPr>
            <w:rFonts w:ascii="Garamond" w:hAnsi="Garamond"/>
          </w:rPr>
          <w:delText>did not</w:delText>
        </w:r>
      </w:del>
      <w:ins w:id="594" w:author="Michael Jennions" w:date="2020-08-04T00:52:00Z">
        <w:r w:rsidR="001F0DA1">
          <w:rPr>
            <w:rFonts w:ascii="Garamond" w:hAnsi="Garamond"/>
          </w:rPr>
          <w:t>had a</w:t>
        </w:r>
      </w:ins>
      <w:r>
        <w:rPr>
          <w:rFonts w:ascii="Garamond" w:hAnsi="Garamond"/>
        </w:rPr>
        <w:t xml:space="preserve"> </w:t>
      </w:r>
      <w:r w:rsidR="000F5ABF">
        <w:rPr>
          <w:rFonts w:ascii="Garamond" w:hAnsi="Garamond"/>
        </w:rPr>
        <w:t xml:space="preserve">significantly </w:t>
      </w:r>
      <w:del w:id="595" w:author="Michael Jennions" w:date="2020-08-04T00:52:00Z">
        <w:r w:rsidR="000F5ABF" w:rsidDel="001F0DA1">
          <w:rPr>
            <w:rFonts w:ascii="Garamond" w:hAnsi="Garamond"/>
          </w:rPr>
          <w:delText>moderate</w:delText>
        </w:r>
        <w:r w:rsidDel="001F0DA1">
          <w:rPr>
            <w:rFonts w:ascii="Garamond" w:hAnsi="Garamond"/>
          </w:rPr>
          <w:delText xml:space="preserve"> </w:delText>
        </w:r>
      </w:del>
      <w:ins w:id="596" w:author="Michael Jennions" w:date="2020-08-04T00:52:00Z">
        <w:r w:rsidR="001F0DA1">
          <w:rPr>
            <w:rFonts w:ascii="Garamond" w:hAnsi="Garamond"/>
          </w:rPr>
          <w:t xml:space="preserve">effect on </w:t>
        </w:r>
      </w:ins>
      <w:r>
        <w:rPr>
          <w:rFonts w:ascii="Garamond" w:hAnsi="Garamond"/>
        </w:rPr>
        <w:t xml:space="preserve">sex differences in </w:t>
      </w:r>
      <w:ins w:id="597" w:author="Michael Jennions" w:date="2020-08-04T00:54:00Z">
        <w:r w:rsidR="001F0DA1">
          <w:rPr>
            <w:rFonts w:ascii="Garamond" w:hAnsi="Garamond"/>
          </w:rPr>
          <w:t xml:space="preserve">mean </w:t>
        </w:r>
      </w:ins>
      <w:r>
        <w:rPr>
          <w:rFonts w:ascii="Garamond" w:hAnsi="Garamond"/>
        </w:rPr>
        <w:t xml:space="preserve">personality </w:t>
      </w:r>
      <w:del w:id="598" w:author="Michael Jennions" w:date="2020-08-04T00:49:00Z">
        <w:r w:rsidDel="00BC6934">
          <w:rPr>
            <w:rFonts w:ascii="Garamond" w:hAnsi="Garamond"/>
          </w:rPr>
          <w:delText xml:space="preserve">for </w:delText>
        </w:r>
      </w:del>
      <w:ins w:id="599" w:author="Michael Jennions" w:date="2020-08-04T00:49:00Z">
        <w:r w:rsidR="00BC6934">
          <w:rPr>
            <w:rFonts w:ascii="Garamond" w:hAnsi="Garamond"/>
          </w:rPr>
          <w:t xml:space="preserve">in </w:t>
        </w:r>
      </w:ins>
      <w:ins w:id="600" w:author="Michael Jennions" w:date="2020-08-04T00:53:00Z">
        <w:r w:rsidR="001F0DA1">
          <w:rPr>
            <w:rFonts w:ascii="Garamond" w:hAnsi="Garamond"/>
          </w:rPr>
          <w:t>two</w:t>
        </w:r>
      </w:ins>
      <w:ins w:id="601" w:author="Michael Jennions" w:date="2020-08-04T00:49:00Z">
        <w:r w:rsidR="00BC6934">
          <w:rPr>
            <w:rFonts w:ascii="Garamond" w:hAnsi="Garamond"/>
          </w:rPr>
          <w:t xml:space="preserve"> of the </w:t>
        </w:r>
      </w:ins>
      <w:ins w:id="602" w:author="Michael Jennions" w:date="2020-08-04T00:51:00Z">
        <w:r w:rsidR="001F0DA1">
          <w:rPr>
            <w:rFonts w:ascii="Garamond" w:hAnsi="Garamond"/>
          </w:rPr>
          <w:t>four</w:t>
        </w:r>
      </w:ins>
      <w:ins w:id="603" w:author="Michael Jennions" w:date="2020-08-04T00:49:00Z">
        <w:r w:rsidR="00BC6934">
          <w:rPr>
            <w:rFonts w:ascii="Garamond" w:hAnsi="Garamond"/>
          </w:rPr>
          <w:t xml:space="preserve"> taxa</w:t>
        </w:r>
      </w:ins>
      <w:ins w:id="604" w:author="Michael Jennions" w:date="2020-08-04T00:51:00Z">
        <w:r w:rsidR="001F0DA1">
          <w:rPr>
            <w:rFonts w:ascii="Garamond" w:hAnsi="Garamond"/>
          </w:rPr>
          <w:t xml:space="preserve"> test</w:t>
        </w:r>
      </w:ins>
      <w:ins w:id="605" w:author="Michael Jennions" w:date="2020-08-04T00:49:00Z">
        <w:r w:rsidR="00BC6934">
          <w:rPr>
            <w:rFonts w:ascii="Garamond" w:hAnsi="Garamond"/>
          </w:rPr>
          <w:t xml:space="preserve"> </w:t>
        </w:r>
      </w:ins>
      <w:del w:id="606" w:author="Michael Jennions" w:date="2020-08-04T00:49:00Z">
        <w:r w:rsidDel="00BC6934">
          <w:rPr>
            <w:rFonts w:ascii="Garamond" w:hAnsi="Garamond"/>
          </w:rPr>
          <w:delText xml:space="preserve">any taxonomic group </w:delText>
        </w:r>
      </w:del>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del w:id="607" w:author="Michael Jennions" w:date="2020-08-04T00:53:00Z">
        <w:r w:rsidR="000B63EC" w:rsidDel="001F0DA1">
          <w:rPr>
            <w:rFonts w:ascii="Garamond" w:hAnsi="Garamond"/>
          </w:rPr>
          <w:delText xml:space="preserve">SSD </w:delText>
        </w:r>
      </w:del>
      <w:ins w:id="608" w:author="Michael Jennions" w:date="2020-08-04T00:53:00Z">
        <w:r w:rsidR="001F0DA1">
          <w:rPr>
            <w:rFonts w:ascii="Garamond" w:hAnsi="Garamond"/>
          </w:rPr>
          <w:t xml:space="preserve">its influence </w:t>
        </w:r>
      </w:ins>
      <w:del w:id="609" w:author="Michael Jennions" w:date="2020-08-04T00:53:00Z">
        <w:r w:rsidDel="001F0DA1">
          <w:rPr>
            <w:rFonts w:ascii="Garamond" w:hAnsi="Garamond"/>
          </w:rPr>
          <w:delText>did interact</w:delText>
        </w:r>
      </w:del>
      <w:ins w:id="610" w:author="Michael Jennions" w:date="2020-08-04T00:53:00Z">
        <w:r w:rsidR="001F0DA1">
          <w:rPr>
            <w:rFonts w:ascii="Garamond" w:hAnsi="Garamond"/>
          </w:rPr>
          <w:t xml:space="preserve">depended on the </w:t>
        </w:r>
      </w:ins>
      <w:r>
        <w:rPr>
          <w:rFonts w:ascii="Garamond" w:hAnsi="Garamond"/>
        </w:rPr>
        <w:t xml:space="preserve"> </w:t>
      </w:r>
      <w:del w:id="611" w:author="Michael Jennions" w:date="2020-08-04T00:53:00Z">
        <w:r w:rsidDel="001F0DA1">
          <w:rPr>
            <w:rFonts w:ascii="Garamond" w:hAnsi="Garamond"/>
          </w:rPr>
          <w:delText xml:space="preserve">significantly with some </w:delText>
        </w:r>
      </w:del>
      <w:r>
        <w:rPr>
          <w:rFonts w:ascii="Garamond" w:hAnsi="Garamond"/>
        </w:rPr>
        <w:t>personality traits</w:t>
      </w:r>
      <w:r w:rsidR="004931A6">
        <w:rPr>
          <w:rFonts w:ascii="Garamond" w:hAnsi="Garamond"/>
        </w:rPr>
        <w:t xml:space="preserve"> (Table 3). </w:t>
      </w:r>
      <w:ins w:id="612" w:author="Michael Jennions" w:date="2020-08-04T00:53:00Z">
        <w:r w:rsidR="001F0DA1">
          <w:rPr>
            <w:rFonts w:ascii="Garamond" w:hAnsi="Garamond"/>
          </w:rPr>
          <w:t xml:space="preserve">There was no effect of SSD in </w:t>
        </w:r>
      </w:ins>
      <w:ins w:id="613" w:author="Michael Jennions" w:date="2020-08-04T00:54:00Z">
        <w:r w:rsidR="001F0DA1">
          <w:rPr>
            <w:rFonts w:ascii="Garamond" w:hAnsi="Garamond"/>
          </w:rPr>
          <w:t xml:space="preserve">fish or birds. In invertebrates, </w:t>
        </w:r>
      </w:ins>
      <w:ins w:id="614" w:author="Michael Jennions" w:date="2020-08-04T00:56:00Z">
        <w:r w:rsidR="001F0DA1">
          <w:rPr>
            <w:rFonts w:ascii="Garamond" w:hAnsi="Garamond"/>
          </w:rPr>
          <w:t xml:space="preserve">the effect of </w:t>
        </w:r>
      </w:ins>
      <w:moveToRangeStart w:id="615" w:author="Michael Jennions" w:date="2020-08-04T00:55:00Z" w:name="move47394972"/>
      <w:moveTo w:id="616" w:author="Michael Jennions" w:date="2020-08-04T00:55:00Z">
        <w:del w:id="617" w:author="Michael Jennions" w:date="2020-08-04T00:56:00Z">
          <w:r w:rsidR="001F0DA1" w:rsidDel="001F0DA1">
            <w:rPr>
              <w:rFonts w:ascii="Garamond" w:hAnsi="Garamond"/>
            </w:rPr>
            <w:delText xml:space="preserve">For invertebrates, </w:delText>
          </w:r>
        </w:del>
        <w:r w:rsidR="001F0DA1">
          <w:rPr>
            <w:rFonts w:ascii="Garamond" w:hAnsi="Garamond"/>
          </w:rPr>
          <w:t xml:space="preserve">SSD </w:t>
        </w:r>
      </w:moveTo>
      <w:ins w:id="618" w:author="Michael Jennions" w:date="2020-08-04T00:56:00Z">
        <w:r w:rsidR="001F0DA1">
          <w:rPr>
            <w:rFonts w:ascii="Garamond" w:hAnsi="Garamond"/>
          </w:rPr>
          <w:t xml:space="preserve">differed </w:t>
        </w:r>
      </w:ins>
      <w:moveTo w:id="619" w:author="Michael Jennions" w:date="2020-08-04T00:55:00Z">
        <w:r w:rsidR="001F0DA1">
          <w:rPr>
            <w:rFonts w:ascii="Garamond" w:hAnsi="Garamond"/>
          </w:rPr>
          <w:t xml:space="preserve">significantly </w:t>
        </w:r>
      </w:moveTo>
      <w:ins w:id="620" w:author="Michael Jennions" w:date="2020-08-04T00:56:00Z">
        <w:r w:rsidR="001F0DA1">
          <w:rPr>
            <w:rFonts w:ascii="Garamond" w:hAnsi="Garamond"/>
          </w:rPr>
          <w:t xml:space="preserve">for </w:t>
        </w:r>
      </w:ins>
      <w:moveTo w:id="621" w:author="Michael Jennions" w:date="2020-08-04T00:55:00Z">
        <w:del w:id="622" w:author="Michael Jennions" w:date="2020-08-04T00:56:00Z">
          <w:r w:rsidR="001F0DA1" w:rsidDel="001F0DA1">
            <w:rPr>
              <w:rFonts w:ascii="Garamond" w:hAnsi="Garamond"/>
            </w:rPr>
            <w:delText xml:space="preserve">interacted with </w:delText>
          </w:r>
        </w:del>
        <w:r w:rsidR="001F0DA1">
          <w:rPr>
            <w:rFonts w:ascii="Garamond" w:hAnsi="Garamond"/>
          </w:rPr>
          <w:t>boldness</w:t>
        </w:r>
      </w:moveTo>
      <w:ins w:id="623" w:author="Michael Jennions" w:date="2020-08-04T00:56:00Z">
        <w:r w:rsidR="001F0DA1">
          <w:rPr>
            <w:rFonts w:ascii="Garamond" w:hAnsi="Garamond"/>
          </w:rPr>
          <w:t xml:space="preserve"> and activity</w:t>
        </w:r>
      </w:ins>
      <w:ins w:id="624" w:author="Michael Jennions" w:date="2020-08-04T00:58:00Z">
        <w:r w:rsidR="00561A2D">
          <w:rPr>
            <w:rFonts w:ascii="Garamond" w:hAnsi="Garamond"/>
          </w:rPr>
          <w:t xml:space="preserve">. </w:t>
        </w:r>
      </w:ins>
      <w:ins w:id="625" w:author="Michael Jennions" w:date="2020-08-04T01:08:00Z">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ins>
      <w:moveTo w:id="626" w:author="Michael Jennions" w:date="2020-08-04T00:55:00Z">
        <w:del w:id="627" w:author="Michael Jennions" w:date="2020-08-04T00:58:00Z">
          <w:r w:rsidR="001F0DA1" w:rsidDel="00561A2D">
            <w:rPr>
              <w:rFonts w:ascii="Garamond" w:hAnsi="Garamond"/>
            </w:rPr>
            <w:delText>; as</w:delText>
          </w:r>
        </w:del>
      </w:moveTo>
      <w:ins w:id="628" w:author="Michael Jennions" w:date="2020-08-04T00:59:00Z">
        <w:r w:rsidR="00561A2D">
          <w:rPr>
            <w:rFonts w:ascii="Garamond" w:hAnsi="Garamond"/>
          </w:rPr>
          <w:t>When</w:t>
        </w:r>
      </w:ins>
      <w:moveTo w:id="629" w:author="Michael Jennions" w:date="2020-08-04T00:55:00Z">
        <w:r w:rsidR="001F0DA1">
          <w:rPr>
            <w:rFonts w:ascii="Garamond" w:hAnsi="Garamond"/>
          </w:rPr>
          <w:t xml:space="preserve"> males </w:t>
        </w:r>
        <w:del w:id="630" w:author="Michael Jennions" w:date="2020-08-04T00:59:00Z">
          <w:r w:rsidR="001F0DA1" w:rsidDel="00561A2D">
            <w:rPr>
              <w:rFonts w:ascii="Garamond" w:hAnsi="Garamond"/>
            </w:rPr>
            <w:delText>became</w:delText>
          </w:r>
        </w:del>
      </w:moveTo>
      <w:ins w:id="631" w:author="Michael Jennions" w:date="2020-08-04T00:59:00Z">
        <w:r w:rsidR="00561A2D">
          <w:rPr>
            <w:rFonts w:ascii="Garamond" w:hAnsi="Garamond"/>
          </w:rPr>
          <w:t>were</w:t>
        </w:r>
      </w:ins>
      <w:moveTo w:id="632" w:author="Michael Jennions" w:date="2020-08-04T00:55:00Z">
        <w:r w:rsidR="001F0DA1">
          <w:rPr>
            <w:rFonts w:ascii="Garamond" w:hAnsi="Garamond"/>
          </w:rPr>
          <w:t xml:space="preserve"> larger than females</w:t>
        </w:r>
      </w:moveTo>
      <w:ins w:id="633" w:author="Michael Jennions" w:date="2020-08-04T01:09:00Z">
        <w:r w:rsidR="008D63B6">
          <w:rPr>
            <w:rFonts w:ascii="Garamond" w:hAnsi="Garamond"/>
          </w:rPr>
          <w:t>,</w:t>
        </w:r>
      </w:ins>
      <w:moveTo w:id="634" w:author="Michael Jennions" w:date="2020-08-04T00:55:00Z">
        <w:r w:rsidR="001F0DA1">
          <w:rPr>
            <w:rFonts w:ascii="Garamond" w:hAnsi="Garamond"/>
          </w:rPr>
          <w:t xml:space="preserve"> </w:t>
        </w:r>
      </w:moveTo>
      <w:ins w:id="635" w:author="Michael Jennions" w:date="2020-08-04T01:01:00Z">
        <w:r w:rsidR="00561A2D">
          <w:rPr>
            <w:rFonts w:ascii="Garamond" w:hAnsi="Garamond"/>
          </w:rPr>
          <w:t xml:space="preserve">males were </w:t>
        </w:r>
      </w:ins>
      <w:ins w:id="636" w:author="Michael Jennions" w:date="2020-08-04T01:05:00Z">
        <w:r w:rsidR="00561A2D">
          <w:rPr>
            <w:rFonts w:ascii="Garamond" w:hAnsi="Garamond"/>
          </w:rPr>
          <w:t>less</w:t>
        </w:r>
      </w:ins>
      <w:ins w:id="637" w:author="Michael Jennions" w:date="2020-08-04T01:01:00Z">
        <w:r w:rsidR="00561A2D">
          <w:rPr>
            <w:rFonts w:ascii="Garamond" w:hAnsi="Garamond"/>
          </w:rPr>
          <w:t xml:space="preserve"> active (</w:t>
        </w:r>
      </w:ins>
      <w:ins w:id="638" w:author="Michael Jennions" w:date="2020-08-04T01:00:00Z">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ins>
      <w:ins w:id="639" w:author="Michael Jennions" w:date="2020-08-04T01:01:00Z">
        <w:r w:rsidR="00561A2D">
          <w:rPr>
            <w:rFonts w:ascii="Garamond" w:hAnsi="Garamond"/>
          </w:rPr>
          <w:t>)</w:t>
        </w:r>
      </w:ins>
      <w:ins w:id="640" w:author="Michael Jennions" w:date="2020-08-04T01:12:00Z">
        <w:r w:rsidR="008D63B6">
          <w:rPr>
            <w:rFonts w:ascii="Garamond" w:hAnsi="Garamond"/>
          </w:rPr>
          <w:t xml:space="preserve"> but </w:t>
        </w:r>
      </w:ins>
      <w:ins w:id="641" w:author="Michael Jennions" w:date="2020-08-04T01:02:00Z">
        <w:r w:rsidR="00561A2D">
          <w:rPr>
            <w:rFonts w:ascii="Garamond" w:hAnsi="Garamond"/>
          </w:rPr>
          <w:t>bold</w:t>
        </w:r>
      </w:ins>
      <w:ins w:id="642" w:author="Michael Jennions" w:date="2020-08-04T01:06:00Z">
        <w:r w:rsidR="00561A2D">
          <w:rPr>
            <w:rFonts w:ascii="Garamond" w:hAnsi="Garamond"/>
          </w:rPr>
          <w:t>er</w:t>
        </w:r>
      </w:ins>
      <w:ins w:id="643" w:author="Michael Jennions" w:date="2020-08-04T01:02:00Z">
        <w:r w:rsidR="00561A2D">
          <w:rPr>
            <w:rFonts w:ascii="Garamond" w:hAnsi="Garamond"/>
          </w:rPr>
          <w:t xml:space="preserve"> (</w:t>
        </w:r>
      </w:ins>
      <w:ins w:id="644" w:author="Michael Jennions" w:date="2020-08-04T01:03:00Z">
        <w:r w:rsidR="00561A2D">
          <w:rPr>
            <w:rFonts w:ascii="Garamond" w:hAnsi="Garamond"/>
          </w:rPr>
          <w:t xml:space="preserve">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w:t>
        </w:r>
      </w:ins>
      <w:moveTo w:id="645" w:author="Michael Jennions" w:date="2020-08-04T00:55:00Z">
        <w:del w:id="646" w:author="Michael Jennions" w:date="2020-08-04T00:59:00Z">
          <w:r w:rsidR="001F0DA1" w:rsidDel="00561A2D">
            <w:rPr>
              <w:rFonts w:ascii="Garamond" w:hAnsi="Garamond"/>
            </w:rPr>
            <w:delText xml:space="preserve">(SSD became more male-biased) </w:delText>
          </w:r>
        </w:del>
        <w:del w:id="647" w:author="Michael Jennions" w:date="2020-08-04T01:04:00Z">
          <w:r w:rsidR="001F0DA1" w:rsidDel="00561A2D">
            <w:rPr>
              <w:rFonts w:ascii="Garamond" w:hAnsi="Garamond"/>
            </w:rPr>
            <w:delText>males were much bolder than females (</w:delText>
          </w:r>
        </w:del>
        <w:del w:id="648" w:author="Michael Jennions" w:date="2020-08-04T01:05:00Z">
          <w:r w:rsidR="001F0DA1" w:rsidDel="00561A2D">
            <w:rPr>
              <w:rFonts w:ascii="Garamond" w:hAnsi="Garamond"/>
            </w:rPr>
            <w:delText xml:space="preserve">boldness: </w:delText>
          </w:r>
          <w:r w:rsidR="001F0DA1" w:rsidRPr="005A0C61" w:rsidDel="00561A2D">
            <w:rPr>
              <w:rFonts w:ascii="Garamond" w:hAnsi="Garamond"/>
              <w:i/>
            </w:rPr>
            <w:sym w:font="Symbol" w:char="F062"/>
          </w:r>
          <w:r w:rsidR="001F0DA1" w:rsidDel="00561A2D">
            <w:rPr>
              <w:rFonts w:ascii="Garamond" w:hAnsi="Garamond"/>
              <w:i/>
            </w:rPr>
            <w:delText xml:space="preserve"> </w:delText>
          </w:r>
          <w:r w:rsidR="001F0DA1" w:rsidDel="00561A2D">
            <w:rPr>
              <w:rFonts w:ascii="Garamond" w:hAnsi="Garamond"/>
            </w:rPr>
            <w:delText xml:space="preserve">=0.37, </w:delText>
          </w:r>
        </w:del>
        <w:del w:id="649" w:author="Michael Jennions" w:date="2020-08-04T01:04:00Z">
          <w:r w:rsidR="001F0DA1" w:rsidDel="00561A2D">
            <w:rPr>
              <w:rFonts w:ascii="Garamond" w:hAnsi="Garamond"/>
            </w:rPr>
            <w:delText xml:space="preserve">95% CIs: -0.02, 0.76, </w:delText>
          </w:r>
          <w:r w:rsidR="001F0DA1" w:rsidDel="00561A2D">
            <w:rPr>
              <w:rFonts w:ascii="Garamond" w:hAnsi="Garamond"/>
              <w:i/>
            </w:rPr>
            <w:delText xml:space="preserve">t </w:delText>
          </w:r>
          <w:r w:rsidR="001F0DA1" w:rsidDel="00561A2D">
            <w:rPr>
              <w:rFonts w:ascii="Garamond" w:hAnsi="Garamond"/>
            </w:rPr>
            <w:delText xml:space="preserve">= 1.89, </w:delText>
          </w:r>
        </w:del>
        <w:del w:id="650" w:author="Michael Jennions" w:date="2020-08-04T01:05:00Z">
          <w:r w:rsidR="001F0DA1" w:rsidDel="00561A2D">
            <w:rPr>
              <w:rFonts w:ascii="Garamond" w:hAnsi="Garamond"/>
              <w:i/>
            </w:rPr>
            <w:delText>p</w:delText>
          </w:r>
          <w:r w:rsidR="001F0DA1" w:rsidDel="00561A2D">
            <w:rPr>
              <w:rFonts w:ascii="Garamond" w:hAnsi="Garamond"/>
            </w:rPr>
            <w:delText>=0.06;</w:delText>
          </w:r>
        </w:del>
        <w:del w:id="651" w:author="Michael Jennions" w:date="2020-08-04T01:03:00Z">
          <w:r w:rsidR="001F0DA1" w:rsidDel="00561A2D">
            <w:rPr>
              <w:rFonts w:ascii="Garamond" w:hAnsi="Garamond"/>
            </w:rPr>
            <w:delText xml:space="preserve"> SSD x boldness: </w:delText>
          </w:r>
          <w:r w:rsidR="001F0DA1" w:rsidRPr="005A0C61" w:rsidDel="00561A2D">
            <w:rPr>
              <w:rFonts w:ascii="Garamond" w:hAnsi="Garamond"/>
              <w:i/>
            </w:rPr>
            <w:sym w:font="Symbol" w:char="F062"/>
          </w:r>
          <w:r w:rsidR="001F0DA1" w:rsidDel="00561A2D">
            <w:rPr>
              <w:rFonts w:ascii="Garamond" w:hAnsi="Garamond"/>
              <w:i/>
            </w:rPr>
            <w:delText xml:space="preserve"> </w:delText>
          </w:r>
          <w:r w:rsidR="001F0DA1" w:rsidDel="00561A2D">
            <w:rPr>
              <w:rFonts w:ascii="Garamond" w:hAnsi="Garamond"/>
            </w:rPr>
            <w:delText xml:space="preserve">=1.29, 95% CIs: 0.22, 2.36, </w:delText>
          </w:r>
          <w:r w:rsidR="001F0DA1" w:rsidDel="00561A2D">
            <w:rPr>
              <w:rFonts w:ascii="Garamond" w:hAnsi="Garamond"/>
              <w:i/>
            </w:rPr>
            <w:delText xml:space="preserve">t </w:delText>
          </w:r>
          <w:r w:rsidR="001F0DA1" w:rsidDel="00561A2D">
            <w:rPr>
              <w:rFonts w:ascii="Garamond" w:hAnsi="Garamond"/>
            </w:rPr>
            <w:delText xml:space="preserve">= 2.37, </w:delText>
          </w:r>
          <w:r w:rsidR="001F0DA1" w:rsidDel="00561A2D">
            <w:rPr>
              <w:rFonts w:ascii="Garamond" w:hAnsi="Garamond"/>
              <w:i/>
            </w:rPr>
            <w:delText>p</w:delText>
          </w:r>
          <w:r w:rsidR="001F0DA1" w:rsidDel="00561A2D">
            <w:rPr>
              <w:rFonts w:ascii="Garamond" w:hAnsi="Garamond"/>
            </w:rPr>
            <w:delText>=0.02)</w:delText>
          </w:r>
        </w:del>
        <w:del w:id="652" w:author="Michael Jennions" w:date="2020-08-04T01:04:00Z">
          <w:r w:rsidR="001F0DA1" w:rsidDel="00561A2D">
            <w:rPr>
              <w:rFonts w:ascii="Garamond" w:hAnsi="Garamond"/>
            </w:rPr>
            <w:delText>.</w:delText>
          </w:r>
        </w:del>
        <w:del w:id="653" w:author="Michael Jennions" w:date="2020-08-04T01:05:00Z">
          <w:r w:rsidR="001F0DA1" w:rsidDel="00561A2D">
            <w:rPr>
              <w:rFonts w:ascii="Garamond" w:hAnsi="Garamond"/>
            </w:rPr>
            <w:delText xml:space="preserve"> </w:delText>
          </w:r>
        </w:del>
        <w:del w:id="654" w:author="Michael Jennions" w:date="2020-08-04T01:04:00Z">
          <w:r w:rsidR="001F0DA1" w:rsidDel="00561A2D">
            <w:rPr>
              <w:rFonts w:ascii="Garamond" w:hAnsi="Garamond"/>
            </w:rPr>
            <w:delText>SSD did not interact significantly with activity within invertebrates; as SSD became more male-biased there was a non-significant trend for females to be more active than males (</w:delText>
          </w:r>
        </w:del>
        <w:del w:id="655" w:author="Michael Jennions" w:date="2020-08-04T01:05:00Z">
          <w:r w:rsidR="001F0DA1" w:rsidDel="00561A2D">
            <w:rPr>
              <w:rFonts w:ascii="Garamond" w:hAnsi="Garamond"/>
            </w:rPr>
            <w:delText xml:space="preserve">activity: </w:delText>
          </w:r>
        </w:del>
        <w:del w:id="656" w:author="Michael Jennions" w:date="2020-08-04T01:08:00Z">
          <w:r w:rsidR="001F0DA1" w:rsidRPr="005A0C61" w:rsidDel="008D63B6">
            <w:rPr>
              <w:rFonts w:ascii="Garamond" w:hAnsi="Garamond"/>
              <w:i/>
            </w:rPr>
            <w:sym w:font="Symbol" w:char="F062"/>
          </w:r>
          <w:r w:rsidR="001F0DA1" w:rsidDel="008D63B6">
            <w:rPr>
              <w:rFonts w:ascii="Garamond" w:hAnsi="Garamond"/>
              <w:i/>
            </w:rPr>
            <w:delText xml:space="preserve"> </w:delText>
          </w:r>
          <w:r w:rsidR="001F0DA1" w:rsidDel="008D63B6">
            <w:rPr>
              <w:rFonts w:ascii="Garamond" w:hAnsi="Garamond"/>
            </w:rPr>
            <w:delText xml:space="preserve">=0.03, </w:delText>
          </w:r>
        </w:del>
        <w:del w:id="657" w:author="Michael Jennions" w:date="2020-08-04T01:04:00Z">
          <w:r w:rsidR="001F0DA1" w:rsidDel="00561A2D">
            <w:rPr>
              <w:rFonts w:ascii="Garamond" w:hAnsi="Garamond"/>
            </w:rPr>
            <w:delText xml:space="preserve">95% CIs: -0.37, 0.42, </w:delText>
          </w:r>
          <w:r w:rsidR="001F0DA1" w:rsidDel="00561A2D">
            <w:rPr>
              <w:rFonts w:ascii="Garamond" w:hAnsi="Garamond"/>
              <w:i/>
            </w:rPr>
            <w:delText xml:space="preserve">t </w:delText>
          </w:r>
          <w:r w:rsidR="001F0DA1" w:rsidDel="00561A2D">
            <w:rPr>
              <w:rFonts w:ascii="Garamond" w:hAnsi="Garamond"/>
            </w:rPr>
            <w:delText xml:space="preserve">= 0.13, </w:delText>
          </w:r>
        </w:del>
        <w:del w:id="658" w:author="Michael Jennions" w:date="2020-08-04T01:08:00Z">
          <w:r w:rsidR="001F0DA1" w:rsidDel="008D63B6">
            <w:rPr>
              <w:rFonts w:ascii="Garamond" w:hAnsi="Garamond"/>
              <w:i/>
            </w:rPr>
            <w:delText>p</w:delText>
          </w:r>
          <w:r w:rsidR="001F0DA1" w:rsidDel="008D63B6">
            <w:rPr>
              <w:rFonts w:ascii="Garamond" w:hAnsi="Garamond"/>
            </w:rPr>
            <w:delText>=0.90</w:delText>
          </w:r>
        </w:del>
        <w:del w:id="659" w:author="Michael Jennions" w:date="2020-08-04T01:04:00Z">
          <w:r w:rsidR="001F0DA1" w:rsidDel="00561A2D">
            <w:rPr>
              <w:rFonts w:ascii="Garamond" w:hAnsi="Garamond"/>
            </w:rPr>
            <w:delText xml:space="preserve">; SSD x activity: </w:delText>
          </w:r>
          <w:r w:rsidR="001F0DA1" w:rsidRPr="005A0C61" w:rsidDel="00561A2D">
            <w:rPr>
              <w:rFonts w:ascii="Garamond" w:hAnsi="Garamond"/>
              <w:i/>
            </w:rPr>
            <w:sym w:font="Symbol" w:char="F062"/>
          </w:r>
          <w:r w:rsidR="001F0DA1" w:rsidDel="00561A2D">
            <w:rPr>
              <w:rFonts w:ascii="Garamond" w:hAnsi="Garamond"/>
              <w:i/>
            </w:rPr>
            <w:delText xml:space="preserve"> </w:delText>
          </w:r>
          <w:r w:rsidR="001F0DA1" w:rsidDel="00561A2D">
            <w:rPr>
              <w:rFonts w:ascii="Garamond" w:hAnsi="Garamond"/>
            </w:rPr>
            <w:delText xml:space="preserve">=-0.87, 95% CIs: -2.15, 0.42, </w:delText>
          </w:r>
          <w:r w:rsidR="001F0DA1" w:rsidDel="00561A2D">
            <w:rPr>
              <w:rFonts w:ascii="Garamond" w:hAnsi="Garamond"/>
              <w:i/>
            </w:rPr>
            <w:delText xml:space="preserve">t </w:delText>
          </w:r>
          <w:r w:rsidR="001F0DA1" w:rsidDel="00561A2D">
            <w:rPr>
              <w:rFonts w:ascii="Garamond" w:hAnsi="Garamond"/>
            </w:rPr>
            <w:delText xml:space="preserve">= -1.32, </w:delText>
          </w:r>
          <w:r w:rsidR="001F0DA1" w:rsidDel="00561A2D">
            <w:rPr>
              <w:rFonts w:ascii="Garamond" w:hAnsi="Garamond"/>
              <w:i/>
            </w:rPr>
            <w:delText>p</w:delText>
          </w:r>
          <w:r w:rsidR="001F0DA1" w:rsidDel="00561A2D">
            <w:rPr>
              <w:rFonts w:ascii="Garamond" w:hAnsi="Garamond"/>
            </w:rPr>
            <w:delText>=0.19</w:delText>
          </w:r>
        </w:del>
        <w:del w:id="660" w:author="Michael Jennions" w:date="2020-08-04T01:08:00Z">
          <w:r w:rsidR="001F0DA1" w:rsidDel="008D63B6">
            <w:rPr>
              <w:rFonts w:ascii="Garamond" w:hAnsi="Garamond"/>
            </w:rPr>
            <w:delText>).</w:delText>
          </w:r>
        </w:del>
      </w:moveTo>
      <w:moveToRangeEnd w:id="615"/>
      <w:ins w:id="661" w:author="Michael Jennions" w:date="2020-08-04T01:06:00Z">
        <w:r w:rsidR="00561A2D">
          <w:rPr>
            <w:rFonts w:ascii="Garamond" w:hAnsi="Garamond"/>
          </w:rPr>
          <w:t xml:space="preserve">In mammals, </w:t>
        </w:r>
      </w:ins>
      <w:ins w:id="662" w:author="Michael Jennions" w:date="2020-08-04T01:07:00Z">
        <w:r w:rsidR="00561A2D">
          <w:rPr>
            <w:rFonts w:ascii="Garamond" w:hAnsi="Garamond"/>
          </w:rPr>
          <w:t xml:space="preserve">the effect of SSD differed significantly for </w:t>
        </w:r>
      </w:ins>
      <w:ins w:id="663" w:author="Michael Jennions" w:date="2020-08-04T01:10:00Z">
        <w:r w:rsidR="008D63B6">
          <w:rPr>
            <w:rFonts w:ascii="Garamond" w:hAnsi="Garamond"/>
          </w:rPr>
          <w:t xml:space="preserve">activity, </w:t>
        </w:r>
      </w:ins>
      <w:ins w:id="664" w:author="Michael Jennions" w:date="2020-08-04T01:08:00Z">
        <w:r w:rsidR="00561A2D">
          <w:rPr>
            <w:rFonts w:ascii="Garamond" w:hAnsi="Garamond"/>
          </w:rPr>
          <w:t xml:space="preserve">aggression, </w:t>
        </w:r>
      </w:ins>
      <w:ins w:id="665" w:author="Michael Jennions" w:date="2020-08-04T01:07:00Z">
        <w:r w:rsidR="00561A2D">
          <w:rPr>
            <w:rFonts w:ascii="Garamond" w:hAnsi="Garamond"/>
          </w:rPr>
          <w:t xml:space="preserve">boldness and </w:t>
        </w:r>
      </w:ins>
      <w:ins w:id="666" w:author="Michael Jennions" w:date="2020-08-04T01:08:00Z">
        <w:r w:rsidR="00561A2D">
          <w:rPr>
            <w:rFonts w:ascii="Garamond" w:hAnsi="Garamond"/>
          </w:rPr>
          <w:t>exploration.</w:t>
        </w:r>
        <w:r w:rsidR="008D63B6">
          <w:rPr>
            <w:rFonts w:ascii="Garamond" w:hAnsi="Garamond"/>
          </w:rPr>
          <w:t xml:space="preserve"> When the sexes were the </w:t>
        </w:r>
      </w:ins>
      <w:ins w:id="667" w:author="Michael Jennions" w:date="2020-08-04T01:09:00Z">
        <w:r w:rsidR="008D63B6">
          <w:rPr>
            <w:rFonts w:ascii="Garamond" w:hAnsi="Garamond"/>
          </w:rPr>
          <w:t xml:space="preserve">same size, there was only a </w:t>
        </w:r>
      </w:ins>
      <w:ins w:id="668" w:author="Michael Jennions" w:date="2020-08-04T01:10:00Z">
        <w:r w:rsidR="008D63B6">
          <w:rPr>
            <w:rFonts w:ascii="Garamond" w:hAnsi="Garamond"/>
          </w:rPr>
          <w:t xml:space="preserve">sex </w:t>
        </w:r>
      </w:ins>
      <w:ins w:id="669" w:author="Michael Jennions" w:date="2020-08-04T01:09:00Z">
        <w:r w:rsidR="008D63B6">
          <w:rPr>
            <w:rFonts w:ascii="Garamond" w:hAnsi="Garamond"/>
          </w:rPr>
          <w:t>difference in activity, with males being more active (</w:t>
        </w:r>
      </w:ins>
      <w:ins w:id="670" w:author="Michael Jennions" w:date="2020-08-04T01:10:00Z">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 xml:space="preserve">=0.05). </w:t>
        </w:r>
      </w:ins>
      <w:ins w:id="671" w:author="Michael Jennions" w:date="2020-08-04T01:11:00Z">
        <w:r w:rsidR="008D63B6">
          <w:rPr>
            <w:rFonts w:ascii="Garamond" w:hAnsi="Garamond"/>
          </w:rPr>
          <w:t>When males were larger than females, males were less active (</w:t>
        </w:r>
      </w:ins>
      <w:ins w:id="672" w:author="Michael Jennions" w:date="2020-08-04T01:12:00Z">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 xml:space="preserve">&lt;0.0001), but </w:t>
        </w:r>
      </w:ins>
      <w:ins w:id="673" w:author="Michael Jennions" w:date="2020-08-04T01:14:00Z">
        <w:r w:rsidR="008D63B6">
          <w:rPr>
            <w:rFonts w:ascii="Garamond" w:hAnsi="Garamond"/>
          </w:rPr>
          <w:t xml:space="preserve">tended to be </w:t>
        </w:r>
      </w:ins>
      <w:ins w:id="674" w:author="Michael Jennions" w:date="2020-08-04T01:13:00Z">
        <w:r w:rsidR="008D63B6">
          <w:rPr>
            <w:rFonts w:ascii="Garamond" w:hAnsi="Garamond"/>
          </w:rPr>
          <w:t>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ins>
      <w:commentRangeStart w:id="675"/>
      <w:ins w:id="676" w:author="Michael Jennions" w:date="2020-08-04T01:15:00Z">
        <w:r w:rsidR="008D63B6">
          <w:rPr>
            <w:rFonts w:ascii="Garamond" w:hAnsi="Garamond"/>
          </w:rPr>
          <w:t xml:space="preserve">but there was no effect of SSD on </w:t>
        </w:r>
      </w:ins>
      <w:ins w:id="677" w:author="Michael Jennions" w:date="2020-08-04T01:13:00Z">
        <w:r w:rsidR="008D63B6">
          <w:rPr>
            <w:rFonts w:ascii="Garamond" w:hAnsi="Garamond"/>
          </w:rPr>
          <w:t>bold</w:t>
        </w:r>
      </w:ins>
      <w:ins w:id="678" w:author="Michael Jennions" w:date="2020-08-04T01:15:00Z">
        <w:r w:rsidR="008D63B6">
          <w:rPr>
            <w:rFonts w:ascii="Garamond" w:hAnsi="Garamond"/>
          </w:rPr>
          <w:t>ness</w:t>
        </w:r>
      </w:ins>
      <w:ins w:id="679" w:author="Michael Jennions" w:date="2020-08-04T01:13:00Z">
        <w:r w:rsidR="008D63B6">
          <w:rPr>
            <w:rFonts w:ascii="Garamond" w:hAnsi="Garamond"/>
          </w:rPr>
          <w:t xml:space="preserve">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w:t>
        </w:r>
      </w:ins>
      <w:ins w:id="680" w:author="Michael Jennions" w:date="2020-08-04T01:15:00Z">
        <w:r w:rsidR="008D63B6">
          <w:rPr>
            <w:rFonts w:ascii="Garamond" w:hAnsi="Garamond"/>
          </w:rPr>
          <w:t>or</w:t>
        </w:r>
      </w:ins>
      <w:ins w:id="681" w:author="Michael Jennions" w:date="2020-08-04T01:13:00Z">
        <w:r w:rsidR="008D63B6">
          <w:rPr>
            <w:rFonts w:ascii="Garamond" w:hAnsi="Garamond"/>
          </w:rPr>
          <w:t xml:space="preserve"> explo</w:t>
        </w:r>
      </w:ins>
      <w:ins w:id="682" w:author="Michael Jennions" w:date="2020-08-04T01:14:00Z">
        <w:r w:rsidR="008D63B6">
          <w:rPr>
            <w:rFonts w:ascii="Garamond" w:hAnsi="Garamond"/>
          </w:rPr>
          <w:t>rat</w:t>
        </w:r>
      </w:ins>
      <w:ins w:id="683" w:author="Michael Jennions" w:date="2020-08-04T01:15:00Z">
        <w:r w:rsidR="008D63B6">
          <w:rPr>
            <w:rFonts w:ascii="Garamond" w:hAnsi="Garamond"/>
          </w:rPr>
          <w:t>ion</w:t>
        </w:r>
      </w:ins>
      <w:ins w:id="684" w:author="Michael Jennions" w:date="2020-08-04T01:14:00Z">
        <w:r w:rsidR="008D63B6">
          <w:rPr>
            <w:rFonts w:ascii="Garamond" w:hAnsi="Garamond"/>
          </w:rPr>
          <w:t xml:space="preserve">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ins>
      <w:commentRangeEnd w:id="675"/>
      <w:ins w:id="685" w:author="Michael Jennions" w:date="2020-08-04T01:22:00Z">
        <w:r w:rsidR="0076479C">
          <w:rPr>
            <w:rStyle w:val="CommentReference"/>
          </w:rPr>
          <w:commentReference w:id="675"/>
        </w:r>
      </w:ins>
    </w:p>
    <w:p w14:paraId="4372BFA9" w14:textId="5630F9D9" w:rsidR="008D63B6" w:rsidRDefault="008D63B6" w:rsidP="000F79E0">
      <w:pPr>
        <w:rPr>
          <w:ins w:id="686" w:author="Michael Jennions" w:date="2020-08-04T01:11:00Z"/>
          <w:rFonts w:ascii="Garamond" w:hAnsi="Garamond"/>
        </w:rPr>
      </w:pPr>
    </w:p>
    <w:p w14:paraId="152A3A0C" w14:textId="3D0778B5" w:rsidR="000F79E0" w:rsidRDefault="000F79E0">
      <w:pPr>
        <w:rPr>
          <w:rFonts w:ascii="Garamond" w:hAnsi="Garamond"/>
        </w:rPr>
      </w:pPr>
      <w:del w:id="687" w:author="Michael Jennions" w:date="2020-08-04T01:07:00Z">
        <w:r w:rsidDel="00561A2D">
          <w:rPr>
            <w:rFonts w:ascii="Garamond" w:hAnsi="Garamond"/>
          </w:rPr>
          <w:delText xml:space="preserve">The degree of sexual size dimorphism between males and females did not </w:delText>
        </w:r>
        <w:r w:rsidR="000B63EC" w:rsidDel="00561A2D">
          <w:rPr>
            <w:rFonts w:ascii="Garamond" w:hAnsi="Garamond"/>
          </w:rPr>
          <w:delText xml:space="preserve">significantly </w:delText>
        </w:r>
        <w:r w:rsidR="003F2DFB" w:rsidDel="00561A2D">
          <w:rPr>
            <w:rFonts w:ascii="Garamond" w:hAnsi="Garamond"/>
          </w:rPr>
          <w:delText xml:space="preserve">influence </w:delText>
        </w:r>
        <w:r w:rsidDel="00561A2D">
          <w:rPr>
            <w:rFonts w:ascii="Garamond" w:hAnsi="Garamond"/>
          </w:rPr>
          <w:delText>boldness behaviour in birds (</w:delText>
        </w:r>
        <w:r w:rsidR="004E3D1E" w:rsidDel="00561A2D">
          <w:rPr>
            <w:rFonts w:ascii="Garamond" w:hAnsi="Garamond"/>
          </w:rPr>
          <w:delText xml:space="preserve">intercept: </w:delText>
        </w:r>
        <w:r w:rsidR="00A3587A" w:rsidRPr="005A0C61" w:rsidDel="00561A2D">
          <w:rPr>
            <w:rFonts w:ascii="Garamond" w:hAnsi="Garamond"/>
            <w:i/>
          </w:rPr>
          <w:sym w:font="Symbol" w:char="F062"/>
        </w:r>
        <w:r w:rsidR="00A3587A" w:rsidDel="00561A2D">
          <w:rPr>
            <w:rFonts w:ascii="Garamond" w:hAnsi="Garamond"/>
            <w:i/>
          </w:rPr>
          <w:delText xml:space="preserve"> </w:delText>
        </w:r>
        <w:r w:rsidDel="00561A2D">
          <w:rPr>
            <w:rFonts w:ascii="Garamond" w:hAnsi="Garamond"/>
          </w:rPr>
          <w:delText>=-</w:delText>
        </w:r>
        <w:r w:rsidR="004E3D1E" w:rsidDel="00561A2D">
          <w:rPr>
            <w:rFonts w:ascii="Garamond" w:hAnsi="Garamond"/>
          </w:rPr>
          <w:delText>0.2</w:delText>
        </w:r>
        <w:r w:rsidR="000B63EC" w:rsidDel="00561A2D">
          <w:rPr>
            <w:rFonts w:ascii="Garamond" w:hAnsi="Garamond"/>
          </w:rPr>
          <w:delText>5</w:delText>
        </w:r>
        <w:r w:rsidDel="00561A2D">
          <w:rPr>
            <w:rFonts w:ascii="Garamond" w:hAnsi="Garamond"/>
          </w:rPr>
          <w:delText>, 95% CIs: -0.</w:delText>
        </w:r>
        <w:r w:rsidR="004E3D1E" w:rsidDel="00561A2D">
          <w:rPr>
            <w:rFonts w:ascii="Garamond" w:hAnsi="Garamond"/>
          </w:rPr>
          <w:delText>8</w:delText>
        </w:r>
        <w:r w:rsidR="000B63EC" w:rsidDel="00561A2D">
          <w:rPr>
            <w:rFonts w:ascii="Garamond" w:hAnsi="Garamond"/>
          </w:rPr>
          <w:delText>5</w:delText>
        </w:r>
        <w:r w:rsidDel="00561A2D">
          <w:rPr>
            <w:rFonts w:ascii="Garamond" w:hAnsi="Garamond"/>
          </w:rPr>
          <w:delText>, 0.3</w:delText>
        </w:r>
        <w:r w:rsidR="000B63EC" w:rsidDel="00561A2D">
          <w:rPr>
            <w:rFonts w:ascii="Garamond" w:hAnsi="Garamond"/>
          </w:rPr>
          <w:delText>4</w:delText>
        </w:r>
        <w:r w:rsidDel="00561A2D">
          <w:rPr>
            <w:rFonts w:ascii="Garamond" w:hAnsi="Garamond"/>
          </w:rPr>
          <w:delText xml:space="preserve">, </w:delText>
        </w:r>
        <w:r w:rsidDel="00561A2D">
          <w:rPr>
            <w:rFonts w:ascii="Garamond" w:hAnsi="Garamond"/>
            <w:i/>
          </w:rPr>
          <w:delText xml:space="preserve">t </w:delText>
        </w:r>
        <w:r w:rsidDel="00561A2D">
          <w:rPr>
            <w:rFonts w:ascii="Garamond" w:hAnsi="Garamond"/>
          </w:rPr>
          <w:delText>= -0.</w:delText>
        </w:r>
        <w:r w:rsidR="000B63EC" w:rsidDel="00561A2D">
          <w:rPr>
            <w:rFonts w:ascii="Garamond" w:hAnsi="Garamond"/>
          </w:rPr>
          <w:delText>84</w:delText>
        </w:r>
        <w:r w:rsidDel="00561A2D">
          <w:rPr>
            <w:rFonts w:ascii="Garamond" w:hAnsi="Garamond"/>
          </w:rPr>
          <w:delText xml:space="preserve">, </w:delText>
        </w:r>
        <w:r w:rsidDel="00561A2D">
          <w:rPr>
            <w:rFonts w:ascii="Garamond" w:hAnsi="Garamond"/>
            <w:i/>
          </w:rPr>
          <w:delText>p</w:delText>
        </w:r>
        <w:r w:rsidDel="00561A2D">
          <w:rPr>
            <w:rFonts w:ascii="Garamond" w:hAnsi="Garamond"/>
          </w:rPr>
          <w:delText>=0.</w:delText>
        </w:r>
        <w:r w:rsidR="004E3D1E" w:rsidDel="00561A2D">
          <w:rPr>
            <w:rFonts w:ascii="Garamond" w:hAnsi="Garamond"/>
          </w:rPr>
          <w:delText>4</w:delText>
        </w:r>
        <w:r w:rsidR="000B63EC" w:rsidDel="00561A2D">
          <w:rPr>
            <w:rFonts w:ascii="Garamond" w:hAnsi="Garamond"/>
          </w:rPr>
          <w:delText>0</w:delText>
        </w:r>
        <w:r w:rsidR="004E3D1E" w:rsidDel="00561A2D">
          <w:rPr>
            <w:rFonts w:ascii="Garamond" w:hAnsi="Garamond"/>
          </w:rPr>
          <w:delText xml:space="preserve">; SSD: </w:delText>
        </w:r>
        <w:r w:rsidR="00A3587A" w:rsidRPr="005A0C61" w:rsidDel="00561A2D">
          <w:rPr>
            <w:rFonts w:ascii="Garamond" w:hAnsi="Garamond"/>
            <w:i/>
          </w:rPr>
          <w:sym w:font="Symbol" w:char="F062"/>
        </w:r>
        <w:r w:rsidR="00A3587A" w:rsidDel="00561A2D">
          <w:rPr>
            <w:rFonts w:ascii="Garamond" w:hAnsi="Garamond"/>
            <w:i/>
          </w:rPr>
          <w:delText xml:space="preserve"> </w:delText>
        </w:r>
        <w:r w:rsidR="004E3D1E" w:rsidDel="00561A2D">
          <w:rPr>
            <w:rFonts w:ascii="Garamond" w:hAnsi="Garamond"/>
          </w:rPr>
          <w:delText>=-0.</w:delText>
        </w:r>
        <w:r w:rsidR="000B63EC" w:rsidDel="00561A2D">
          <w:rPr>
            <w:rFonts w:ascii="Garamond" w:hAnsi="Garamond"/>
          </w:rPr>
          <w:delText>24</w:delText>
        </w:r>
        <w:r w:rsidR="004E3D1E" w:rsidDel="00561A2D">
          <w:rPr>
            <w:rFonts w:ascii="Garamond" w:hAnsi="Garamond"/>
          </w:rPr>
          <w:delText>, 95% CIs: -1.</w:delText>
        </w:r>
        <w:r w:rsidR="000B63EC" w:rsidDel="00561A2D">
          <w:rPr>
            <w:rFonts w:ascii="Garamond" w:hAnsi="Garamond"/>
          </w:rPr>
          <w:delText>4</w:delText>
        </w:r>
        <w:r w:rsidR="004E3D1E" w:rsidDel="00561A2D">
          <w:rPr>
            <w:rFonts w:ascii="Garamond" w:hAnsi="Garamond"/>
          </w:rPr>
          <w:delText>5, 0.9</w:delText>
        </w:r>
        <w:r w:rsidR="000B63EC" w:rsidDel="00561A2D">
          <w:rPr>
            <w:rFonts w:ascii="Garamond" w:hAnsi="Garamond"/>
          </w:rPr>
          <w:delText>7</w:delText>
        </w:r>
        <w:r w:rsidR="004E3D1E" w:rsidDel="00561A2D">
          <w:rPr>
            <w:rFonts w:ascii="Garamond" w:hAnsi="Garamond"/>
          </w:rPr>
          <w:delText xml:space="preserve">, </w:delText>
        </w:r>
        <w:r w:rsidR="004E3D1E" w:rsidDel="00561A2D">
          <w:rPr>
            <w:rFonts w:ascii="Garamond" w:hAnsi="Garamond"/>
            <w:i/>
          </w:rPr>
          <w:delText xml:space="preserve">t </w:delText>
        </w:r>
        <w:r w:rsidR="004E3D1E" w:rsidDel="00561A2D">
          <w:rPr>
            <w:rFonts w:ascii="Garamond" w:hAnsi="Garamond"/>
          </w:rPr>
          <w:delText>= -0.3</w:delText>
        </w:r>
        <w:r w:rsidR="000B63EC" w:rsidDel="00561A2D">
          <w:rPr>
            <w:rFonts w:ascii="Garamond" w:hAnsi="Garamond"/>
          </w:rPr>
          <w:delText>9</w:delText>
        </w:r>
        <w:r w:rsidR="004E3D1E" w:rsidDel="00561A2D">
          <w:rPr>
            <w:rFonts w:ascii="Garamond" w:hAnsi="Garamond"/>
          </w:rPr>
          <w:delText xml:space="preserve">, </w:delText>
        </w:r>
        <w:r w:rsidR="004E3D1E" w:rsidDel="00561A2D">
          <w:rPr>
            <w:rFonts w:ascii="Garamond" w:hAnsi="Garamond"/>
            <w:i/>
          </w:rPr>
          <w:delText>p</w:delText>
        </w:r>
        <w:r w:rsidR="004E3D1E" w:rsidDel="00561A2D">
          <w:rPr>
            <w:rFonts w:ascii="Garamond" w:hAnsi="Garamond"/>
          </w:rPr>
          <w:delText>=0.7</w:delText>
        </w:r>
        <w:r w:rsidR="000B63EC" w:rsidDel="00561A2D">
          <w:rPr>
            <w:rFonts w:ascii="Garamond" w:hAnsi="Garamond"/>
          </w:rPr>
          <w:delText>0</w:delText>
        </w:r>
        <w:r w:rsidDel="00561A2D">
          <w:rPr>
            <w:rFonts w:ascii="Garamond" w:hAnsi="Garamond"/>
          </w:rPr>
          <w:delText xml:space="preserve">), nor did it </w:delText>
        </w:r>
        <w:r w:rsidR="003F2DFB" w:rsidDel="00561A2D">
          <w:rPr>
            <w:rFonts w:ascii="Garamond" w:hAnsi="Garamond"/>
          </w:rPr>
          <w:delText xml:space="preserve">significantly moderate </w:delText>
        </w:r>
        <w:r w:rsidDel="00561A2D">
          <w:rPr>
            <w:rFonts w:ascii="Garamond" w:hAnsi="Garamond"/>
          </w:rPr>
          <w:delText xml:space="preserve">aggressive or boldness behaviour in fish (aggression: </w:delText>
        </w:r>
        <w:r w:rsidR="00A3587A" w:rsidRPr="005A0C61" w:rsidDel="00561A2D">
          <w:rPr>
            <w:rFonts w:ascii="Garamond" w:hAnsi="Garamond"/>
            <w:i/>
          </w:rPr>
          <w:sym w:font="Symbol" w:char="F062"/>
        </w:r>
        <w:r w:rsidR="00A3587A" w:rsidDel="00561A2D">
          <w:rPr>
            <w:rFonts w:ascii="Garamond" w:hAnsi="Garamond"/>
            <w:i/>
          </w:rPr>
          <w:delText xml:space="preserve"> </w:delText>
        </w:r>
        <w:r w:rsidDel="00561A2D">
          <w:rPr>
            <w:rFonts w:ascii="Garamond" w:hAnsi="Garamond"/>
          </w:rPr>
          <w:delText>=-0.</w:delText>
        </w:r>
        <w:r w:rsidR="000B63EC" w:rsidDel="00561A2D">
          <w:rPr>
            <w:rFonts w:ascii="Garamond" w:hAnsi="Garamond"/>
          </w:rPr>
          <w:delText>09</w:delText>
        </w:r>
        <w:r w:rsidDel="00561A2D">
          <w:rPr>
            <w:rFonts w:ascii="Garamond" w:hAnsi="Garamond"/>
          </w:rPr>
          <w:delText>, 95% CIs: -0.</w:delText>
        </w:r>
        <w:r w:rsidR="000B63EC" w:rsidDel="00561A2D">
          <w:rPr>
            <w:rFonts w:ascii="Garamond" w:hAnsi="Garamond"/>
          </w:rPr>
          <w:delText>66</w:delText>
        </w:r>
        <w:r w:rsidDel="00561A2D">
          <w:rPr>
            <w:rFonts w:ascii="Garamond" w:hAnsi="Garamond"/>
          </w:rPr>
          <w:delText>, 0.</w:delText>
        </w:r>
        <w:r w:rsidR="000B63EC" w:rsidDel="00561A2D">
          <w:rPr>
            <w:rFonts w:ascii="Garamond" w:hAnsi="Garamond"/>
          </w:rPr>
          <w:delText>47</w:delText>
        </w:r>
        <w:r w:rsidDel="00561A2D">
          <w:rPr>
            <w:rFonts w:ascii="Garamond" w:hAnsi="Garamond"/>
          </w:rPr>
          <w:delText xml:space="preserve">, </w:delText>
        </w:r>
        <w:r w:rsidDel="00561A2D">
          <w:rPr>
            <w:rFonts w:ascii="Garamond" w:hAnsi="Garamond"/>
            <w:i/>
          </w:rPr>
          <w:delText xml:space="preserve">t </w:delText>
        </w:r>
        <w:r w:rsidDel="00561A2D">
          <w:rPr>
            <w:rFonts w:ascii="Garamond" w:hAnsi="Garamond"/>
          </w:rPr>
          <w:delText>= -0.</w:delText>
        </w:r>
        <w:r w:rsidR="000B63EC" w:rsidDel="00561A2D">
          <w:rPr>
            <w:rFonts w:ascii="Garamond" w:hAnsi="Garamond"/>
          </w:rPr>
          <w:delText>32</w:delText>
        </w:r>
        <w:r w:rsidDel="00561A2D">
          <w:rPr>
            <w:rFonts w:ascii="Garamond" w:hAnsi="Garamond"/>
          </w:rPr>
          <w:delText xml:space="preserve">, </w:delText>
        </w:r>
        <w:r w:rsidDel="00561A2D">
          <w:rPr>
            <w:rFonts w:ascii="Garamond" w:hAnsi="Garamond"/>
            <w:i/>
          </w:rPr>
          <w:delText>p</w:delText>
        </w:r>
        <w:r w:rsidDel="00561A2D">
          <w:rPr>
            <w:rFonts w:ascii="Garamond" w:hAnsi="Garamond"/>
          </w:rPr>
          <w:delText>=0.</w:delText>
        </w:r>
        <w:r w:rsidR="000B63EC" w:rsidDel="00561A2D">
          <w:rPr>
            <w:rFonts w:ascii="Garamond" w:hAnsi="Garamond"/>
          </w:rPr>
          <w:delText>75</w:delText>
        </w:r>
        <w:r w:rsidDel="00561A2D">
          <w:rPr>
            <w:rFonts w:ascii="Garamond" w:hAnsi="Garamond"/>
          </w:rPr>
          <w:delText xml:space="preserve">; boldness: </w:delText>
        </w:r>
        <w:r w:rsidR="00A3587A" w:rsidRPr="005A0C61" w:rsidDel="00561A2D">
          <w:rPr>
            <w:rFonts w:ascii="Garamond" w:hAnsi="Garamond"/>
            <w:i/>
          </w:rPr>
          <w:sym w:font="Symbol" w:char="F062"/>
        </w:r>
        <w:r w:rsidR="00A3587A" w:rsidDel="00561A2D">
          <w:rPr>
            <w:rFonts w:ascii="Garamond" w:hAnsi="Garamond"/>
            <w:i/>
          </w:rPr>
          <w:delText xml:space="preserve"> </w:delText>
        </w:r>
        <w:r w:rsidDel="00561A2D">
          <w:rPr>
            <w:rFonts w:ascii="Garamond" w:hAnsi="Garamond"/>
          </w:rPr>
          <w:delText>=-0.</w:delText>
        </w:r>
        <w:r w:rsidR="000B63EC" w:rsidDel="00561A2D">
          <w:rPr>
            <w:rFonts w:ascii="Garamond" w:hAnsi="Garamond"/>
          </w:rPr>
          <w:delText>13</w:delText>
        </w:r>
        <w:r w:rsidDel="00561A2D">
          <w:rPr>
            <w:rFonts w:ascii="Garamond" w:hAnsi="Garamond"/>
          </w:rPr>
          <w:delText>, 95% CIs: -0.</w:delText>
        </w:r>
        <w:r w:rsidR="000B63EC" w:rsidDel="00561A2D">
          <w:rPr>
            <w:rFonts w:ascii="Garamond" w:hAnsi="Garamond"/>
          </w:rPr>
          <w:delText>70</w:delText>
        </w:r>
        <w:r w:rsidDel="00561A2D">
          <w:rPr>
            <w:rFonts w:ascii="Garamond" w:hAnsi="Garamond"/>
          </w:rPr>
          <w:delText>, 0.</w:delText>
        </w:r>
        <w:r w:rsidR="000B63EC" w:rsidDel="00561A2D">
          <w:rPr>
            <w:rFonts w:ascii="Garamond" w:hAnsi="Garamond"/>
          </w:rPr>
          <w:delText>44</w:delText>
        </w:r>
        <w:r w:rsidDel="00561A2D">
          <w:rPr>
            <w:rFonts w:ascii="Garamond" w:hAnsi="Garamond"/>
          </w:rPr>
          <w:delText xml:space="preserve">, </w:delText>
        </w:r>
        <w:r w:rsidDel="00561A2D">
          <w:rPr>
            <w:rFonts w:ascii="Garamond" w:hAnsi="Garamond"/>
            <w:i/>
          </w:rPr>
          <w:delText xml:space="preserve">t </w:delText>
        </w:r>
        <w:r w:rsidDel="00561A2D">
          <w:rPr>
            <w:rFonts w:ascii="Garamond" w:hAnsi="Garamond"/>
          </w:rPr>
          <w:delText>= -0.</w:delText>
        </w:r>
        <w:r w:rsidR="000B63EC" w:rsidDel="00561A2D">
          <w:rPr>
            <w:rFonts w:ascii="Garamond" w:hAnsi="Garamond"/>
          </w:rPr>
          <w:delText>44</w:delText>
        </w:r>
        <w:r w:rsidDel="00561A2D">
          <w:rPr>
            <w:rFonts w:ascii="Garamond" w:hAnsi="Garamond"/>
          </w:rPr>
          <w:delText xml:space="preserve">, </w:delText>
        </w:r>
        <w:r w:rsidDel="00561A2D">
          <w:rPr>
            <w:rFonts w:ascii="Garamond" w:hAnsi="Garamond"/>
            <w:i/>
          </w:rPr>
          <w:delText>p</w:delText>
        </w:r>
        <w:r w:rsidDel="00561A2D">
          <w:rPr>
            <w:rFonts w:ascii="Garamond" w:hAnsi="Garamond"/>
          </w:rPr>
          <w:delText>=0.</w:delText>
        </w:r>
        <w:r w:rsidR="000B63EC" w:rsidDel="00561A2D">
          <w:rPr>
            <w:rFonts w:ascii="Garamond" w:hAnsi="Garamond"/>
          </w:rPr>
          <w:delText>66</w:delText>
        </w:r>
        <w:r w:rsidDel="00561A2D">
          <w:rPr>
            <w:rFonts w:ascii="Garamond" w:hAnsi="Garamond"/>
          </w:rPr>
          <w:delText>; SSD</w:delText>
        </w:r>
        <w:r w:rsidR="000F5ABF" w:rsidDel="00561A2D">
          <w:rPr>
            <w:rFonts w:ascii="Garamond" w:hAnsi="Garamond"/>
          </w:rPr>
          <w:delText xml:space="preserve"> x </w:delText>
        </w:r>
        <w:r w:rsidDel="00561A2D">
          <w:rPr>
            <w:rFonts w:ascii="Garamond" w:hAnsi="Garamond"/>
          </w:rPr>
          <w:delText xml:space="preserve">aggression: </w:delText>
        </w:r>
        <w:r w:rsidR="00A3587A" w:rsidRPr="005A0C61" w:rsidDel="00561A2D">
          <w:rPr>
            <w:rFonts w:ascii="Garamond" w:hAnsi="Garamond"/>
            <w:i/>
          </w:rPr>
          <w:sym w:font="Symbol" w:char="F062"/>
        </w:r>
        <w:r w:rsidR="00A3587A" w:rsidDel="00561A2D">
          <w:rPr>
            <w:rFonts w:ascii="Garamond" w:hAnsi="Garamond"/>
            <w:i/>
          </w:rPr>
          <w:delText xml:space="preserve"> </w:delText>
        </w:r>
        <w:r w:rsidDel="00561A2D">
          <w:rPr>
            <w:rFonts w:ascii="Garamond" w:hAnsi="Garamond"/>
          </w:rPr>
          <w:delText>=0.</w:delText>
        </w:r>
        <w:r w:rsidR="000B63EC" w:rsidDel="00561A2D">
          <w:rPr>
            <w:rFonts w:ascii="Garamond" w:hAnsi="Garamond"/>
          </w:rPr>
          <w:delText>1</w:delText>
        </w:r>
        <w:r w:rsidDel="00561A2D">
          <w:rPr>
            <w:rFonts w:ascii="Garamond" w:hAnsi="Garamond"/>
          </w:rPr>
          <w:delText>6, 95% CIs: -0.</w:delText>
        </w:r>
        <w:r w:rsidR="000B63EC" w:rsidDel="00561A2D">
          <w:rPr>
            <w:rFonts w:ascii="Garamond" w:hAnsi="Garamond"/>
          </w:rPr>
          <w:delText>85</w:delText>
        </w:r>
        <w:r w:rsidDel="00561A2D">
          <w:rPr>
            <w:rFonts w:ascii="Garamond" w:hAnsi="Garamond"/>
          </w:rPr>
          <w:delText>, 1.</w:delText>
        </w:r>
        <w:r w:rsidR="000B63EC" w:rsidDel="00561A2D">
          <w:rPr>
            <w:rFonts w:ascii="Garamond" w:hAnsi="Garamond"/>
          </w:rPr>
          <w:delText>17</w:delText>
        </w:r>
        <w:r w:rsidDel="00561A2D">
          <w:rPr>
            <w:rFonts w:ascii="Garamond" w:hAnsi="Garamond"/>
          </w:rPr>
          <w:delText xml:space="preserve">, </w:delText>
        </w:r>
        <w:r w:rsidDel="00561A2D">
          <w:rPr>
            <w:rFonts w:ascii="Garamond" w:hAnsi="Garamond"/>
            <w:i/>
          </w:rPr>
          <w:delText xml:space="preserve">t </w:delText>
        </w:r>
        <w:r w:rsidDel="00561A2D">
          <w:rPr>
            <w:rFonts w:ascii="Garamond" w:hAnsi="Garamond"/>
          </w:rPr>
          <w:delText>= 0.</w:delText>
        </w:r>
        <w:r w:rsidR="000B63EC" w:rsidDel="00561A2D">
          <w:rPr>
            <w:rFonts w:ascii="Garamond" w:hAnsi="Garamond"/>
          </w:rPr>
          <w:delText>31</w:delText>
        </w:r>
        <w:r w:rsidDel="00561A2D">
          <w:rPr>
            <w:rFonts w:ascii="Garamond" w:hAnsi="Garamond"/>
          </w:rPr>
          <w:delText xml:space="preserve">, </w:delText>
        </w:r>
        <w:r w:rsidDel="00561A2D">
          <w:rPr>
            <w:rFonts w:ascii="Garamond" w:hAnsi="Garamond"/>
            <w:i/>
          </w:rPr>
          <w:delText>p</w:delText>
        </w:r>
        <w:r w:rsidDel="00561A2D">
          <w:rPr>
            <w:rFonts w:ascii="Garamond" w:hAnsi="Garamond"/>
          </w:rPr>
          <w:delText>=0.</w:delText>
        </w:r>
        <w:r w:rsidR="000B63EC" w:rsidDel="00561A2D">
          <w:rPr>
            <w:rFonts w:ascii="Garamond" w:hAnsi="Garamond"/>
          </w:rPr>
          <w:delText>76</w:delText>
        </w:r>
        <w:r w:rsidDel="00561A2D">
          <w:rPr>
            <w:rFonts w:ascii="Garamond" w:hAnsi="Garamond"/>
          </w:rPr>
          <w:delText>; SSD</w:delText>
        </w:r>
        <w:r w:rsidR="000F5ABF" w:rsidDel="00561A2D">
          <w:rPr>
            <w:rFonts w:ascii="Garamond" w:hAnsi="Garamond"/>
          </w:rPr>
          <w:delText xml:space="preserve"> x </w:delText>
        </w:r>
        <w:r w:rsidDel="00561A2D">
          <w:rPr>
            <w:rFonts w:ascii="Garamond" w:hAnsi="Garamond"/>
          </w:rPr>
          <w:delText xml:space="preserve">boldness: </w:delText>
        </w:r>
        <w:r w:rsidR="00A3587A" w:rsidRPr="005A0C61" w:rsidDel="00561A2D">
          <w:rPr>
            <w:rFonts w:ascii="Garamond" w:hAnsi="Garamond"/>
            <w:i/>
          </w:rPr>
          <w:sym w:font="Symbol" w:char="F062"/>
        </w:r>
        <w:r w:rsidR="00A3587A" w:rsidDel="00561A2D">
          <w:rPr>
            <w:rFonts w:ascii="Garamond" w:hAnsi="Garamond"/>
            <w:i/>
          </w:rPr>
          <w:delText xml:space="preserve"> </w:delText>
        </w:r>
        <w:r w:rsidDel="00561A2D">
          <w:rPr>
            <w:rFonts w:ascii="Garamond" w:hAnsi="Garamond"/>
          </w:rPr>
          <w:delText>=-0.3</w:delText>
        </w:r>
        <w:r w:rsidR="000B63EC" w:rsidDel="00561A2D">
          <w:rPr>
            <w:rFonts w:ascii="Garamond" w:hAnsi="Garamond"/>
          </w:rPr>
          <w:delText>8</w:delText>
        </w:r>
        <w:r w:rsidDel="00561A2D">
          <w:rPr>
            <w:rFonts w:ascii="Garamond" w:hAnsi="Garamond"/>
          </w:rPr>
          <w:delText>, 95% CIs: -1.4</w:delText>
        </w:r>
        <w:r w:rsidR="000B63EC" w:rsidDel="00561A2D">
          <w:rPr>
            <w:rFonts w:ascii="Garamond" w:hAnsi="Garamond"/>
          </w:rPr>
          <w:delText>5</w:delText>
        </w:r>
        <w:r w:rsidDel="00561A2D">
          <w:rPr>
            <w:rFonts w:ascii="Garamond" w:hAnsi="Garamond"/>
          </w:rPr>
          <w:delText xml:space="preserve">, 0.69, </w:delText>
        </w:r>
        <w:r w:rsidDel="00561A2D">
          <w:rPr>
            <w:rFonts w:ascii="Garamond" w:hAnsi="Garamond"/>
            <w:i/>
          </w:rPr>
          <w:delText xml:space="preserve">t </w:delText>
        </w:r>
        <w:r w:rsidDel="00561A2D">
          <w:rPr>
            <w:rFonts w:ascii="Garamond" w:hAnsi="Garamond"/>
          </w:rPr>
          <w:delText>= -0.</w:delText>
        </w:r>
        <w:r w:rsidR="000B63EC" w:rsidDel="00561A2D">
          <w:rPr>
            <w:rFonts w:ascii="Garamond" w:hAnsi="Garamond"/>
          </w:rPr>
          <w:delText>70</w:delText>
        </w:r>
        <w:r w:rsidDel="00561A2D">
          <w:rPr>
            <w:rFonts w:ascii="Garamond" w:hAnsi="Garamond"/>
          </w:rPr>
          <w:delText xml:space="preserve">, </w:delText>
        </w:r>
        <w:r w:rsidDel="00561A2D">
          <w:rPr>
            <w:rFonts w:ascii="Garamond" w:hAnsi="Garamond"/>
            <w:i/>
          </w:rPr>
          <w:delText>p</w:delText>
        </w:r>
        <w:r w:rsidDel="00561A2D">
          <w:rPr>
            <w:rFonts w:ascii="Garamond" w:hAnsi="Garamond"/>
          </w:rPr>
          <w:delText>=0.4</w:delText>
        </w:r>
        <w:r w:rsidR="000B63EC" w:rsidDel="00561A2D">
          <w:rPr>
            <w:rFonts w:ascii="Garamond" w:hAnsi="Garamond"/>
          </w:rPr>
          <w:delText>8</w:delText>
        </w:r>
        <w:r w:rsidDel="00561A2D">
          <w:rPr>
            <w:rFonts w:ascii="Garamond" w:hAnsi="Garamond"/>
          </w:rPr>
          <w:delText>)</w:delText>
        </w:r>
        <w:r w:rsidR="007D5B23" w:rsidDel="00561A2D">
          <w:rPr>
            <w:rFonts w:ascii="Garamond" w:hAnsi="Garamond"/>
            <w:i/>
          </w:rPr>
          <w:delText xml:space="preserve">. </w:delText>
        </w:r>
      </w:del>
      <w:moveFromRangeStart w:id="688" w:author="Michael Jennions" w:date="2020-08-04T00:55:00Z" w:name="move47394972"/>
      <w:moveFrom w:id="689" w:author="Michael Jennions" w:date="2020-08-04T00:55:00Z">
        <w:r w:rsidDel="001F0DA1">
          <w:rPr>
            <w:rFonts w:ascii="Garamond" w:hAnsi="Garamond"/>
          </w:rPr>
          <w:t xml:space="preserve">For invertebrates, SSD </w:t>
        </w:r>
        <w:r w:rsidR="007D5B23" w:rsidDel="001F0DA1">
          <w:rPr>
            <w:rFonts w:ascii="Garamond" w:hAnsi="Garamond"/>
          </w:rPr>
          <w:t xml:space="preserve">significantly </w:t>
        </w:r>
        <w:r w:rsidDel="001F0DA1">
          <w:rPr>
            <w:rFonts w:ascii="Garamond" w:hAnsi="Garamond"/>
          </w:rPr>
          <w:t>interacted with boldness</w:t>
        </w:r>
        <w:r w:rsidR="00A324BD" w:rsidDel="001F0DA1">
          <w:rPr>
            <w:rFonts w:ascii="Garamond" w:hAnsi="Garamond"/>
          </w:rPr>
          <w:t xml:space="preserve">; </w:t>
        </w:r>
        <w:r w:rsidDel="001F0DA1">
          <w:rPr>
            <w:rFonts w:ascii="Garamond" w:hAnsi="Garamond"/>
          </w:rPr>
          <w:t xml:space="preserve">as males became larger than females (SSD became more male-biased) males were much bolder than females (boldness: </w:t>
        </w:r>
        <w:r w:rsidR="00A3587A" w:rsidRPr="005A0C61" w:rsidDel="001F0DA1">
          <w:rPr>
            <w:rFonts w:ascii="Garamond" w:hAnsi="Garamond"/>
            <w:i/>
          </w:rPr>
          <w:sym w:font="Symbol" w:char="F062"/>
        </w:r>
        <w:r w:rsidR="00A3587A" w:rsidDel="001F0DA1">
          <w:rPr>
            <w:rFonts w:ascii="Garamond" w:hAnsi="Garamond"/>
            <w:i/>
          </w:rPr>
          <w:t xml:space="preserve"> </w:t>
        </w:r>
        <w:r w:rsidDel="001F0DA1">
          <w:rPr>
            <w:rFonts w:ascii="Garamond" w:hAnsi="Garamond"/>
          </w:rPr>
          <w:t>=0.</w:t>
        </w:r>
        <w:r w:rsidR="000B63EC" w:rsidDel="001F0DA1">
          <w:rPr>
            <w:rFonts w:ascii="Garamond" w:hAnsi="Garamond"/>
          </w:rPr>
          <w:t>37</w:t>
        </w:r>
        <w:r w:rsidDel="001F0DA1">
          <w:rPr>
            <w:rFonts w:ascii="Garamond" w:hAnsi="Garamond"/>
          </w:rPr>
          <w:t>, 95% CIs: -0.</w:t>
        </w:r>
        <w:r w:rsidR="000B63EC" w:rsidDel="001F0DA1">
          <w:rPr>
            <w:rFonts w:ascii="Garamond" w:hAnsi="Garamond"/>
          </w:rPr>
          <w:t>02</w:t>
        </w:r>
        <w:r w:rsidDel="001F0DA1">
          <w:rPr>
            <w:rFonts w:ascii="Garamond" w:hAnsi="Garamond"/>
          </w:rPr>
          <w:t>, 0.</w:t>
        </w:r>
        <w:r w:rsidR="000B63EC" w:rsidDel="001F0DA1">
          <w:rPr>
            <w:rFonts w:ascii="Garamond" w:hAnsi="Garamond"/>
          </w:rPr>
          <w:t>7</w:t>
        </w:r>
        <w:r w:rsidDel="001F0DA1">
          <w:rPr>
            <w:rFonts w:ascii="Garamond" w:hAnsi="Garamond"/>
          </w:rPr>
          <w:t xml:space="preserve">6, </w:t>
        </w:r>
        <w:r w:rsidDel="001F0DA1">
          <w:rPr>
            <w:rFonts w:ascii="Garamond" w:hAnsi="Garamond"/>
            <w:i/>
          </w:rPr>
          <w:t xml:space="preserve">t </w:t>
        </w:r>
        <w:r w:rsidDel="001F0DA1">
          <w:rPr>
            <w:rFonts w:ascii="Garamond" w:hAnsi="Garamond"/>
          </w:rPr>
          <w:t>= 1.</w:t>
        </w:r>
        <w:r w:rsidR="000B63EC" w:rsidDel="001F0DA1">
          <w:rPr>
            <w:rFonts w:ascii="Garamond" w:hAnsi="Garamond"/>
          </w:rPr>
          <w:t>89</w:t>
        </w:r>
        <w:r w:rsidDel="001F0DA1">
          <w:rPr>
            <w:rFonts w:ascii="Garamond" w:hAnsi="Garamond"/>
          </w:rPr>
          <w:t xml:space="preserve">, </w:t>
        </w:r>
        <w:r w:rsidDel="001F0DA1">
          <w:rPr>
            <w:rFonts w:ascii="Garamond" w:hAnsi="Garamond"/>
            <w:i/>
          </w:rPr>
          <w:t>p</w:t>
        </w:r>
        <w:r w:rsidDel="001F0DA1">
          <w:rPr>
            <w:rFonts w:ascii="Garamond" w:hAnsi="Garamond"/>
          </w:rPr>
          <w:t>=0.</w:t>
        </w:r>
        <w:r w:rsidR="000B63EC" w:rsidDel="001F0DA1">
          <w:rPr>
            <w:rFonts w:ascii="Garamond" w:hAnsi="Garamond"/>
          </w:rPr>
          <w:t>06</w:t>
        </w:r>
        <w:r w:rsidDel="001F0DA1">
          <w:rPr>
            <w:rFonts w:ascii="Garamond" w:hAnsi="Garamond"/>
          </w:rPr>
          <w:t>; SSD</w:t>
        </w:r>
        <w:r w:rsidR="000F5ABF" w:rsidDel="001F0DA1">
          <w:rPr>
            <w:rFonts w:ascii="Garamond" w:hAnsi="Garamond"/>
          </w:rPr>
          <w:t xml:space="preserve"> x </w:t>
        </w:r>
        <w:r w:rsidDel="001F0DA1">
          <w:rPr>
            <w:rFonts w:ascii="Garamond" w:hAnsi="Garamond"/>
          </w:rPr>
          <w:t xml:space="preserve">boldness: </w:t>
        </w:r>
        <w:r w:rsidR="00A3587A" w:rsidRPr="005A0C61" w:rsidDel="001F0DA1">
          <w:rPr>
            <w:rFonts w:ascii="Garamond" w:hAnsi="Garamond"/>
            <w:i/>
          </w:rPr>
          <w:sym w:font="Symbol" w:char="F062"/>
        </w:r>
        <w:r w:rsidR="00A3587A" w:rsidDel="001F0DA1">
          <w:rPr>
            <w:rFonts w:ascii="Garamond" w:hAnsi="Garamond"/>
            <w:i/>
          </w:rPr>
          <w:t xml:space="preserve"> </w:t>
        </w:r>
        <w:r w:rsidDel="001F0DA1">
          <w:rPr>
            <w:rFonts w:ascii="Garamond" w:hAnsi="Garamond"/>
          </w:rPr>
          <w:t>=1.</w:t>
        </w:r>
        <w:r w:rsidR="000B63EC" w:rsidDel="001F0DA1">
          <w:rPr>
            <w:rFonts w:ascii="Garamond" w:hAnsi="Garamond"/>
          </w:rPr>
          <w:t>29</w:t>
        </w:r>
        <w:r w:rsidDel="001F0DA1">
          <w:rPr>
            <w:rFonts w:ascii="Garamond" w:hAnsi="Garamond"/>
          </w:rPr>
          <w:t>, 95% CIs: 0.2</w:t>
        </w:r>
        <w:r w:rsidR="000B63EC" w:rsidDel="001F0DA1">
          <w:rPr>
            <w:rFonts w:ascii="Garamond" w:hAnsi="Garamond"/>
          </w:rPr>
          <w:t>2</w:t>
        </w:r>
        <w:r w:rsidDel="001F0DA1">
          <w:rPr>
            <w:rFonts w:ascii="Garamond" w:hAnsi="Garamond"/>
          </w:rPr>
          <w:t xml:space="preserve">, </w:t>
        </w:r>
        <w:r w:rsidR="000B63EC" w:rsidDel="001F0DA1">
          <w:rPr>
            <w:rFonts w:ascii="Garamond" w:hAnsi="Garamond"/>
          </w:rPr>
          <w:t>2.36</w:t>
        </w:r>
        <w:r w:rsidDel="001F0DA1">
          <w:rPr>
            <w:rFonts w:ascii="Garamond" w:hAnsi="Garamond"/>
          </w:rPr>
          <w:t xml:space="preserve">, </w:t>
        </w:r>
        <w:r w:rsidDel="001F0DA1">
          <w:rPr>
            <w:rFonts w:ascii="Garamond" w:hAnsi="Garamond"/>
            <w:i/>
          </w:rPr>
          <w:t xml:space="preserve">t </w:t>
        </w:r>
        <w:r w:rsidDel="001F0DA1">
          <w:rPr>
            <w:rFonts w:ascii="Garamond" w:hAnsi="Garamond"/>
          </w:rPr>
          <w:t>= 2.</w:t>
        </w:r>
        <w:r w:rsidR="000B63EC" w:rsidDel="001F0DA1">
          <w:rPr>
            <w:rFonts w:ascii="Garamond" w:hAnsi="Garamond"/>
          </w:rPr>
          <w:t>37</w:t>
        </w:r>
        <w:r w:rsidDel="001F0DA1">
          <w:rPr>
            <w:rFonts w:ascii="Garamond" w:hAnsi="Garamond"/>
          </w:rPr>
          <w:t xml:space="preserve">, </w:t>
        </w:r>
        <w:r w:rsidDel="001F0DA1">
          <w:rPr>
            <w:rFonts w:ascii="Garamond" w:hAnsi="Garamond"/>
            <w:i/>
          </w:rPr>
          <w:t>p</w:t>
        </w:r>
        <w:r w:rsidDel="001F0DA1">
          <w:rPr>
            <w:rFonts w:ascii="Garamond" w:hAnsi="Garamond"/>
          </w:rPr>
          <w:t>=0.0</w:t>
        </w:r>
        <w:r w:rsidR="000B63EC" w:rsidDel="001F0DA1">
          <w:rPr>
            <w:rFonts w:ascii="Garamond" w:hAnsi="Garamond"/>
          </w:rPr>
          <w:t>2</w:t>
        </w:r>
        <w:r w:rsidDel="001F0DA1">
          <w:rPr>
            <w:rFonts w:ascii="Garamond" w:hAnsi="Garamond"/>
          </w:rPr>
          <w:t xml:space="preserve">). SSD did not interact </w:t>
        </w:r>
        <w:r w:rsidR="007D5B23" w:rsidDel="001F0DA1">
          <w:rPr>
            <w:rFonts w:ascii="Garamond" w:hAnsi="Garamond"/>
          </w:rPr>
          <w:t xml:space="preserve">significantly </w:t>
        </w:r>
        <w:r w:rsidDel="001F0DA1">
          <w:rPr>
            <w:rFonts w:ascii="Garamond" w:hAnsi="Garamond"/>
          </w:rPr>
          <w:t>with activity</w:t>
        </w:r>
        <w:r w:rsidR="007D5B23" w:rsidDel="001F0DA1">
          <w:rPr>
            <w:rFonts w:ascii="Garamond" w:hAnsi="Garamond"/>
          </w:rPr>
          <w:t xml:space="preserve"> within invertebrates;</w:t>
        </w:r>
        <w:r w:rsidDel="001F0DA1">
          <w:rPr>
            <w:rFonts w:ascii="Garamond" w:hAnsi="Garamond"/>
          </w:rPr>
          <w:t xml:space="preserve"> as SSD became more male-biased </w:t>
        </w:r>
        <w:r w:rsidR="007D5B23" w:rsidDel="001F0DA1">
          <w:rPr>
            <w:rFonts w:ascii="Garamond" w:hAnsi="Garamond"/>
          </w:rPr>
          <w:t xml:space="preserve">there was a non-significant trend for </w:t>
        </w:r>
        <w:r w:rsidR="002177DF" w:rsidDel="001F0DA1">
          <w:rPr>
            <w:rFonts w:ascii="Garamond" w:hAnsi="Garamond"/>
          </w:rPr>
          <w:t>fe</w:t>
        </w:r>
        <w:r w:rsidDel="001F0DA1">
          <w:rPr>
            <w:rFonts w:ascii="Garamond" w:hAnsi="Garamond"/>
          </w:rPr>
          <w:t xml:space="preserve">males </w:t>
        </w:r>
        <w:r w:rsidR="007D5B23" w:rsidDel="001F0DA1">
          <w:rPr>
            <w:rFonts w:ascii="Garamond" w:hAnsi="Garamond"/>
          </w:rPr>
          <w:t>to be</w:t>
        </w:r>
        <w:r w:rsidDel="001F0DA1">
          <w:rPr>
            <w:rFonts w:ascii="Garamond" w:hAnsi="Garamond"/>
          </w:rPr>
          <w:t xml:space="preserve"> more active than males (activity: </w:t>
        </w:r>
        <w:r w:rsidR="00A3587A" w:rsidRPr="005A0C61" w:rsidDel="001F0DA1">
          <w:rPr>
            <w:rFonts w:ascii="Garamond" w:hAnsi="Garamond"/>
            <w:i/>
          </w:rPr>
          <w:sym w:font="Symbol" w:char="F062"/>
        </w:r>
        <w:r w:rsidR="00A3587A" w:rsidDel="001F0DA1">
          <w:rPr>
            <w:rFonts w:ascii="Garamond" w:hAnsi="Garamond"/>
            <w:i/>
          </w:rPr>
          <w:t xml:space="preserve"> </w:t>
        </w:r>
        <w:r w:rsidDel="001F0DA1">
          <w:rPr>
            <w:rFonts w:ascii="Garamond" w:hAnsi="Garamond"/>
          </w:rPr>
          <w:t>=0.0</w:t>
        </w:r>
        <w:r w:rsidR="000B63EC" w:rsidDel="001F0DA1">
          <w:rPr>
            <w:rFonts w:ascii="Garamond" w:hAnsi="Garamond"/>
          </w:rPr>
          <w:t>3</w:t>
        </w:r>
        <w:r w:rsidDel="001F0DA1">
          <w:rPr>
            <w:rFonts w:ascii="Garamond" w:hAnsi="Garamond"/>
          </w:rPr>
          <w:t>, 95% CIs: -0.37, 0.</w:t>
        </w:r>
        <w:r w:rsidR="000B63EC" w:rsidDel="001F0DA1">
          <w:rPr>
            <w:rFonts w:ascii="Garamond" w:hAnsi="Garamond"/>
          </w:rPr>
          <w:t>42</w:t>
        </w:r>
        <w:r w:rsidDel="001F0DA1">
          <w:rPr>
            <w:rFonts w:ascii="Garamond" w:hAnsi="Garamond"/>
          </w:rPr>
          <w:t xml:space="preserve">, </w:t>
        </w:r>
        <w:r w:rsidDel="001F0DA1">
          <w:rPr>
            <w:rFonts w:ascii="Garamond" w:hAnsi="Garamond"/>
            <w:i/>
          </w:rPr>
          <w:t xml:space="preserve">t </w:t>
        </w:r>
        <w:r w:rsidDel="001F0DA1">
          <w:rPr>
            <w:rFonts w:ascii="Garamond" w:hAnsi="Garamond"/>
          </w:rPr>
          <w:t>= 0.</w:t>
        </w:r>
        <w:r w:rsidR="000B63EC" w:rsidDel="001F0DA1">
          <w:rPr>
            <w:rFonts w:ascii="Garamond" w:hAnsi="Garamond"/>
          </w:rPr>
          <w:t>13</w:t>
        </w:r>
        <w:r w:rsidDel="001F0DA1">
          <w:rPr>
            <w:rFonts w:ascii="Garamond" w:hAnsi="Garamond"/>
          </w:rPr>
          <w:t xml:space="preserve">, </w:t>
        </w:r>
        <w:r w:rsidDel="001F0DA1">
          <w:rPr>
            <w:rFonts w:ascii="Garamond" w:hAnsi="Garamond"/>
            <w:i/>
          </w:rPr>
          <w:t>p</w:t>
        </w:r>
        <w:r w:rsidDel="001F0DA1">
          <w:rPr>
            <w:rFonts w:ascii="Garamond" w:hAnsi="Garamond"/>
          </w:rPr>
          <w:t>=0.9</w:t>
        </w:r>
        <w:r w:rsidR="000B63EC" w:rsidDel="001F0DA1">
          <w:rPr>
            <w:rFonts w:ascii="Garamond" w:hAnsi="Garamond"/>
          </w:rPr>
          <w:t>0</w:t>
        </w:r>
        <w:r w:rsidDel="001F0DA1">
          <w:rPr>
            <w:rFonts w:ascii="Garamond" w:hAnsi="Garamond"/>
          </w:rPr>
          <w:t>; SSD</w:t>
        </w:r>
        <w:r w:rsidR="000F5ABF" w:rsidDel="001F0DA1">
          <w:rPr>
            <w:rFonts w:ascii="Garamond" w:hAnsi="Garamond"/>
          </w:rPr>
          <w:t xml:space="preserve"> x </w:t>
        </w:r>
        <w:r w:rsidDel="001F0DA1">
          <w:rPr>
            <w:rFonts w:ascii="Garamond" w:hAnsi="Garamond"/>
          </w:rPr>
          <w:t xml:space="preserve">activity: </w:t>
        </w:r>
        <w:r w:rsidR="00A3587A" w:rsidRPr="005A0C61" w:rsidDel="001F0DA1">
          <w:rPr>
            <w:rFonts w:ascii="Garamond" w:hAnsi="Garamond"/>
            <w:i/>
          </w:rPr>
          <w:sym w:font="Symbol" w:char="F062"/>
        </w:r>
        <w:r w:rsidR="00A3587A" w:rsidDel="001F0DA1">
          <w:rPr>
            <w:rFonts w:ascii="Garamond" w:hAnsi="Garamond"/>
            <w:i/>
          </w:rPr>
          <w:t xml:space="preserve"> </w:t>
        </w:r>
        <w:r w:rsidDel="001F0DA1">
          <w:rPr>
            <w:rFonts w:ascii="Garamond" w:hAnsi="Garamond"/>
          </w:rPr>
          <w:t>=-0.8</w:t>
        </w:r>
        <w:r w:rsidR="000B63EC" w:rsidDel="001F0DA1">
          <w:rPr>
            <w:rFonts w:ascii="Garamond" w:hAnsi="Garamond"/>
          </w:rPr>
          <w:t>7</w:t>
        </w:r>
        <w:r w:rsidDel="001F0DA1">
          <w:rPr>
            <w:rFonts w:ascii="Garamond" w:hAnsi="Garamond"/>
          </w:rPr>
          <w:t>, 95% CIs: -2.</w:t>
        </w:r>
        <w:r w:rsidR="000B63EC" w:rsidDel="001F0DA1">
          <w:rPr>
            <w:rFonts w:ascii="Garamond" w:hAnsi="Garamond"/>
          </w:rPr>
          <w:t>15</w:t>
        </w:r>
        <w:r w:rsidDel="001F0DA1">
          <w:rPr>
            <w:rFonts w:ascii="Garamond" w:hAnsi="Garamond"/>
          </w:rPr>
          <w:t>, 0.</w:t>
        </w:r>
        <w:r w:rsidR="000B63EC" w:rsidDel="001F0DA1">
          <w:rPr>
            <w:rFonts w:ascii="Garamond" w:hAnsi="Garamond"/>
          </w:rPr>
          <w:t>4</w:t>
        </w:r>
        <w:r w:rsidDel="001F0DA1">
          <w:rPr>
            <w:rFonts w:ascii="Garamond" w:hAnsi="Garamond"/>
          </w:rPr>
          <w:t xml:space="preserve">2, </w:t>
        </w:r>
        <w:r w:rsidDel="001F0DA1">
          <w:rPr>
            <w:rFonts w:ascii="Garamond" w:hAnsi="Garamond"/>
            <w:i/>
          </w:rPr>
          <w:t xml:space="preserve">t </w:t>
        </w:r>
        <w:r w:rsidDel="001F0DA1">
          <w:rPr>
            <w:rFonts w:ascii="Garamond" w:hAnsi="Garamond"/>
          </w:rPr>
          <w:t>= -1.</w:t>
        </w:r>
        <w:r w:rsidR="000B63EC" w:rsidDel="001F0DA1">
          <w:rPr>
            <w:rFonts w:ascii="Garamond" w:hAnsi="Garamond"/>
          </w:rPr>
          <w:t>32</w:t>
        </w:r>
        <w:r w:rsidDel="001F0DA1">
          <w:rPr>
            <w:rFonts w:ascii="Garamond" w:hAnsi="Garamond"/>
          </w:rPr>
          <w:t xml:space="preserve">, </w:t>
        </w:r>
        <w:r w:rsidDel="001F0DA1">
          <w:rPr>
            <w:rFonts w:ascii="Garamond" w:hAnsi="Garamond"/>
            <w:i/>
          </w:rPr>
          <w:t>p</w:t>
        </w:r>
        <w:r w:rsidDel="001F0DA1">
          <w:rPr>
            <w:rFonts w:ascii="Garamond" w:hAnsi="Garamond"/>
          </w:rPr>
          <w:t>=0.1</w:t>
        </w:r>
        <w:r w:rsidR="000B63EC" w:rsidDel="001F0DA1">
          <w:rPr>
            <w:rFonts w:ascii="Garamond" w:hAnsi="Garamond"/>
          </w:rPr>
          <w:t>9</w:t>
        </w:r>
        <w:r w:rsidDel="001F0DA1">
          <w:rPr>
            <w:rFonts w:ascii="Garamond" w:hAnsi="Garamond"/>
          </w:rPr>
          <w:t xml:space="preserve">). </w:t>
        </w:r>
      </w:moveFrom>
      <w:moveFromRangeEnd w:id="688"/>
      <w:del w:id="690" w:author="Michael Jennions" w:date="2020-08-04T01:16:00Z">
        <w:r w:rsidDel="000F31D1">
          <w:rPr>
            <w:rFonts w:ascii="Garamond" w:hAnsi="Garamond"/>
          </w:rPr>
          <w:delText xml:space="preserve">Finally, SSD interacted </w:delText>
        </w:r>
        <w:r w:rsidR="007D5B23" w:rsidDel="000F31D1">
          <w:rPr>
            <w:rFonts w:ascii="Garamond" w:hAnsi="Garamond"/>
          </w:rPr>
          <w:delText>strongly and significantly</w:delText>
        </w:r>
        <w:r w:rsidDel="000F31D1">
          <w:rPr>
            <w:rFonts w:ascii="Garamond" w:hAnsi="Garamond"/>
          </w:rPr>
          <w:delText xml:space="preserve"> with all personality traits (except sociality for which there was not enough data) </w:delText>
        </w:r>
        <w:r w:rsidR="006F090E" w:rsidDel="000F31D1">
          <w:rPr>
            <w:rFonts w:ascii="Garamond" w:hAnsi="Garamond"/>
          </w:rPr>
          <w:delText>for</w:delText>
        </w:r>
        <w:r w:rsidDel="000F31D1">
          <w:rPr>
            <w:rFonts w:ascii="Garamond" w:hAnsi="Garamond"/>
          </w:rPr>
          <w:delText xml:space="preserve"> mammals. </w:delText>
        </w:r>
        <w:r w:rsidR="000B63EC" w:rsidDel="000F31D1">
          <w:rPr>
            <w:rFonts w:ascii="Garamond" w:hAnsi="Garamond"/>
          </w:rPr>
          <w:delText>As</w:delText>
        </w:r>
        <w:r w:rsidDel="000F31D1">
          <w:rPr>
            <w:rFonts w:ascii="Garamond" w:hAnsi="Garamond"/>
          </w:rPr>
          <w:delText xml:space="preserve"> SSD </w:delText>
        </w:r>
        <w:r w:rsidR="000B63EC" w:rsidDel="000F31D1">
          <w:rPr>
            <w:rFonts w:ascii="Garamond" w:hAnsi="Garamond"/>
          </w:rPr>
          <w:delText>bec</w:delText>
        </w:r>
        <w:r w:rsidR="002177DF" w:rsidDel="000F31D1">
          <w:rPr>
            <w:rFonts w:ascii="Garamond" w:hAnsi="Garamond"/>
          </w:rPr>
          <w:delText>ame</w:delText>
        </w:r>
        <w:r w:rsidDel="000F31D1">
          <w:rPr>
            <w:rFonts w:ascii="Garamond" w:hAnsi="Garamond"/>
          </w:rPr>
          <w:delText xml:space="preserve"> more male-biased, females </w:delText>
        </w:r>
        <w:r w:rsidR="002177DF" w:rsidDel="000F31D1">
          <w:rPr>
            <w:rFonts w:ascii="Garamond" w:hAnsi="Garamond"/>
          </w:rPr>
          <w:delText>were</w:delText>
        </w:r>
        <w:r w:rsidR="007D5B23" w:rsidDel="000F31D1">
          <w:rPr>
            <w:rFonts w:ascii="Garamond" w:hAnsi="Garamond"/>
          </w:rPr>
          <w:delText xml:space="preserve"> m</w:delText>
        </w:r>
        <w:r w:rsidDel="000F31D1">
          <w:rPr>
            <w:rFonts w:ascii="Garamond" w:hAnsi="Garamond"/>
          </w:rPr>
          <w:delText>ore active than males (SSD</w:delText>
        </w:r>
        <w:r w:rsidR="000F5ABF" w:rsidDel="000F31D1">
          <w:rPr>
            <w:rFonts w:ascii="Garamond" w:hAnsi="Garamond"/>
          </w:rPr>
          <w:delText xml:space="preserve"> x </w:delText>
        </w:r>
        <w:r w:rsidDel="000F31D1">
          <w:rPr>
            <w:rFonts w:ascii="Garamond" w:hAnsi="Garamond"/>
          </w:rPr>
          <w:delText xml:space="preserve">activity: </w:delText>
        </w:r>
        <w:r w:rsidR="00A3587A" w:rsidRPr="005A0C61" w:rsidDel="000F31D1">
          <w:rPr>
            <w:rFonts w:ascii="Garamond" w:hAnsi="Garamond"/>
            <w:i/>
          </w:rPr>
          <w:sym w:font="Symbol" w:char="F062"/>
        </w:r>
        <w:r w:rsidR="00A3587A" w:rsidDel="000F31D1">
          <w:rPr>
            <w:rFonts w:ascii="Garamond" w:hAnsi="Garamond"/>
            <w:i/>
          </w:rPr>
          <w:delText xml:space="preserve"> </w:delText>
        </w:r>
        <w:r w:rsidDel="000F31D1">
          <w:rPr>
            <w:rFonts w:ascii="Garamond" w:hAnsi="Garamond"/>
          </w:rPr>
          <w:delText>=-</w:delText>
        </w:r>
        <w:r w:rsidR="000B63EC" w:rsidDel="000F31D1">
          <w:rPr>
            <w:rFonts w:ascii="Garamond" w:hAnsi="Garamond"/>
          </w:rPr>
          <w:delText>2.02</w:delText>
        </w:r>
        <w:r w:rsidDel="000F31D1">
          <w:rPr>
            <w:rFonts w:ascii="Garamond" w:hAnsi="Garamond"/>
          </w:rPr>
          <w:delText>, 95% CIs: -2.</w:delText>
        </w:r>
        <w:r w:rsidR="000B63EC" w:rsidDel="000F31D1">
          <w:rPr>
            <w:rFonts w:ascii="Garamond" w:hAnsi="Garamond"/>
          </w:rPr>
          <w:delText>94</w:delText>
        </w:r>
        <w:r w:rsidDel="000F31D1">
          <w:rPr>
            <w:rFonts w:ascii="Garamond" w:hAnsi="Garamond"/>
          </w:rPr>
          <w:delText>, -1.</w:delText>
        </w:r>
        <w:r w:rsidR="000B63EC" w:rsidDel="000F31D1">
          <w:rPr>
            <w:rFonts w:ascii="Garamond" w:hAnsi="Garamond"/>
          </w:rPr>
          <w:delText>10,</w:delText>
        </w:r>
        <w:r w:rsidDel="000F31D1">
          <w:rPr>
            <w:rFonts w:ascii="Garamond" w:hAnsi="Garamond"/>
          </w:rPr>
          <w:delText xml:space="preserve"> </w:delText>
        </w:r>
        <w:r w:rsidDel="000F31D1">
          <w:rPr>
            <w:rFonts w:ascii="Garamond" w:hAnsi="Garamond"/>
            <w:i/>
          </w:rPr>
          <w:delText xml:space="preserve">t </w:delText>
        </w:r>
        <w:r w:rsidDel="000F31D1">
          <w:rPr>
            <w:rFonts w:ascii="Garamond" w:hAnsi="Garamond"/>
          </w:rPr>
          <w:delText>= -4.</w:delText>
        </w:r>
        <w:r w:rsidR="000B63EC" w:rsidDel="000F31D1">
          <w:rPr>
            <w:rFonts w:ascii="Garamond" w:hAnsi="Garamond"/>
          </w:rPr>
          <w:delText>31</w:delText>
        </w:r>
        <w:r w:rsidDel="000F31D1">
          <w:rPr>
            <w:rFonts w:ascii="Garamond" w:hAnsi="Garamond"/>
          </w:rPr>
          <w:delText xml:space="preserve">, </w:delText>
        </w:r>
        <w:r w:rsidDel="000F31D1">
          <w:rPr>
            <w:rFonts w:ascii="Garamond" w:hAnsi="Garamond"/>
            <w:i/>
          </w:rPr>
          <w:delText>p</w:delText>
        </w:r>
        <w:r w:rsidDel="000F31D1">
          <w:rPr>
            <w:rFonts w:ascii="Garamond" w:hAnsi="Garamond"/>
          </w:rPr>
          <w:delText>&lt;0.00</w:delText>
        </w:r>
        <w:r w:rsidR="000B63EC" w:rsidDel="000F31D1">
          <w:rPr>
            <w:rFonts w:ascii="Garamond" w:hAnsi="Garamond"/>
          </w:rPr>
          <w:delText>0</w:delText>
        </w:r>
        <w:r w:rsidDel="000F31D1">
          <w:rPr>
            <w:rFonts w:ascii="Garamond" w:hAnsi="Garamond"/>
          </w:rPr>
          <w:delText xml:space="preserve">1), but males </w:delText>
        </w:r>
        <w:r w:rsidR="002177DF" w:rsidDel="000F31D1">
          <w:rPr>
            <w:rFonts w:ascii="Garamond" w:hAnsi="Garamond"/>
          </w:rPr>
          <w:delText>were</w:delText>
        </w:r>
        <w:r w:rsidDel="000F31D1">
          <w:rPr>
            <w:rFonts w:ascii="Garamond" w:hAnsi="Garamond"/>
          </w:rPr>
          <w:delText xml:space="preserve"> more aggressive (</w:delText>
        </w:r>
      </w:del>
      <w:del w:id="691" w:author="Michael Jennions" w:date="2020-08-04T01:13:00Z">
        <w:r w:rsidDel="008D63B6">
          <w:rPr>
            <w:rFonts w:ascii="Garamond" w:hAnsi="Garamond"/>
          </w:rPr>
          <w:delText>SSD</w:delText>
        </w:r>
        <w:r w:rsidR="000F5ABF" w:rsidDel="008D63B6">
          <w:rPr>
            <w:rFonts w:ascii="Garamond" w:hAnsi="Garamond"/>
          </w:rPr>
          <w:delText xml:space="preserve"> x </w:delText>
        </w:r>
        <w:r w:rsidDel="008D63B6">
          <w:rPr>
            <w:rFonts w:ascii="Garamond" w:hAnsi="Garamond"/>
          </w:rPr>
          <w:delText xml:space="preserve">aggression: </w:delText>
        </w:r>
        <w:r w:rsidR="00A3587A" w:rsidRPr="005A0C61" w:rsidDel="008D63B6">
          <w:rPr>
            <w:rFonts w:ascii="Garamond" w:hAnsi="Garamond"/>
            <w:i/>
          </w:rPr>
          <w:sym w:font="Symbol" w:char="F062"/>
        </w:r>
        <w:r w:rsidR="00A3587A" w:rsidDel="008D63B6">
          <w:rPr>
            <w:rFonts w:ascii="Garamond" w:hAnsi="Garamond"/>
            <w:i/>
          </w:rPr>
          <w:delText xml:space="preserve"> </w:delText>
        </w:r>
        <w:r w:rsidDel="008D63B6">
          <w:rPr>
            <w:rFonts w:ascii="Garamond" w:hAnsi="Garamond"/>
          </w:rPr>
          <w:delText>=3.4</w:delText>
        </w:r>
        <w:r w:rsidR="000B63EC" w:rsidDel="008D63B6">
          <w:rPr>
            <w:rFonts w:ascii="Garamond" w:hAnsi="Garamond"/>
          </w:rPr>
          <w:delText>5</w:delText>
        </w:r>
        <w:r w:rsidDel="008D63B6">
          <w:rPr>
            <w:rFonts w:ascii="Garamond" w:hAnsi="Garamond"/>
          </w:rPr>
          <w:delText>, 95% CIs: 2.</w:delText>
        </w:r>
        <w:r w:rsidR="000B63EC" w:rsidDel="008D63B6">
          <w:rPr>
            <w:rFonts w:ascii="Garamond" w:hAnsi="Garamond"/>
          </w:rPr>
          <w:delText>05</w:delText>
        </w:r>
        <w:r w:rsidDel="008D63B6">
          <w:rPr>
            <w:rFonts w:ascii="Garamond" w:hAnsi="Garamond"/>
          </w:rPr>
          <w:delText>, 4.</w:delText>
        </w:r>
        <w:r w:rsidR="000B63EC" w:rsidDel="008D63B6">
          <w:rPr>
            <w:rFonts w:ascii="Garamond" w:hAnsi="Garamond"/>
          </w:rPr>
          <w:delText>85</w:delText>
        </w:r>
        <w:r w:rsidDel="008D63B6">
          <w:rPr>
            <w:rFonts w:ascii="Garamond" w:hAnsi="Garamond"/>
          </w:rPr>
          <w:delText xml:space="preserve">, </w:delText>
        </w:r>
        <w:r w:rsidDel="008D63B6">
          <w:rPr>
            <w:rFonts w:ascii="Garamond" w:hAnsi="Garamond"/>
            <w:i/>
          </w:rPr>
          <w:delText xml:space="preserve">t </w:delText>
        </w:r>
        <w:r w:rsidDel="008D63B6">
          <w:rPr>
            <w:rFonts w:ascii="Garamond" w:hAnsi="Garamond"/>
          </w:rPr>
          <w:delText>= 4.</w:delText>
        </w:r>
        <w:r w:rsidR="000B63EC" w:rsidDel="008D63B6">
          <w:rPr>
            <w:rFonts w:ascii="Garamond" w:hAnsi="Garamond"/>
          </w:rPr>
          <w:delText>85</w:delText>
        </w:r>
        <w:r w:rsidDel="008D63B6">
          <w:rPr>
            <w:rFonts w:ascii="Garamond" w:hAnsi="Garamond"/>
          </w:rPr>
          <w:delText xml:space="preserve">, </w:delText>
        </w:r>
        <w:r w:rsidDel="008D63B6">
          <w:rPr>
            <w:rFonts w:ascii="Garamond" w:hAnsi="Garamond"/>
            <w:i/>
          </w:rPr>
          <w:delText>p</w:delText>
        </w:r>
        <w:r w:rsidDel="008D63B6">
          <w:rPr>
            <w:rFonts w:ascii="Garamond" w:hAnsi="Garamond"/>
          </w:rPr>
          <w:delText>&lt;0.0</w:delText>
        </w:r>
        <w:r w:rsidR="000B63EC" w:rsidDel="008D63B6">
          <w:rPr>
            <w:rFonts w:ascii="Garamond" w:hAnsi="Garamond"/>
          </w:rPr>
          <w:delText>0</w:delText>
        </w:r>
        <w:r w:rsidDel="008D63B6">
          <w:rPr>
            <w:rFonts w:ascii="Garamond" w:hAnsi="Garamond"/>
          </w:rPr>
          <w:delText>01</w:delText>
        </w:r>
      </w:del>
      <w:del w:id="692" w:author="Michael Jennions" w:date="2020-08-04T01:16:00Z">
        <w:r w:rsidDel="000F31D1">
          <w:rPr>
            <w:rFonts w:ascii="Garamond" w:hAnsi="Garamond"/>
          </w:rPr>
          <w:delText xml:space="preserve">), </w:delText>
        </w:r>
        <w:r w:rsidR="002177DF" w:rsidDel="000F31D1">
          <w:rPr>
            <w:rFonts w:ascii="Garamond" w:hAnsi="Garamond"/>
          </w:rPr>
          <w:delText>were</w:delText>
        </w:r>
        <w:r w:rsidDel="000F31D1">
          <w:rPr>
            <w:rFonts w:ascii="Garamond" w:hAnsi="Garamond"/>
          </w:rPr>
          <w:delText xml:space="preserve"> bolder (</w:delText>
        </w:r>
      </w:del>
      <w:del w:id="693" w:author="Michael Jennions" w:date="2020-08-04T01:13:00Z">
        <w:r w:rsidDel="008D63B6">
          <w:rPr>
            <w:rFonts w:ascii="Garamond" w:hAnsi="Garamond"/>
          </w:rPr>
          <w:delText>SSD</w:delText>
        </w:r>
        <w:r w:rsidR="000B63EC" w:rsidDel="008D63B6">
          <w:rPr>
            <w:rFonts w:ascii="Garamond" w:hAnsi="Garamond"/>
          </w:rPr>
          <w:delText xml:space="preserve"> x </w:delText>
        </w:r>
        <w:r w:rsidDel="008D63B6">
          <w:rPr>
            <w:rFonts w:ascii="Garamond" w:hAnsi="Garamond"/>
          </w:rPr>
          <w:delText xml:space="preserve">boldness: </w:delText>
        </w:r>
        <w:r w:rsidR="00A3587A" w:rsidRPr="005A0C61" w:rsidDel="008D63B6">
          <w:rPr>
            <w:rFonts w:ascii="Garamond" w:hAnsi="Garamond"/>
            <w:i/>
          </w:rPr>
          <w:sym w:font="Symbol" w:char="F062"/>
        </w:r>
        <w:r w:rsidR="00A3587A" w:rsidDel="008D63B6">
          <w:rPr>
            <w:rFonts w:ascii="Garamond" w:hAnsi="Garamond"/>
            <w:i/>
          </w:rPr>
          <w:delText xml:space="preserve"> </w:delText>
        </w:r>
        <w:r w:rsidDel="008D63B6">
          <w:rPr>
            <w:rFonts w:ascii="Garamond" w:hAnsi="Garamond"/>
          </w:rPr>
          <w:delText>=1.9</w:delText>
        </w:r>
        <w:r w:rsidR="000B63EC" w:rsidDel="008D63B6">
          <w:rPr>
            <w:rFonts w:ascii="Garamond" w:hAnsi="Garamond"/>
          </w:rPr>
          <w:delText>6</w:delText>
        </w:r>
        <w:r w:rsidDel="008D63B6">
          <w:rPr>
            <w:rFonts w:ascii="Garamond" w:hAnsi="Garamond"/>
          </w:rPr>
          <w:delText xml:space="preserve">, 95% CIs: </w:delText>
        </w:r>
        <w:r w:rsidR="000B63EC" w:rsidDel="008D63B6">
          <w:rPr>
            <w:rFonts w:ascii="Garamond" w:hAnsi="Garamond"/>
          </w:rPr>
          <w:delText>0.96</w:delText>
        </w:r>
        <w:r w:rsidDel="008D63B6">
          <w:rPr>
            <w:rFonts w:ascii="Garamond" w:hAnsi="Garamond"/>
          </w:rPr>
          <w:delText>, 2.9</w:delText>
        </w:r>
        <w:r w:rsidR="000B63EC" w:rsidDel="008D63B6">
          <w:rPr>
            <w:rFonts w:ascii="Garamond" w:hAnsi="Garamond"/>
          </w:rPr>
          <w:delText>6</w:delText>
        </w:r>
        <w:r w:rsidDel="008D63B6">
          <w:rPr>
            <w:rFonts w:ascii="Garamond" w:hAnsi="Garamond"/>
          </w:rPr>
          <w:delText xml:space="preserve">, </w:delText>
        </w:r>
        <w:r w:rsidDel="008D63B6">
          <w:rPr>
            <w:rFonts w:ascii="Garamond" w:hAnsi="Garamond"/>
            <w:i/>
          </w:rPr>
          <w:delText xml:space="preserve">t </w:delText>
        </w:r>
        <w:r w:rsidDel="008D63B6">
          <w:rPr>
            <w:rFonts w:ascii="Garamond" w:hAnsi="Garamond"/>
          </w:rPr>
          <w:delText xml:space="preserve">= 3.86, </w:delText>
        </w:r>
        <w:r w:rsidDel="008D63B6">
          <w:rPr>
            <w:rFonts w:ascii="Garamond" w:hAnsi="Garamond"/>
            <w:i/>
          </w:rPr>
          <w:delText>p</w:delText>
        </w:r>
        <w:r w:rsidR="000B63EC" w:rsidDel="008D63B6">
          <w:rPr>
            <w:rFonts w:ascii="Garamond" w:hAnsi="Garamond"/>
          </w:rPr>
          <w:delText>=</w:delText>
        </w:r>
        <w:r w:rsidDel="008D63B6">
          <w:rPr>
            <w:rFonts w:ascii="Garamond" w:hAnsi="Garamond"/>
          </w:rPr>
          <w:delText>0.</w:delText>
        </w:r>
        <w:r w:rsidR="000B63EC" w:rsidDel="008D63B6">
          <w:rPr>
            <w:rFonts w:ascii="Garamond" w:hAnsi="Garamond"/>
          </w:rPr>
          <w:delText>0</w:delText>
        </w:r>
        <w:r w:rsidDel="008D63B6">
          <w:rPr>
            <w:rFonts w:ascii="Garamond" w:hAnsi="Garamond"/>
          </w:rPr>
          <w:delText>001</w:delText>
        </w:r>
      </w:del>
      <w:del w:id="694" w:author="Michael Jennions" w:date="2020-08-04T01:16:00Z">
        <w:r w:rsidDel="000F31D1">
          <w:rPr>
            <w:rFonts w:ascii="Garamond" w:hAnsi="Garamond"/>
          </w:rPr>
          <w:delText>), and more explorative than females (</w:delText>
        </w:r>
      </w:del>
      <w:del w:id="695" w:author="Michael Jennions" w:date="2020-08-04T01:14:00Z">
        <w:r w:rsidDel="008D63B6">
          <w:rPr>
            <w:rFonts w:ascii="Garamond" w:hAnsi="Garamond"/>
          </w:rPr>
          <w:delText>SSD</w:delText>
        </w:r>
        <w:r w:rsidR="000F5ABF" w:rsidDel="008D63B6">
          <w:rPr>
            <w:rFonts w:ascii="Garamond" w:hAnsi="Garamond"/>
          </w:rPr>
          <w:delText xml:space="preserve"> x </w:delText>
        </w:r>
        <w:r w:rsidDel="008D63B6">
          <w:rPr>
            <w:rFonts w:ascii="Garamond" w:hAnsi="Garamond"/>
          </w:rPr>
          <w:delText xml:space="preserve">exploration: </w:delText>
        </w:r>
        <w:r w:rsidR="00A3587A" w:rsidRPr="005A0C61" w:rsidDel="008D63B6">
          <w:rPr>
            <w:rFonts w:ascii="Garamond" w:hAnsi="Garamond"/>
            <w:i/>
          </w:rPr>
          <w:sym w:font="Symbol" w:char="F062"/>
        </w:r>
        <w:r w:rsidR="00A3587A" w:rsidDel="008D63B6">
          <w:rPr>
            <w:rFonts w:ascii="Garamond" w:hAnsi="Garamond"/>
            <w:i/>
          </w:rPr>
          <w:delText xml:space="preserve"> </w:delText>
        </w:r>
        <w:r w:rsidDel="008D63B6">
          <w:rPr>
            <w:rFonts w:ascii="Garamond" w:hAnsi="Garamond"/>
          </w:rPr>
          <w:delText>=1.9</w:delText>
        </w:r>
        <w:r w:rsidR="000B63EC" w:rsidDel="008D63B6">
          <w:rPr>
            <w:rFonts w:ascii="Garamond" w:hAnsi="Garamond"/>
          </w:rPr>
          <w:delText>2</w:delText>
        </w:r>
        <w:r w:rsidDel="008D63B6">
          <w:rPr>
            <w:rFonts w:ascii="Garamond" w:hAnsi="Garamond"/>
          </w:rPr>
          <w:delText>, 95% CIs: 0.9</w:delText>
        </w:r>
        <w:r w:rsidR="000B63EC" w:rsidDel="008D63B6">
          <w:rPr>
            <w:rFonts w:ascii="Garamond" w:hAnsi="Garamond"/>
          </w:rPr>
          <w:delText>1</w:delText>
        </w:r>
        <w:r w:rsidDel="008D63B6">
          <w:rPr>
            <w:rFonts w:ascii="Garamond" w:hAnsi="Garamond"/>
          </w:rPr>
          <w:delText>, 2.9</w:delText>
        </w:r>
        <w:r w:rsidR="000B63EC" w:rsidDel="008D63B6">
          <w:rPr>
            <w:rFonts w:ascii="Garamond" w:hAnsi="Garamond"/>
          </w:rPr>
          <w:delText>2</w:delText>
        </w:r>
        <w:r w:rsidDel="008D63B6">
          <w:rPr>
            <w:rFonts w:ascii="Garamond" w:hAnsi="Garamond"/>
          </w:rPr>
          <w:delText xml:space="preserve">, </w:delText>
        </w:r>
        <w:r w:rsidDel="008D63B6">
          <w:rPr>
            <w:rFonts w:ascii="Garamond" w:hAnsi="Garamond"/>
            <w:i/>
          </w:rPr>
          <w:delText xml:space="preserve">t </w:delText>
        </w:r>
        <w:r w:rsidDel="008D63B6">
          <w:rPr>
            <w:rFonts w:ascii="Garamond" w:hAnsi="Garamond"/>
          </w:rPr>
          <w:delText>= 3.</w:delText>
        </w:r>
        <w:r w:rsidR="000B63EC" w:rsidDel="008D63B6">
          <w:rPr>
            <w:rFonts w:ascii="Garamond" w:hAnsi="Garamond"/>
          </w:rPr>
          <w:delText>75</w:delText>
        </w:r>
        <w:r w:rsidDel="008D63B6">
          <w:rPr>
            <w:rFonts w:ascii="Garamond" w:hAnsi="Garamond"/>
          </w:rPr>
          <w:delText xml:space="preserve">, </w:delText>
        </w:r>
        <w:r w:rsidDel="008D63B6">
          <w:rPr>
            <w:rFonts w:ascii="Garamond" w:hAnsi="Garamond"/>
            <w:i/>
          </w:rPr>
          <w:delText>p</w:delText>
        </w:r>
        <w:r w:rsidR="000B63EC" w:rsidDel="008D63B6">
          <w:rPr>
            <w:rFonts w:ascii="Garamond" w:hAnsi="Garamond"/>
            <w:i/>
          </w:rPr>
          <w:delText>=</w:delText>
        </w:r>
        <w:r w:rsidDel="008D63B6">
          <w:rPr>
            <w:rFonts w:ascii="Garamond" w:hAnsi="Garamond"/>
          </w:rPr>
          <w:delText>0.00</w:delText>
        </w:r>
        <w:r w:rsidR="000B63EC" w:rsidDel="008D63B6">
          <w:rPr>
            <w:rFonts w:ascii="Garamond" w:hAnsi="Garamond"/>
          </w:rPr>
          <w:delText>02</w:delText>
        </w:r>
      </w:del>
      <w:del w:id="696" w:author="Michael Jennions" w:date="2020-08-04T01:16:00Z">
        <w:r w:rsidDel="000F31D1">
          <w:rPr>
            <w:rFonts w:ascii="Garamond" w:hAnsi="Garamond"/>
          </w:rPr>
          <w:delText xml:space="preserve">). </w:delText>
        </w:r>
      </w:del>
      <w:r w:rsidR="00C42249">
        <w:rPr>
          <w:rFonts w:ascii="Garamond" w:hAnsi="Garamond"/>
        </w:rPr>
        <w:t xml:space="preserve">There </w:t>
      </w:r>
      <w:ins w:id="697" w:author="Michael Jennions" w:date="2020-08-04T01:17:00Z">
        <w:r w:rsidR="000F31D1">
          <w:rPr>
            <w:rFonts w:ascii="Garamond" w:hAnsi="Garamond"/>
          </w:rPr>
          <w:t>was no sig</w:t>
        </w:r>
      </w:ins>
      <w:ins w:id="698" w:author="Michael Jennions" w:date="2020-08-04T01:18:00Z">
        <w:r w:rsidR="000F31D1">
          <w:rPr>
            <w:rFonts w:ascii="Garamond" w:hAnsi="Garamond"/>
          </w:rPr>
          <w:t xml:space="preserve">nificant </w:t>
        </w:r>
      </w:ins>
      <w:ins w:id="699" w:author="Michael Jennions" w:date="2020-08-04T01:17:00Z">
        <w:r w:rsidR="000F31D1">
          <w:rPr>
            <w:rFonts w:ascii="Garamond" w:hAnsi="Garamond"/>
          </w:rPr>
          <w:t>relationship</w:t>
        </w:r>
      </w:ins>
      <w:ins w:id="700" w:author="Michael Jennions" w:date="2020-08-04T01:18:00Z">
        <w:r w:rsidR="000F31D1">
          <w:rPr>
            <w:rFonts w:ascii="Garamond" w:hAnsi="Garamond"/>
          </w:rPr>
          <w:t>s</w:t>
        </w:r>
      </w:ins>
      <w:ins w:id="701" w:author="Michael Jennions" w:date="2020-08-04T01:17:00Z">
        <w:r w:rsidR="000F31D1">
          <w:rPr>
            <w:rFonts w:ascii="Garamond" w:hAnsi="Garamond"/>
          </w:rPr>
          <w:t xml:space="preserve"> between</w:t>
        </w:r>
      </w:ins>
      <w:del w:id="702" w:author="Michael Jennions" w:date="2020-08-04T01:17:00Z">
        <w:r w:rsidR="00C42249" w:rsidDel="000F31D1">
          <w:rPr>
            <w:rFonts w:ascii="Garamond" w:hAnsi="Garamond"/>
          </w:rPr>
          <w:delText>were no</w:delText>
        </w:r>
      </w:del>
      <w:ins w:id="703" w:author="Michael Jennions" w:date="2020-08-04T01:17:00Z">
        <w:r w:rsidR="000F31D1">
          <w:rPr>
            <w:rFonts w:ascii="Garamond" w:hAnsi="Garamond"/>
          </w:rPr>
          <w:t xml:space="preserve"> </w:t>
        </w:r>
      </w:ins>
      <w:del w:id="704" w:author="Michael Jennions" w:date="2020-08-04T01:17:00Z">
        <w:r w:rsidR="00C42249" w:rsidDel="000F31D1">
          <w:rPr>
            <w:rFonts w:ascii="Garamond" w:hAnsi="Garamond"/>
          </w:rPr>
          <w:delText xml:space="preserve">n-significant interactions </w:delText>
        </w:r>
        <w:r w:rsidR="009C7BBB" w:rsidDel="000F31D1">
          <w:rPr>
            <w:rFonts w:ascii="Garamond" w:hAnsi="Garamond"/>
          </w:rPr>
          <w:delText>with</w:delText>
        </w:r>
      </w:del>
      <w:del w:id="705" w:author="Michael Jennions" w:date="2020-08-04T01:18:00Z">
        <w:r w:rsidR="009C7BBB" w:rsidDel="000F31D1">
          <w:rPr>
            <w:rFonts w:ascii="Garamond" w:hAnsi="Garamond"/>
          </w:rPr>
          <w:delText xml:space="preserve"> </w:delText>
        </w:r>
      </w:del>
      <w:r w:rsidR="009C7BBB">
        <w:rPr>
          <w:rFonts w:ascii="Garamond" w:hAnsi="Garamond"/>
        </w:rPr>
        <w:t xml:space="preserve">SSD </w:t>
      </w:r>
      <w:ins w:id="706" w:author="Michael Jennions" w:date="2020-08-04T01:18:00Z">
        <w:r w:rsidR="000F31D1">
          <w:rPr>
            <w:rFonts w:ascii="Garamond" w:hAnsi="Garamond"/>
          </w:rPr>
          <w:t xml:space="preserve">and sex-differences in </w:t>
        </w:r>
      </w:ins>
      <w:del w:id="707" w:author="Michael Jennions" w:date="2020-08-04T01:18:00Z">
        <w:r w:rsidR="00C42249" w:rsidDel="000F31D1">
          <w:rPr>
            <w:rFonts w:ascii="Garamond" w:hAnsi="Garamond"/>
          </w:rPr>
          <w:delText xml:space="preserve">for all </w:delText>
        </w:r>
      </w:del>
      <w:r w:rsidR="00C42249">
        <w:rPr>
          <w:rFonts w:ascii="Garamond" w:hAnsi="Garamond"/>
        </w:rPr>
        <w:t xml:space="preserve">personality trait </w:t>
      </w:r>
      <w:ins w:id="708" w:author="Michael Jennions" w:date="2020-08-04T01:18:00Z">
        <w:r w:rsidR="000F31D1">
          <w:rPr>
            <w:rFonts w:ascii="Garamond" w:hAnsi="Garamond"/>
          </w:rPr>
          <w:t>variability in any of the four taxa</w:t>
        </w:r>
      </w:ins>
      <w:del w:id="709" w:author="Michael Jennions" w:date="2020-08-04T01:18:00Z">
        <w:r w:rsidR="00C42249" w:rsidDel="000F31D1">
          <w:rPr>
            <w:rFonts w:ascii="Garamond" w:hAnsi="Garamond"/>
          </w:rPr>
          <w:delText>types for all taxonomic groups for trait variability</w:delText>
        </w:r>
      </w:del>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ins w:id="710" w:author="Michael Jennions" w:date="2020-08-04T01:19:00Z">
        <w:r w:rsidR="006F32B5">
          <w:rPr>
            <w:rFonts w:ascii="Garamond" w:hAnsi="Garamond"/>
          </w:rPr>
          <w:t>There was also no sex difference in variability when the sexes were the same size.</w:t>
        </w:r>
      </w:ins>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commentRangeStart w:id="711"/>
      <w:r>
        <w:rPr>
          <w:rFonts w:ascii="Garamond" w:hAnsi="Garamond"/>
          <w:i/>
        </w:rPr>
        <w:t>Mating system, age, population, study environment and study type can influence personality</w:t>
      </w:r>
    </w:p>
    <w:p w14:paraId="104F5789" w14:textId="5ADF60AA" w:rsidR="00C97497" w:rsidRDefault="00E661EF" w:rsidP="000F79E0">
      <w:pPr>
        <w:rPr>
          <w:rFonts w:ascii="Garamond" w:hAnsi="Garamond"/>
        </w:rPr>
      </w:pPr>
      <w:r>
        <w:rPr>
          <w:rFonts w:ascii="Garamond" w:hAnsi="Garamond"/>
        </w:rPr>
        <w:tab/>
      </w:r>
      <w:ins w:id="712" w:author="Michael Jennions" w:date="2020-08-04T00:40:00Z">
        <w:r w:rsidR="00E45471">
          <w:rPr>
            <w:rFonts w:ascii="Garamond" w:hAnsi="Garamond"/>
          </w:rPr>
          <w:br/>
        </w:r>
      </w:ins>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w:t>
      </w:r>
      <w:r w:rsidR="00C663DD">
        <w:rPr>
          <w:rFonts w:ascii="Garamond" w:hAnsi="Garamond"/>
        </w:rPr>
        <w:t>7</w:t>
      </w:r>
      <w:r w:rsidR="00B64659">
        <w:rPr>
          <w:rFonts w:ascii="Garamond" w:hAnsi="Garamond"/>
        </w:rPr>
        <w:t>).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64659">
        <w:rPr>
          <w:rFonts w:ascii="Garamond" w:hAnsi="Garamond"/>
        </w:rPr>
        <w:t xml:space="preserve">=0.24, 95% CIs: -0.03, 0.51, </w:t>
      </w:r>
      <w:r w:rsidR="00B64659">
        <w:rPr>
          <w:rFonts w:ascii="Garamond" w:hAnsi="Garamond"/>
          <w:i/>
        </w:rPr>
        <w:t xml:space="preserve">t </w:t>
      </w:r>
      <w:r w:rsidR="00B64659">
        <w:rPr>
          <w:rFonts w:ascii="Garamond" w:hAnsi="Garamond"/>
        </w:rPr>
        <w:t xml:space="preserve">= 1.74, </w:t>
      </w:r>
      <w:r w:rsidR="00B64659">
        <w:rPr>
          <w:rFonts w:ascii="Garamond" w:hAnsi="Garamond"/>
          <w:i/>
        </w:rPr>
        <w:t>p</w:t>
      </w:r>
      <w:r w:rsidR="00B64659">
        <w:rPr>
          <w:rFonts w:ascii="Garamond" w:hAnsi="Garamond"/>
        </w:rPr>
        <w:t xml:space="preserve">=0.08; juvenile: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64659">
        <w:rPr>
          <w:rFonts w:ascii="Garamond" w:hAnsi="Garamond"/>
        </w:rPr>
        <w:t xml:space="preserve">=-0.03, 95% CIs: -0.34, 0.28, </w:t>
      </w:r>
      <w:r w:rsidR="00B64659">
        <w:rPr>
          <w:rFonts w:ascii="Garamond" w:hAnsi="Garamond"/>
          <w:i/>
        </w:rPr>
        <w:t xml:space="preserve">t </w:t>
      </w:r>
      <w:r w:rsidR="00B64659">
        <w:rPr>
          <w:rFonts w:ascii="Garamond" w:hAnsi="Garamond"/>
        </w:rPr>
        <w:t xml:space="preserve">= -0.18, </w:t>
      </w:r>
      <w:r w:rsidR="00B64659">
        <w:rPr>
          <w:rFonts w:ascii="Garamond" w:hAnsi="Garamond"/>
          <w:i/>
        </w:rPr>
        <w:t>p</w:t>
      </w:r>
      <w:r w:rsidR="00B64659">
        <w:rPr>
          <w:rFonts w:ascii="Garamond" w:hAnsi="Garamond"/>
        </w:rPr>
        <w:t>=0.86), but not any other taxonomic group, and not for variability (Supplementary Table S</w:t>
      </w:r>
      <w:r w:rsidR="00C663DD">
        <w:rPr>
          <w:rFonts w:ascii="Garamond" w:hAnsi="Garamond"/>
        </w:rPr>
        <w:t>8</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850065">
        <w:rPr>
          <w:rFonts w:ascii="Garamond" w:hAnsi="Garamond"/>
        </w:rPr>
        <w:t xml:space="preserve">=-0.09, 95% CIs: -0.18, -0.01, </w:t>
      </w:r>
      <w:r w:rsidR="00850065">
        <w:rPr>
          <w:rFonts w:ascii="Garamond" w:hAnsi="Garamond"/>
          <w:i/>
        </w:rPr>
        <w:t xml:space="preserve">t </w:t>
      </w:r>
      <w:r w:rsidR="00850065">
        <w:rPr>
          <w:rFonts w:ascii="Garamond" w:hAnsi="Garamond"/>
        </w:rPr>
        <w:t xml:space="preserve">= -2.11, </w:t>
      </w:r>
      <w:r w:rsidR="00850065">
        <w:rPr>
          <w:rFonts w:ascii="Garamond" w:hAnsi="Garamond"/>
          <w:i/>
        </w:rPr>
        <w:t>p</w:t>
      </w:r>
      <w:r w:rsidR="00850065">
        <w:rPr>
          <w:rFonts w:ascii="Garamond" w:hAnsi="Garamond"/>
        </w:rPr>
        <w:t xml:space="preserve">=0.04; lab: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850065">
        <w:rPr>
          <w:rFonts w:ascii="Garamond" w:hAnsi="Garamond"/>
        </w:rPr>
        <w:t xml:space="preserve">=0.08, 95% CIs: -0.02, 0.19, </w:t>
      </w:r>
      <w:r w:rsidR="00850065">
        <w:rPr>
          <w:rFonts w:ascii="Garamond" w:hAnsi="Garamond"/>
          <w:i/>
        </w:rPr>
        <w:t xml:space="preserve">t </w:t>
      </w:r>
      <w:r w:rsidR="00850065">
        <w:rPr>
          <w:rFonts w:ascii="Garamond" w:hAnsi="Garamond"/>
        </w:rPr>
        <w:t xml:space="preserve">= 1.55, </w:t>
      </w:r>
      <w:r w:rsidR="00850065">
        <w:rPr>
          <w:rFonts w:ascii="Garamond" w:hAnsi="Garamond"/>
          <w:i/>
        </w:rPr>
        <w:t>p</w:t>
      </w:r>
      <w:r w:rsidR="00850065">
        <w:rPr>
          <w:rFonts w:ascii="Garamond" w:hAnsi="Garamond"/>
        </w:rPr>
        <w:t>=0.12</w:t>
      </w:r>
      <w:r w:rsidR="00406ADE">
        <w:rPr>
          <w:rFonts w:ascii="Garamond" w:hAnsi="Garamond"/>
        </w:rPr>
        <w:t>), but not for mean personality differences (Supplementary Table S</w:t>
      </w:r>
      <w:r w:rsidR="00C663DD">
        <w:rPr>
          <w:rFonts w:ascii="Garamond" w:hAnsi="Garamond"/>
        </w:rPr>
        <w:t>9</w:t>
      </w:r>
      <w:r w:rsidR="00406ADE">
        <w:rPr>
          <w:rFonts w:ascii="Garamond" w:hAnsi="Garamond"/>
        </w:rPr>
        <w:t>).</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=0.24, 95% CIs: -0.09, 0.57, </w:t>
      </w:r>
      <w:r w:rsidR="00B04316">
        <w:rPr>
          <w:rFonts w:ascii="Garamond" w:hAnsi="Garamond"/>
          <w:i/>
        </w:rPr>
        <w:t xml:space="preserve">t </w:t>
      </w:r>
      <w:r w:rsidR="00B04316">
        <w:rPr>
          <w:rFonts w:ascii="Garamond" w:hAnsi="Garamond"/>
        </w:rPr>
        <w:t xml:space="preserve">= 1.44, </w:t>
      </w:r>
      <w:r w:rsidR="00B04316">
        <w:rPr>
          <w:rFonts w:ascii="Garamond" w:hAnsi="Garamond"/>
          <w:i/>
        </w:rPr>
        <w:t>p</w:t>
      </w:r>
      <w:r w:rsidR="00B04316">
        <w:rPr>
          <w:rFonts w:ascii="Garamond" w:hAnsi="Garamond"/>
        </w:rPr>
        <w:t xml:space="preserve">=0.15; lab: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 -0.31, 95% CIs: -0.56, -0.05, </w:t>
      </w:r>
      <w:r w:rsidR="00B04316">
        <w:rPr>
          <w:rFonts w:ascii="Garamond" w:hAnsi="Garamond"/>
          <w:i/>
        </w:rPr>
        <w:t xml:space="preserve">t </w:t>
      </w:r>
      <w:r w:rsidR="00B04316">
        <w:rPr>
          <w:rFonts w:ascii="Garamond" w:hAnsi="Garamond"/>
        </w:rPr>
        <w:t xml:space="preserve">= -2.34, </w:t>
      </w:r>
      <w:r w:rsidR="00B04316">
        <w:rPr>
          <w:rFonts w:ascii="Garamond" w:hAnsi="Garamond"/>
          <w:i/>
        </w:rPr>
        <w:t>p</w:t>
      </w:r>
      <w:r w:rsidR="00B04316">
        <w:rPr>
          <w:rFonts w:ascii="Garamond" w:hAnsi="Garamond"/>
        </w:rPr>
        <w:t>=0.02</w:t>
      </w:r>
      <w:r w:rsidR="00BB77C0">
        <w:rPr>
          <w:rFonts w:ascii="Garamond" w:hAnsi="Garamond"/>
        </w:rPr>
        <w:t>),</w:t>
      </w:r>
      <w:r w:rsidR="00071011">
        <w:rPr>
          <w:rFonts w:ascii="Garamond" w:hAnsi="Garamond"/>
        </w:rPr>
        <w:t xml:space="preserve"> but not for variability, and not for any other taxonomic group (Supplementary Table S</w:t>
      </w:r>
      <w:r w:rsidR="00C663DD">
        <w:rPr>
          <w:rFonts w:ascii="Garamond" w:hAnsi="Garamond"/>
        </w:rPr>
        <w:t>10</w:t>
      </w:r>
      <w:r w:rsidR="00071011">
        <w:rPr>
          <w:rFonts w:ascii="Garamond" w:hAnsi="Garamond"/>
        </w:rPr>
        <w:t xml:space="preserve">). </w:t>
      </w:r>
      <w:r w:rsidR="00B04316">
        <w:rPr>
          <w:rFonts w:ascii="Garamond" w:hAnsi="Garamond"/>
        </w:rPr>
        <w:t xml:space="preserve">Finally, effect sizes from observational studies were significantly different from experimental studies for mammals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=0.00, 95% CIs: -0.21, 0.22, </w:t>
      </w:r>
      <w:r w:rsidR="00B04316">
        <w:rPr>
          <w:rFonts w:ascii="Garamond" w:hAnsi="Garamond"/>
          <w:i/>
        </w:rPr>
        <w:t xml:space="preserve">t </w:t>
      </w:r>
      <w:r w:rsidR="00B04316">
        <w:rPr>
          <w:rFonts w:ascii="Garamond" w:hAnsi="Garamond"/>
        </w:rPr>
        <w:t xml:space="preserve">= 0.03, </w:t>
      </w:r>
      <w:r w:rsidR="00B04316">
        <w:rPr>
          <w:rFonts w:ascii="Garamond" w:hAnsi="Garamond"/>
          <w:i/>
        </w:rPr>
        <w:t>p</w:t>
      </w:r>
      <w:r w:rsidR="00B04316">
        <w:rPr>
          <w:rFonts w:ascii="Garamond" w:hAnsi="Garamond"/>
        </w:rPr>
        <w:t xml:space="preserve">=0.98; observation: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 0.39, 95% CIs: 0.13, </w:t>
      </w:r>
      <w:r w:rsidR="00B04316">
        <w:rPr>
          <w:rFonts w:ascii="Garamond" w:hAnsi="Garamond"/>
        </w:rPr>
        <w:lastRenderedPageBreak/>
        <w:t xml:space="preserve">0.64, </w:t>
      </w:r>
      <w:r w:rsidR="00B04316">
        <w:rPr>
          <w:rFonts w:ascii="Garamond" w:hAnsi="Garamond"/>
          <w:i/>
        </w:rPr>
        <w:t xml:space="preserve">t </w:t>
      </w:r>
      <w:r w:rsidR="00B04316">
        <w:rPr>
          <w:rFonts w:ascii="Garamond" w:hAnsi="Garamond"/>
        </w:rPr>
        <w:t xml:space="preserve">= 2.39, </w:t>
      </w:r>
      <w:r w:rsidR="00B04316">
        <w:rPr>
          <w:rFonts w:ascii="Garamond" w:hAnsi="Garamond"/>
          <w:i/>
        </w:rPr>
        <w:t>p</w:t>
      </w:r>
      <w:r w:rsidR="00B04316">
        <w:rPr>
          <w:rFonts w:ascii="Garamond" w:hAnsi="Garamond"/>
        </w:rPr>
        <w:t>=0.004), but not for variability, and not for any other taxonomic group (Supplementary Table S</w:t>
      </w:r>
      <w:r w:rsidR="00C663DD">
        <w:rPr>
          <w:rFonts w:ascii="Garamond" w:hAnsi="Garamond"/>
        </w:rPr>
        <w:t>11</w:t>
      </w:r>
      <w:r w:rsidR="00B04316">
        <w:rPr>
          <w:rFonts w:ascii="Garamond" w:hAnsi="Garamond"/>
        </w:rPr>
        <w:t xml:space="preserve">).   </w:t>
      </w:r>
      <w:r w:rsidR="00BB77C0">
        <w:rPr>
          <w:rFonts w:ascii="Garamond" w:hAnsi="Garamond"/>
        </w:rPr>
        <w:t xml:space="preserve"> </w:t>
      </w:r>
      <w:commentRangeEnd w:id="711"/>
      <w:r w:rsidR="0074595B">
        <w:rPr>
          <w:rStyle w:val="CommentReference"/>
        </w:rPr>
        <w:commentReference w:id="711"/>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ins w:id="713" w:author="Michael Jennions" w:date="2020-08-04T00:40:00Z"/>
          <w:rFonts w:ascii="Garamond" w:hAnsi="Garamond"/>
        </w:rPr>
      </w:pPr>
    </w:p>
    <w:p w14:paraId="480A7373" w14:textId="7991C961" w:rsidR="00E661EF" w:rsidRPr="00E661EF" w:rsidRDefault="00C97497" w:rsidP="000F79E0">
      <w:pPr>
        <w:rPr>
          <w:rFonts w:ascii="Garamond" w:hAnsi="Garamond"/>
        </w:rPr>
      </w:pPr>
      <w:del w:id="714" w:author="Michael Jennions" w:date="2020-08-04T00:40:00Z">
        <w:r w:rsidDel="00E45471">
          <w:rPr>
            <w:rFonts w:ascii="Garamond" w:hAnsi="Garamond"/>
          </w:rPr>
          <w:tab/>
        </w:r>
      </w:del>
      <w:r w:rsidR="00FF54B7">
        <w:rPr>
          <w:rFonts w:ascii="Garamond" w:hAnsi="Garamond"/>
        </w:rPr>
        <w:t xml:space="preserve">We found evidence of publication bias for </w:t>
      </w:r>
      <w:ins w:id="715" w:author="Michael Jennions" w:date="2020-08-04T00:40:00Z">
        <w:r w:rsidR="00E45471">
          <w:rPr>
            <w:rFonts w:ascii="Garamond" w:hAnsi="Garamond"/>
          </w:rPr>
          <w:t xml:space="preserve">estimates of sex </w:t>
        </w:r>
      </w:ins>
      <w:ins w:id="716" w:author="Michael Jennions" w:date="2020-08-04T00:41:00Z">
        <w:r w:rsidR="00E45471">
          <w:rPr>
            <w:rFonts w:ascii="Garamond" w:hAnsi="Garamond"/>
          </w:rPr>
          <w:t xml:space="preserve">differences in </w:t>
        </w:r>
      </w:ins>
      <w:r w:rsidR="00FF54B7">
        <w:rPr>
          <w:rFonts w:ascii="Garamond" w:hAnsi="Garamond"/>
        </w:rPr>
        <w:t>mean</w:t>
      </w:r>
      <w:ins w:id="717" w:author="Michael Jennions" w:date="2020-08-04T00:41:00Z">
        <w:r w:rsidR="00E45471">
          <w:rPr>
            <w:rFonts w:ascii="Garamond" w:hAnsi="Garamond"/>
          </w:rPr>
          <w:t xml:space="preserve"> or variances for personality traits</w:t>
        </w:r>
      </w:ins>
      <w:ins w:id="718" w:author="Michael Jennions" w:date="2020-08-04T00:43:00Z">
        <w:r w:rsidR="00E45471">
          <w:rPr>
            <w:rFonts w:ascii="Garamond" w:hAnsi="Garamond"/>
          </w:rPr>
          <w:t xml:space="preserve"> </w:t>
        </w:r>
      </w:ins>
      <w:ins w:id="719" w:author="Michael Jennions" w:date="2020-08-04T00:42:00Z">
        <w:r w:rsidR="00E45471">
          <w:rPr>
            <w:rFonts w:ascii="Garamond" w:hAnsi="Garamond"/>
          </w:rPr>
          <w:t>in</w:t>
        </w:r>
      </w:ins>
      <w:ins w:id="720" w:author="Michael Jennions" w:date="2020-08-04T00:43:00Z">
        <w:r w:rsidR="00E45471">
          <w:rPr>
            <w:rFonts w:ascii="Garamond" w:hAnsi="Garamond"/>
          </w:rPr>
          <w:t xml:space="preserve"> only one of 10 tests. The precision of the study predicted the effect size for the sex difference in the mean </w:t>
        </w:r>
      </w:ins>
      <w:ins w:id="721" w:author="Michael Jennions" w:date="2020-08-04T00:42:00Z">
        <w:r w:rsidR="00E45471">
          <w:rPr>
            <w:rFonts w:ascii="Garamond" w:hAnsi="Garamond"/>
          </w:rPr>
          <w:t xml:space="preserve">for </w:t>
        </w:r>
      </w:ins>
      <w:del w:id="722" w:author="Michael Jennions" w:date="2020-08-04T00:42:00Z">
        <w:r w:rsidR="00FF54B7" w:rsidDel="00E45471">
          <w:rPr>
            <w:rFonts w:ascii="Garamond" w:hAnsi="Garamond"/>
          </w:rPr>
          <w:delText xml:space="preserve">s </w:delText>
        </w:r>
        <w:r w:rsidR="002B6083" w:rsidDel="00E45471">
          <w:rPr>
            <w:rFonts w:ascii="Garamond" w:hAnsi="Garamond"/>
          </w:rPr>
          <w:delText>reported in</w:delText>
        </w:r>
        <w:r w:rsidR="00FF54B7" w:rsidDel="00E45471">
          <w:rPr>
            <w:rFonts w:ascii="Garamond" w:hAnsi="Garamond"/>
          </w:rPr>
          <w:delText xml:space="preserve"> </w:delText>
        </w:r>
      </w:del>
      <w:r w:rsidR="00FF54B7">
        <w:rPr>
          <w:rFonts w:ascii="Garamond" w:hAnsi="Garamond"/>
        </w:rPr>
        <w:t>invertebrate</w:t>
      </w:r>
      <w:ins w:id="723" w:author="Michael Jennions" w:date="2020-08-04T00:42:00Z">
        <w:r w:rsidR="00E45471">
          <w:rPr>
            <w:rFonts w:ascii="Garamond" w:hAnsi="Garamond"/>
          </w:rPr>
          <w:t>s</w:t>
        </w:r>
      </w:ins>
      <w:del w:id="724" w:author="Michael Jennions" w:date="2020-08-04T00:42:00Z">
        <w:r w:rsidR="00FF54B7" w:rsidDel="00E45471">
          <w:rPr>
            <w:rFonts w:ascii="Garamond" w:hAnsi="Garamond"/>
          </w:rPr>
          <w:delText xml:space="preserve"> studies</w:delText>
        </w:r>
      </w:del>
      <w:del w:id="725" w:author="Michael Jennions" w:date="2020-08-04T00:43:00Z">
        <w:r w:rsidR="00FF54B7" w:rsidDel="00E45471">
          <w:rPr>
            <w:rFonts w:ascii="Garamond" w:hAnsi="Garamond"/>
          </w:rPr>
          <w:delText>,</w:delText>
        </w:r>
      </w:del>
      <w:r w:rsidR="00FF54B7">
        <w:rPr>
          <w:rFonts w:ascii="Garamond" w:hAnsi="Garamond"/>
        </w:rPr>
        <w:t xml:space="preserve"> </w:t>
      </w:r>
      <w:del w:id="726" w:author="Michael Jennions" w:date="2020-08-04T00:43:00Z">
        <w:r w:rsidR="00FF54B7" w:rsidDel="00E45471">
          <w:rPr>
            <w:rFonts w:ascii="Garamond" w:hAnsi="Garamond"/>
          </w:rPr>
          <w:delText xml:space="preserve">but not for variability, and not </w:delText>
        </w:r>
        <w:r w:rsidR="002C26A8" w:rsidDel="00E45471">
          <w:rPr>
            <w:rFonts w:ascii="Garamond" w:hAnsi="Garamond"/>
          </w:rPr>
          <w:delText xml:space="preserve">for </w:delText>
        </w:r>
        <w:r w:rsidR="00FF54B7" w:rsidDel="00E45471">
          <w:rPr>
            <w:rFonts w:ascii="Garamond" w:hAnsi="Garamond"/>
          </w:rPr>
          <w:delText>any other taxonomic group</w:delText>
        </w:r>
        <w:r w:rsidR="00DC4281" w:rsidDel="00E45471">
          <w:rPr>
            <w:rFonts w:ascii="Garamond" w:hAnsi="Garamond"/>
          </w:rPr>
          <w:delText xml:space="preserve"> </w:delText>
        </w:r>
      </w:del>
      <w:r w:rsidR="00DC4281">
        <w:rPr>
          <w:rFonts w:ascii="Garamond" w:hAnsi="Garamond"/>
        </w:rPr>
        <w:t>(</w:t>
      </w:r>
      <w:ins w:id="727" w:author="Michael Jennions" w:date="2020-08-04T00:45:00Z">
        <w:r w:rsidR="00E45471">
          <w:rPr>
            <w:rFonts w:ascii="Garamond" w:hAnsi="Garamond"/>
          </w:rPr>
          <w:t xml:space="preserve">p = 0.004; </w:t>
        </w:r>
      </w:ins>
      <w:r w:rsidR="00DC4281">
        <w:rPr>
          <w:rFonts w:ascii="Garamond" w:hAnsi="Garamond"/>
        </w:rPr>
        <w:t>Supplementary Table S</w:t>
      </w:r>
      <w:r w:rsidR="00C663DD">
        <w:rPr>
          <w:rFonts w:ascii="Garamond" w:hAnsi="Garamond"/>
        </w:rPr>
        <w:t>12</w:t>
      </w:r>
      <w:r w:rsidR="00DC4281">
        <w:rPr>
          <w:rFonts w:ascii="Garamond" w:hAnsi="Garamond"/>
        </w:rPr>
        <w:t>)</w:t>
      </w:r>
      <w:r w:rsidR="00FF54B7">
        <w:rPr>
          <w:rFonts w:ascii="Garamond" w:hAnsi="Garamond"/>
        </w:rPr>
        <w:t xml:space="preserve">. </w:t>
      </w:r>
      <w:ins w:id="728" w:author="Michael Jennions" w:date="2020-08-04T00:44:00Z">
        <w:r w:rsidR="00E45471">
          <w:rPr>
            <w:rFonts w:ascii="Garamond" w:hAnsi="Garamond"/>
          </w:rPr>
          <w:t xml:space="preserve">The test </w:t>
        </w:r>
      </w:ins>
      <w:ins w:id="729" w:author="Michael Jennions" w:date="2020-08-04T00:45:00Z">
        <w:r w:rsidR="00E45471">
          <w:rPr>
            <w:rFonts w:ascii="Garamond" w:hAnsi="Garamond"/>
          </w:rPr>
          <w:t>remained</w:t>
        </w:r>
      </w:ins>
      <w:ins w:id="730" w:author="Michael Jennions" w:date="2020-08-04T00:44:00Z">
        <w:r w:rsidR="00E45471">
          <w:rPr>
            <w:rFonts w:ascii="Garamond" w:hAnsi="Garamond"/>
          </w:rPr>
          <w:t xml:space="preserve"> significant after correcting for multiple testing (</w:t>
        </w:r>
      </w:ins>
      <w:ins w:id="731" w:author="Michael Jennions" w:date="2020-08-04T00:45:00Z">
        <w:r w:rsidR="00E45471" w:rsidRPr="00B47FE6">
          <w:rPr>
            <w:rFonts w:ascii="Garamond" w:hAnsi="Garamond"/>
            <w:highlight w:val="green"/>
          </w:rPr>
          <w:t>critical Bonferroni P-value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ins>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421F6E" w:rsidRDefault="000C6F77" w:rsidP="000C6F77">
      <w:pPr>
        <w:ind w:firstLine="720"/>
        <w:rPr>
          <w:rFonts w:ascii="Garamond" w:hAnsi="Garamond"/>
          <w:color w:val="FF0000"/>
          <w:rPrChange w:id="732" w:author="Michael Jennions" w:date="2020-08-04T00:46:00Z">
            <w:rPr>
              <w:rFonts w:ascii="Garamond" w:hAnsi="Garamond"/>
            </w:rPr>
          </w:rPrChange>
        </w:rPr>
      </w:pPr>
      <w:r w:rsidRPr="00421F6E">
        <w:rPr>
          <w:rFonts w:ascii="Garamond" w:hAnsi="Garamond"/>
          <w:color w:val="FF0000"/>
          <w:rPrChange w:id="733" w:author="Michael Jennions" w:date="2020-08-04T00:46:00Z">
            <w:rPr>
              <w:rFonts w:ascii="Garamond" w:hAnsi="Garamond"/>
            </w:rPr>
          </w:rPrChange>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reptilia: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421F6E">
        <w:rPr>
          <w:rFonts w:ascii="Garamond" w:hAnsi="Garamond"/>
          <w:color w:val="FF0000"/>
          <w:rPrChange w:id="734" w:author="Michael Jennions" w:date="2020-08-04T00:46:00Z">
            <w:rPr>
              <w:rFonts w:ascii="Garamond" w:hAnsi="Garamond"/>
            </w:rPr>
          </w:rPrChange>
        </w:rPr>
        <w:t>invertebrates</w:t>
      </w:r>
      <w:r w:rsidRPr="00421F6E">
        <w:rPr>
          <w:rFonts w:ascii="Garamond" w:hAnsi="Garamond"/>
          <w:color w:val="FF0000"/>
          <w:rPrChange w:id="735" w:author="Michael Jennions" w:date="2020-08-04T00:46:00Z">
            <w:rPr>
              <w:rFonts w:ascii="Garamond" w:hAnsi="Garamond"/>
            </w:rPr>
          </w:rPrChange>
        </w:rPr>
        <w:t xml:space="preserve"> (male-biased aggression), and did not moderate sex differences in variability for any personality type or taxonomic group.  </w:t>
      </w:r>
    </w:p>
    <w:p w14:paraId="02BAE903" w14:textId="26F2D0B3" w:rsidR="000C6F77" w:rsidRPr="00421F6E" w:rsidRDefault="000C6F77" w:rsidP="000C6F77">
      <w:pPr>
        <w:rPr>
          <w:rFonts w:ascii="Garamond" w:hAnsi="Garamond"/>
          <w:color w:val="FF0000"/>
          <w:rPrChange w:id="736" w:author="Michael Jennions" w:date="2020-08-04T00:46:00Z">
            <w:rPr>
              <w:rFonts w:ascii="Garamond" w:hAnsi="Garamond"/>
            </w:rPr>
          </w:rPrChange>
        </w:rPr>
      </w:pPr>
    </w:p>
    <w:p w14:paraId="25D2C8A2" w14:textId="580EA046" w:rsidR="00945ECA" w:rsidRPr="00421F6E" w:rsidRDefault="00945ECA" w:rsidP="00945ECA">
      <w:pPr>
        <w:ind w:firstLine="360"/>
        <w:rPr>
          <w:rFonts w:ascii="Garamond" w:hAnsi="Garamond"/>
          <w:i/>
          <w:color w:val="FF0000"/>
          <w:rPrChange w:id="737" w:author="Michael Jennions" w:date="2020-08-04T00:46:00Z">
            <w:rPr>
              <w:rFonts w:ascii="Garamond" w:hAnsi="Garamond"/>
              <w:i/>
            </w:rPr>
          </w:rPrChange>
        </w:rPr>
      </w:pPr>
      <w:r w:rsidRPr="00421F6E">
        <w:rPr>
          <w:rFonts w:ascii="Garamond" w:hAnsi="Garamond"/>
          <w:color w:val="FF0000"/>
          <w:rPrChange w:id="738" w:author="Michael Jennions" w:date="2020-08-04T00:46:00Z">
            <w:rPr>
              <w:rFonts w:ascii="Garamond" w:hAnsi="Garamond"/>
            </w:rPr>
          </w:rPrChange>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421F6E">
        <w:rPr>
          <w:rFonts w:ascii="Garamond" w:hAnsi="Garamond"/>
          <w:color w:val="FF0000"/>
          <w:rPrChange w:id="739" w:author="Michael Jennions" w:date="2020-08-04T00:46:00Z">
            <w:rPr>
              <w:rFonts w:ascii="Garamond" w:hAnsi="Garamond"/>
            </w:rPr>
          </w:rPrChange>
        </w:rPr>
        <w:t>suggest</w:t>
      </w:r>
      <w:r w:rsidRPr="00421F6E">
        <w:rPr>
          <w:rFonts w:ascii="Garamond" w:hAnsi="Garamond"/>
          <w:color w:val="FF0000"/>
          <w:rPrChange w:id="740" w:author="Michael Jennions" w:date="2020-08-04T00:46:00Z">
            <w:rPr>
              <w:rFonts w:ascii="Garamond" w:hAnsi="Garamond"/>
            </w:rPr>
          </w:rPrChange>
        </w:rPr>
        <w:t xml:space="preserve"> </w:t>
      </w:r>
      <w:r w:rsidR="0079338B" w:rsidRPr="00421F6E">
        <w:rPr>
          <w:rFonts w:ascii="Garamond" w:hAnsi="Garamond"/>
          <w:color w:val="FF0000"/>
          <w:rPrChange w:id="741" w:author="Michael Jennions" w:date="2020-08-04T00:46:00Z">
            <w:rPr>
              <w:rFonts w:ascii="Garamond" w:hAnsi="Garamond"/>
            </w:rPr>
          </w:rPrChange>
        </w:rPr>
        <w:t>heterogamety</w:t>
      </w:r>
      <w:r w:rsidRPr="00421F6E">
        <w:rPr>
          <w:rFonts w:ascii="Garamond" w:hAnsi="Garamond"/>
          <w:color w:val="FF0000"/>
          <w:rPrChange w:id="742" w:author="Michael Jennions" w:date="2020-08-04T00:46:00Z">
            <w:rPr>
              <w:rFonts w:ascii="Garamond" w:hAnsi="Garamond"/>
            </w:rPr>
          </w:rPrChange>
        </w:rPr>
        <w:t xml:space="preserve"> </w:t>
      </w:r>
      <w:r w:rsidR="00BA2247" w:rsidRPr="00421F6E">
        <w:rPr>
          <w:rFonts w:ascii="Garamond" w:hAnsi="Garamond"/>
          <w:color w:val="FF0000"/>
          <w:rPrChange w:id="743" w:author="Michael Jennions" w:date="2020-08-04T00:46:00Z">
            <w:rPr>
              <w:rFonts w:ascii="Garamond" w:hAnsi="Garamond"/>
            </w:rPr>
          </w:rPrChange>
        </w:rPr>
        <w:t>is</w:t>
      </w:r>
      <w:r w:rsidRPr="00421F6E">
        <w:rPr>
          <w:rFonts w:ascii="Garamond" w:hAnsi="Garamond"/>
          <w:color w:val="FF0000"/>
          <w:rPrChange w:id="744" w:author="Michael Jennions" w:date="2020-08-04T00:46:00Z">
            <w:rPr>
              <w:rFonts w:ascii="Garamond" w:hAnsi="Garamond"/>
            </w:rPr>
          </w:rPrChange>
        </w:rPr>
        <w:t xml:space="preserve"> the mechanism </w:t>
      </w:r>
      <w:r w:rsidR="00BA2247" w:rsidRPr="00421F6E">
        <w:rPr>
          <w:rFonts w:ascii="Garamond" w:hAnsi="Garamond"/>
          <w:color w:val="FF0000"/>
          <w:rPrChange w:id="745" w:author="Michael Jennions" w:date="2020-08-04T00:46:00Z">
            <w:rPr>
              <w:rFonts w:ascii="Garamond" w:hAnsi="Garamond"/>
            </w:rPr>
          </w:rPrChange>
        </w:rPr>
        <w:t>driving</w:t>
      </w:r>
      <w:r w:rsidRPr="00421F6E">
        <w:rPr>
          <w:rFonts w:ascii="Garamond" w:hAnsi="Garamond"/>
          <w:color w:val="FF0000"/>
          <w:rPrChange w:id="746" w:author="Michael Jennions" w:date="2020-08-04T00:46:00Z">
            <w:rPr>
              <w:rFonts w:ascii="Garamond" w:hAnsi="Garamond"/>
            </w:rPr>
          </w:rPrChange>
        </w:rPr>
        <w:t xml:space="preserve"> greater male variability. For example, greater male than female variability has been reported for traits like personality types in humans </w:t>
      </w:r>
      <w:r w:rsidRPr="00421F6E">
        <w:rPr>
          <w:rFonts w:ascii="Garamond" w:hAnsi="Garamond"/>
          <w:color w:val="FF0000"/>
          <w:rPrChange w:id="747" w:author="Michael Jennions" w:date="2020-08-04T00:46:00Z">
            <w:rPr>
              <w:rFonts w:ascii="Garamond" w:hAnsi="Garamond"/>
            </w:rPr>
          </w:rPrChange>
        </w:rPr>
        <w:fldChar w:fldCharType="begin" w:fldLock="1"/>
      </w:r>
      <w:r w:rsidR="009074EF" w:rsidRPr="00421F6E">
        <w:rPr>
          <w:rFonts w:ascii="Garamond" w:hAnsi="Garamond"/>
          <w:color w:val="FF0000"/>
          <w:rPrChange w:id="748" w:author="Michael Jennions" w:date="2020-08-04T00:46:00Z">
            <w:rPr>
              <w:rFonts w:ascii="Garamond" w:hAnsi="Garamond"/>
            </w:rPr>
          </w:rPrChange>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421F6E">
        <w:rPr>
          <w:rFonts w:ascii="Garamond" w:hAnsi="Garamond"/>
          <w:color w:val="FF0000"/>
          <w:rPrChange w:id="749" w:author="Michael Jennions" w:date="2020-08-04T00:46:00Z">
            <w:rPr>
              <w:rFonts w:ascii="Garamond" w:hAnsi="Garamond"/>
            </w:rPr>
          </w:rPrChange>
        </w:rPr>
        <w:fldChar w:fldCharType="separate"/>
      </w:r>
      <w:r w:rsidR="00967FCB" w:rsidRPr="00421F6E">
        <w:rPr>
          <w:rFonts w:ascii="Garamond" w:hAnsi="Garamond"/>
          <w:noProof/>
          <w:color w:val="FF0000"/>
          <w:rPrChange w:id="750" w:author="Michael Jennions" w:date="2020-08-04T00:46:00Z">
            <w:rPr>
              <w:rFonts w:ascii="Garamond" w:hAnsi="Garamond"/>
              <w:noProof/>
            </w:rPr>
          </w:rPrChange>
        </w:rPr>
        <w:t xml:space="preserve">(Archer &amp; Mehdikhani 2003; Karwowski </w:t>
      </w:r>
      <w:r w:rsidR="00967FCB" w:rsidRPr="00421F6E">
        <w:rPr>
          <w:rFonts w:ascii="Garamond" w:hAnsi="Garamond"/>
          <w:i/>
          <w:noProof/>
          <w:color w:val="FF0000"/>
          <w:rPrChange w:id="751" w:author="Michael Jennions" w:date="2020-08-04T00:46:00Z">
            <w:rPr>
              <w:rFonts w:ascii="Garamond" w:hAnsi="Garamond"/>
              <w:i/>
              <w:noProof/>
            </w:rPr>
          </w:rPrChange>
        </w:rPr>
        <w:t>et al.</w:t>
      </w:r>
      <w:r w:rsidR="00967FCB" w:rsidRPr="00421F6E">
        <w:rPr>
          <w:rFonts w:ascii="Garamond" w:hAnsi="Garamond"/>
          <w:noProof/>
          <w:color w:val="FF0000"/>
          <w:rPrChange w:id="752" w:author="Michael Jennions" w:date="2020-08-04T00:46:00Z">
            <w:rPr>
              <w:rFonts w:ascii="Garamond" w:hAnsi="Garamond"/>
              <w:noProof/>
            </w:rPr>
          </w:rPrChange>
        </w:rPr>
        <w:t xml:space="preserve"> 2016)</w:t>
      </w:r>
      <w:r w:rsidRPr="00421F6E">
        <w:rPr>
          <w:rFonts w:ascii="Garamond" w:hAnsi="Garamond"/>
          <w:color w:val="FF0000"/>
          <w:rPrChange w:id="753" w:author="Michael Jennions" w:date="2020-08-04T00:46:00Z">
            <w:rPr>
              <w:rFonts w:ascii="Garamond" w:hAnsi="Garamond"/>
            </w:rPr>
          </w:rPrChange>
        </w:rPr>
        <w:fldChar w:fldCharType="end"/>
      </w:r>
      <w:r w:rsidRPr="00421F6E">
        <w:rPr>
          <w:rFonts w:ascii="Garamond" w:hAnsi="Garamond"/>
          <w:color w:val="FF0000"/>
          <w:rPrChange w:id="754" w:author="Michael Jennions" w:date="2020-08-04T00:46:00Z">
            <w:rPr>
              <w:rFonts w:ascii="Garamond" w:hAnsi="Garamond"/>
            </w:rPr>
          </w:rPrChange>
        </w:rPr>
        <w:t xml:space="preserve">, cognition and intelligence </w:t>
      </w:r>
      <w:r w:rsidRPr="00421F6E">
        <w:rPr>
          <w:rFonts w:ascii="Garamond" w:hAnsi="Garamond"/>
          <w:color w:val="FF0000"/>
          <w:rPrChange w:id="755" w:author="Michael Jennions" w:date="2020-08-04T00:46:00Z">
            <w:rPr>
              <w:rFonts w:ascii="Garamond" w:hAnsi="Garamond"/>
            </w:rPr>
          </w:rPrChange>
        </w:rPr>
        <w:fldChar w:fldCharType="begin" w:fldLock="1"/>
      </w:r>
      <w:r w:rsidRPr="00421F6E">
        <w:rPr>
          <w:rFonts w:ascii="Garamond" w:hAnsi="Garamond"/>
          <w:color w:val="FF0000"/>
          <w:rPrChange w:id="756" w:author="Michael Jennions" w:date="2020-08-04T00:46:00Z">
            <w:rPr>
              <w:rFonts w:ascii="Garamond" w:hAnsi="Garamond"/>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421F6E">
        <w:rPr>
          <w:rFonts w:ascii="Garamond" w:hAnsi="Garamond"/>
          <w:color w:val="FF0000"/>
          <w:rPrChange w:id="757" w:author="Michael Jennions" w:date="2020-08-04T00:46:00Z">
            <w:rPr>
              <w:rFonts w:ascii="Garamond" w:hAnsi="Garamond"/>
            </w:rPr>
          </w:rPrChange>
        </w:rPr>
        <w:fldChar w:fldCharType="separate"/>
      </w:r>
      <w:r w:rsidRPr="00421F6E">
        <w:rPr>
          <w:rFonts w:ascii="Garamond" w:hAnsi="Garamond"/>
          <w:noProof/>
          <w:color w:val="FF0000"/>
          <w:rPrChange w:id="758" w:author="Michael Jennions" w:date="2020-08-04T00:46:00Z">
            <w:rPr>
              <w:rFonts w:ascii="Garamond" w:hAnsi="Garamond"/>
              <w:noProof/>
            </w:rPr>
          </w:rPrChange>
        </w:rPr>
        <w:t xml:space="preserve">(Halpern &amp; LaMay 2000; Jones </w:t>
      </w:r>
      <w:r w:rsidRPr="00421F6E">
        <w:rPr>
          <w:rFonts w:ascii="Garamond" w:hAnsi="Garamond"/>
          <w:i/>
          <w:noProof/>
          <w:color w:val="FF0000"/>
          <w:rPrChange w:id="759" w:author="Michael Jennions" w:date="2020-08-04T00:46:00Z">
            <w:rPr>
              <w:rFonts w:ascii="Garamond" w:hAnsi="Garamond"/>
              <w:i/>
              <w:noProof/>
            </w:rPr>
          </w:rPrChange>
        </w:rPr>
        <w:t>et al.</w:t>
      </w:r>
      <w:r w:rsidRPr="00421F6E">
        <w:rPr>
          <w:rFonts w:ascii="Garamond" w:hAnsi="Garamond"/>
          <w:noProof/>
          <w:color w:val="FF0000"/>
          <w:rPrChange w:id="760" w:author="Michael Jennions" w:date="2020-08-04T00:46:00Z">
            <w:rPr>
              <w:rFonts w:ascii="Garamond" w:hAnsi="Garamond"/>
              <w:noProof/>
            </w:rPr>
          </w:rPrChange>
        </w:rPr>
        <w:t xml:space="preserve"> 2003; Arden &amp; Plomin 2006; Johnson </w:t>
      </w:r>
      <w:r w:rsidRPr="00421F6E">
        <w:rPr>
          <w:rFonts w:ascii="Garamond" w:hAnsi="Garamond"/>
          <w:i/>
          <w:noProof/>
          <w:color w:val="FF0000"/>
          <w:rPrChange w:id="761" w:author="Michael Jennions" w:date="2020-08-04T00:46:00Z">
            <w:rPr>
              <w:rFonts w:ascii="Garamond" w:hAnsi="Garamond"/>
              <w:i/>
              <w:noProof/>
            </w:rPr>
          </w:rPrChange>
        </w:rPr>
        <w:t>et al.</w:t>
      </w:r>
      <w:r w:rsidRPr="00421F6E">
        <w:rPr>
          <w:rFonts w:ascii="Garamond" w:hAnsi="Garamond"/>
          <w:noProof/>
          <w:color w:val="FF0000"/>
          <w:rPrChange w:id="762" w:author="Michael Jennions" w:date="2020-08-04T00:46:00Z">
            <w:rPr>
              <w:rFonts w:ascii="Garamond" w:hAnsi="Garamond"/>
              <w:noProof/>
            </w:rPr>
          </w:rPrChange>
        </w:rPr>
        <w:t xml:space="preserve"> 2008, 2009)</w:t>
      </w:r>
      <w:r w:rsidRPr="00421F6E">
        <w:rPr>
          <w:rFonts w:ascii="Garamond" w:hAnsi="Garamond"/>
          <w:color w:val="FF0000"/>
          <w:rPrChange w:id="763" w:author="Michael Jennions" w:date="2020-08-04T00:46:00Z">
            <w:rPr>
              <w:rFonts w:ascii="Garamond" w:hAnsi="Garamond"/>
            </w:rPr>
          </w:rPrChange>
        </w:rPr>
        <w:fldChar w:fldCharType="end"/>
      </w:r>
      <w:r w:rsidRPr="00421F6E">
        <w:rPr>
          <w:rFonts w:ascii="Garamond" w:hAnsi="Garamond"/>
          <w:color w:val="FF0000"/>
          <w:rPrChange w:id="764" w:author="Michael Jennions" w:date="2020-08-04T00:46:00Z">
            <w:rPr>
              <w:rFonts w:ascii="Garamond" w:hAnsi="Garamond"/>
            </w:rPr>
          </w:rPrChange>
        </w:rPr>
        <w:t xml:space="preserve">, and for morphological traits like body size </w:t>
      </w:r>
      <w:r w:rsidRPr="00421F6E">
        <w:rPr>
          <w:rFonts w:ascii="Garamond" w:hAnsi="Garamond"/>
          <w:color w:val="FF0000"/>
          <w:rPrChange w:id="765" w:author="Michael Jennions" w:date="2020-08-04T00:46:00Z">
            <w:rPr>
              <w:rFonts w:ascii="Garamond" w:hAnsi="Garamond"/>
            </w:rPr>
          </w:rPrChange>
        </w:rPr>
        <w:fldChar w:fldCharType="begin" w:fldLock="1"/>
      </w:r>
      <w:r w:rsidRPr="00421F6E">
        <w:rPr>
          <w:rFonts w:ascii="Garamond" w:hAnsi="Garamond"/>
          <w:color w:val="FF0000"/>
          <w:rPrChange w:id="766" w:author="Michael Jennions" w:date="2020-08-04T00:46:00Z">
            <w:rPr>
              <w:rFonts w:ascii="Garamond" w:hAnsi="Garamond"/>
            </w:rPr>
          </w:rPrChange>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421F6E">
        <w:rPr>
          <w:rFonts w:ascii="Garamond" w:hAnsi="Garamond"/>
          <w:color w:val="FF0000"/>
          <w:rPrChange w:id="767" w:author="Michael Jennions" w:date="2020-08-04T00:46:00Z">
            <w:rPr>
              <w:rFonts w:ascii="Garamond" w:hAnsi="Garamond"/>
            </w:rPr>
          </w:rPrChange>
        </w:rPr>
        <w:fldChar w:fldCharType="separate"/>
      </w:r>
      <w:r w:rsidRPr="00421F6E">
        <w:rPr>
          <w:rFonts w:ascii="Garamond" w:hAnsi="Garamond"/>
          <w:noProof/>
          <w:color w:val="FF0000"/>
          <w:rPrChange w:id="768" w:author="Michael Jennions" w:date="2020-08-04T00:46:00Z">
            <w:rPr>
              <w:rFonts w:ascii="Garamond" w:hAnsi="Garamond"/>
              <w:noProof/>
            </w:rPr>
          </w:rPrChange>
        </w:rPr>
        <w:t>(Reinhold &amp; Engqvist 2013)</w:t>
      </w:r>
      <w:r w:rsidRPr="00421F6E">
        <w:rPr>
          <w:rFonts w:ascii="Garamond" w:hAnsi="Garamond"/>
          <w:color w:val="FF0000"/>
          <w:rPrChange w:id="769" w:author="Michael Jennions" w:date="2020-08-04T00:46:00Z">
            <w:rPr>
              <w:rFonts w:ascii="Garamond" w:hAnsi="Garamond"/>
            </w:rPr>
          </w:rPrChange>
        </w:rPr>
        <w:fldChar w:fldCharType="end"/>
      </w:r>
      <w:r w:rsidRPr="00421F6E">
        <w:rPr>
          <w:rFonts w:ascii="Garamond" w:hAnsi="Garamond"/>
          <w:color w:val="FF0000"/>
          <w:rPrChange w:id="770" w:author="Michael Jennions" w:date="2020-08-04T00:46:00Z">
            <w:rPr>
              <w:rFonts w:ascii="Garamond" w:hAnsi="Garamond"/>
            </w:rPr>
          </w:rPrChange>
        </w:rPr>
        <w:t xml:space="preserve">, and brain structure </w:t>
      </w:r>
      <w:r w:rsidRPr="00421F6E">
        <w:rPr>
          <w:rFonts w:ascii="Garamond" w:hAnsi="Garamond"/>
          <w:color w:val="FF0000"/>
          <w:rPrChange w:id="771" w:author="Michael Jennions" w:date="2020-08-04T00:46:00Z">
            <w:rPr>
              <w:rFonts w:ascii="Garamond" w:hAnsi="Garamond"/>
            </w:rPr>
          </w:rPrChange>
        </w:rPr>
        <w:fldChar w:fldCharType="begin" w:fldLock="1"/>
      </w:r>
      <w:r w:rsidRPr="00421F6E">
        <w:rPr>
          <w:rFonts w:ascii="Garamond" w:hAnsi="Garamond"/>
          <w:color w:val="FF0000"/>
          <w:rPrChange w:id="772" w:author="Michael Jennions" w:date="2020-08-04T00:46:00Z">
            <w:rPr>
              <w:rFonts w:ascii="Garamond" w:hAnsi="Garamond"/>
            </w:rPr>
          </w:rPrChange>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421F6E">
        <w:rPr>
          <w:rFonts w:ascii="Garamond" w:hAnsi="Garamond"/>
          <w:color w:val="FF0000"/>
          <w:rPrChange w:id="773" w:author="Michael Jennions" w:date="2020-08-04T00:46:00Z">
            <w:rPr>
              <w:rFonts w:ascii="Garamond" w:hAnsi="Garamond"/>
            </w:rPr>
          </w:rPrChange>
        </w:rPr>
        <w:fldChar w:fldCharType="separate"/>
      </w:r>
      <w:r w:rsidRPr="00421F6E">
        <w:rPr>
          <w:rFonts w:ascii="Garamond" w:hAnsi="Garamond"/>
          <w:noProof/>
          <w:color w:val="FF0000"/>
          <w:rPrChange w:id="774" w:author="Michael Jennions" w:date="2020-08-04T00:46:00Z">
            <w:rPr>
              <w:rFonts w:ascii="Garamond" w:hAnsi="Garamond"/>
              <w:noProof/>
            </w:rPr>
          </w:rPrChange>
        </w:rPr>
        <w:t xml:space="preserve">(Arnold 2004; van der Linden </w:t>
      </w:r>
      <w:r w:rsidRPr="00421F6E">
        <w:rPr>
          <w:rFonts w:ascii="Garamond" w:hAnsi="Garamond"/>
          <w:i/>
          <w:noProof/>
          <w:color w:val="FF0000"/>
          <w:rPrChange w:id="775" w:author="Michael Jennions" w:date="2020-08-04T00:46:00Z">
            <w:rPr>
              <w:rFonts w:ascii="Garamond" w:hAnsi="Garamond"/>
              <w:i/>
              <w:noProof/>
            </w:rPr>
          </w:rPrChange>
        </w:rPr>
        <w:t>et al.</w:t>
      </w:r>
      <w:r w:rsidRPr="00421F6E">
        <w:rPr>
          <w:rFonts w:ascii="Garamond" w:hAnsi="Garamond"/>
          <w:noProof/>
          <w:color w:val="FF0000"/>
          <w:rPrChange w:id="776" w:author="Michael Jennions" w:date="2020-08-04T00:46:00Z">
            <w:rPr>
              <w:rFonts w:ascii="Garamond" w:hAnsi="Garamond"/>
              <w:noProof/>
            </w:rPr>
          </w:rPrChange>
        </w:rPr>
        <w:t xml:space="preserve"> 2017; DeCasien </w:t>
      </w:r>
      <w:r w:rsidRPr="00421F6E">
        <w:rPr>
          <w:rFonts w:ascii="Garamond" w:hAnsi="Garamond"/>
          <w:i/>
          <w:noProof/>
          <w:color w:val="FF0000"/>
          <w:rPrChange w:id="777" w:author="Michael Jennions" w:date="2020-08-04T00:46:00Z">
            <w:rPr>
              <w:rFonts w:ascii="Garamond" w:hAnsi="Garamond"/>
              <w:i/>
              <w:noProof/>
            </w:rPr>
          </w:rPrChange>
        </w:rPr>
        <w:t>et al.</w:t>
      </w:r>
      <w:r w:rsidRPr="00421F6E">
        <w:rPr>
          <w:rFonts w:ascii="Garamond" w:hAnsi="Garamond"/>
          <w:noProof/>
          <w:color w:val="FF0000"/>
          <w:rPrChange w:id="778" w:author="Michael Jennions" w:date="2020-08-04T00:46:00Z">
            <w:rPr>
              <w:rFonts w:ascii="Garamond" w:hAnsi="Garamond"/>
              <w:noProof/>
            </w:rPr>
          </w:rPrChange>
        </w:rPr>
        <w:t xml:space="preserve"> 2020)</w:t>
      </w:r>
      <w:r w:rsidRPr="00421F6E">
        <w:rPr>
          <w:rFonts w:ascii="Garamond" w:hAnsi="Garamond"/>
          <w:color w:val="FF0000"/>
          <w:rPrChange w:id="779" w:author="Michael Jennions" w:date="2020-08-04T00:46:00Z">
            <w:rPr>
              <w:rFonts w:ascii="Garamond" w:hAnsi="Garamond"/>
            </w:rPr>
          </w:rPrChange>
        </w:rPr>
        <w:fldChar w:fldCharType="end"/>
      </w:r>
      <w:r w:rsidRPr="00421F6E">
        <w:rPr>
          <w:rFonts w:ascii="Garamond" w:hAnsi="Garamond"/>
          <w:color w:val="FF0000"/>
          <w:rPrChange w:id="780" w:author="Michael Jennions" w:date="2020-08-04T00:46:00Z">
            <w:rPr>
              <w:rFonts w:ascii="Garamond" w:hAnsi="Garamond"/>
            </w:rPr>
          </w:rPrChange>
        </w:rPr>
        <w:t xml:space="preserve">. Importantly, these traits are also considered important for reproduction; in men, extraversion and creative personality types attract more mating opportunities </w:t>
      </w:r>
      <w:r w:rsidRPr="00421F6E">
        <w:rPr>
          <w:rFonts w:ascii="Garamond" w:hAnsi="Garamond"/>
          <w:color w:val="FF0000"/>
          <w:rPrChange w:id="781" w:author="Michael Jennions" w:date="2020-08-04T00:46:00Z">
            <w:rPr>
              <w:rFonts w:ascii="Garamond" w:hAnsi="Garamond"/>
            </w:rPr>
          </w:rPrChange>
        </w:rPr>
        <w:fldChar w:fldCharType="begin" w:fldLock="1"/>
      </w:r>
      <w:r w:rsidRPr="00421F6E">
        <w:rPr>
          <w:rFonts w:ascii="Garamond" w:hAnsi="Garamond"/>
          <w:color w:val="FF0000"/>
          <w:rPrChange w:id="782" w:author="Michael Jennions" w:date="2020-08-04T00:46:00Z">
            <w:rPr>
              <w:rFonts w:ascii="Garamond" w:hAnsi="Garamond"/>
            </w:rPr>
          </w:rPrChange>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421F6E">
        <w:rPr>
          <w:rFonts w:ascii="Garamond" w:hAnsi="Garamond"/>
          <w:color w:val="FF0000"/>
          <w:rPrChange w:id="783" w:author="Michael Jennions" w:date="2020-08-04T00:46:00Z">
            <w:rPr>
              <w:rFonts w:ascii="Garamond" w:hAnsi="Garamond"/>
            </w:rPr>
          </w:rPrChange>
        </w:rPr>
        <w:fldChar w:fldCharType="separate"/>
      </w:r>
      <w:r w:rsidRPr="00421F6E">
        <w:rPr>
          <w:rFonts w:ascii="Garamond" w:hAnsi="Garamond"/>
          <w:noProof/>
          <w:color w:val="FF0000"/>
          <w:rPrChange w:id="784" w:author="Michael Jennions" w:date="2020-08-04T00:46:00Z">
            <w:rPr>
              <w:rFonts w:ascii="Garamond" w:hAnsi="Garamond"/>
              <w:noProof/>
            </w:rPr>
          </w:rPrChange>
        </w:rPr>
        <w:t>(Buss 1995; Nettle 2006)</w:t>
      </w:r>
      <w:r w:rsidRPr="00421F6E">
        <w:rPr>
          <w:rFonts w:ascii="Garamond" w:hAnsi="Garamond"/>
          <w:color w:val="FF0000"/>
          <w:rPrChange w:id="785" w:author="Michael Jennions" w:date="2020-08-04T00:46:00Z">
            <w:rPr>
              <w:rFonts w:ascii="Garamond" w:hAnsi="Garamond"/>
            </w:rPr>
          </w:rPrChange>
        </w:rPr>
        <w:fldChar w:fldCharType="end"/>
      </w:r>
      <w:r w:rsidRPr="00421F6E">
        <w:rPr>
          <w:rFonts w:ascii="Garamond" w:hAnsi="Garamond"/>
          <w:color w:val="FF0000"/>
          <w:rPrChange w:id="786" w:author="Michael Jennions" w:date="2020-08-04T00:46:00Z">
            <w:rPr>
              <w:rFonts w:ascii="Garamond" w:hAnsi="Garamond"/>
            </w:rPr>
          </w:rPrChange>
        </w:rPr>
        <w:t>, while body size is important for male-male competition (</w:t>
      </w:r>
      <w:r w:rsidR="0079338B" w:rsidRPr="00421F6E">
        <w:rPr>
          <w:rFonts w:ascii="Garamond" w:hAnsi="Garamond"/>
          <w:color w:val="FF0000"/>
          <w:rPrChange w:id="787" w:author="Michael Jennions" w:date="2020-08-04T00:46:00Z">
            <w:rPr>
              <w:rFonts w:ascii="Garamond" w:hAnsi="Garamond"/>
            </w:rPr>
          </w:rPrChange>
        </w:rPr>
        <w:t>Darwin 1871</w:t>
      </w:r>
      <w:r w:rsidRPr="00421F6E">
        <w:rPr>
          <w:rFonts w:ascii="Garamond" w:hAnsi="Garamond"/>
          <w:color w:val="FF0000"/>
          <w:rPrChange w:id="788" w:author="Michael Jennions" w:date="2020-08-04T00:46:00Z">
            <w:rPr>
              <w:rFonts w:ascii="Garamond" w:hAnsi="Garamond"/>
            </w:rPr>
          </w:rPrChange>
        </w:rPr>
        <w:t xml:space="preserve">). Therefore, we should expect traits related to reproduction to have greater male variability, </w:t>
      </w:r>
      <w:r w:rsidR="0079338B" w:rsidRPr="00421F6E">
        <w:rPr>
          <w:rFonts w:ascii="Garamond" w:hAnsi="Garamond"/>
          <w:color w:val="FF0000"/>
          <w:rPrChange w:id="789" w:author="Michael Jennions" w:date="2020-08-04T00:46:00Z">
            <w:rPr>
              <w:rFonts w:ascii="Garamond" w:hAnsi="Garamond"/>
            </w:rPr>
          </w:rPrChange>
        </w:rPr>
        <w:t>n</w:t>
      </w:r>
      <w:r w:rsidRPr="00421F6E">
        <w:rPr>
          <w:rFonts w:ascii="Garamond" w:hAnsi="Garamond"/>
          <w:color w:val="FF0000"/>
          <w:rPrChange w:id="790" w:author="Michael Jennions" w:date="2020-08-04T00:46:00Z">
            <w:rPr>
              <w:rFonts w:ascii="Garamond" w:hAnsi="Garamond"/>
            </w:rPr>
          </w:rPrChange>
        </w:rPr>
        <w:t xml:space="preserve">ot </w:t>
      </w:r>
      <w:r w:rsidR="00382588" w:rsidRPr="00421F6E">
        <w:rPr>
          <w:rFonts w:ascii="Garamond" w:hAnsi="Garamond"/>
          <w:color w:val="FF0000"/>
          <w:rPrChange w:id="791" w:author="Michael Jennions" w:date="2020-08-04T00:46:00Z">
            <w:rPr>
              <w:rFonts w:ascii="Garamond" w:hAnsi="Garamond"/>
            </w:rPr>
          </w:rPrChange>
        </w:rPr>
        <w:t>just</w:t>
      </w:r>
      <w:r w:rsidR="0079338B" w:rsidRPr="00421F6E">
        <w:rPr>
          <w:rFonts w:ascii="Garamond" w:hAnsi="Garamond"/>
          <w:color w:val="FF0000"/>
          <w:rPrChange w:id="792" w:author="Michael Jennions" w:date="2020-08-04T00:46:00Z">
            <w:rPr>
              <w:rFonts w:ascii="Garamond" w:hAnsi="Garamond"/>
            </w:rPr>
          </w:rPrChange>
        </w:rPr>
        <w:t xml:space="preserve"> </w:t>
      </w:r>
      <w:r w:rsidRPr="00421F6E">
        <w:rPr>
          <w:rFonts w:ascii="Garamond" w:hAnsi="Garamond"/>
          <w:color w:val="FF0000"/>
          <w:rPrChange w:id="793" w:author="Michael Jennions" w:date="2020-08-04T00:46:00Z">
            <w:rPr>
              <w:rFonts w:ascii="Garamond" w:hAnsi="Garamond"/>
            </w:rPr>
          </w:rPrChange>
        </w:rPr>
        <w:t xml:space="preserve">because of sex chromosomal arrangement. </w:t>
      </w:r>
    </w:p>
    <w:p w14:paraId="4C3D390B" w14:textId="77777777" w:rsidR="00945ECA" w:rsidRPr="00421F6E" w:rsidRDefault="00945ECA" w:rsidP="000C6F77">
      <w:pPr>
        <w:rPr>
          <w:rFonts w:ascii="Garamond" w:hAnsi="Garamond"/>
          <w:color w:val="FF0000"/>
          <w:rPrChange w:id="794" w:author="Michael Jennions" w:date="2020-08-04T00:46:00Z">
            <w:rPr>
              <w:rFonts w:ascii="Garamond" w:hAnsi="Garamond"/>
            </w:rPr>
          </w:rPrChange>
        </w:rPr>
      </w:pPr>
    </w:p>
    <w:p w14:paraId="6DFC9BF5" w14:textId="05AB40F7" w:rsidR="005F153B" w:rsidRPr="00421F6E" w:rsidRDefault="000C6F77" w:rsidP="000C6F77">
      <w:pPr>
        <w:ind w:firstLine="360"/>
        <w:rPr>
          <w:rFonts w:ascii="Garamond" w:hAnsi="Garamond"/>
          <w:color w:val="FF0000"/>
          <w:rPrChange w:id="795" w:author="Michael Jennions" w:date="2020-08-04T00:46:00Z">
            <w:rPr>
              <w:rFonts w:ascii="Garamond" w:hAnsi="Garamond"/>
            </w:rPr>
          </w:rPrChange>
        </w:rPr>
      </w:pPr>
      <w:r w:rsidRPr="00421F6E">
        <w:rPr>
          <w:rFonts w:ascii="Garamond" w:hAnsi="Garamond"/>
          <w:color w:val="FF0000"/>
          <w:rPrChange w:id="796" w:author="Michael Jennions" w:date="2020-08-04T00:46:00Z">
            <w:rPr>
              <w:rFonts w:ascii="Garamond" w:hAnsi="Garamond"/>
            </w:rPr>
          </w:rPrChange>
        </w:rPr>
        <w:t xml:space="preserve">Despite suggestions that </w:t>
      </w:r>
      <w:r w:rsidR="00BB0490" w:rsidRPr="00421F6E">
        <w:rPr>
          <w:rFonts w:ascii="Garamond" w:hAnsi="Garamond"/>
          <w:color w:val="FF0000"/>
          <w:rPrChange w:id="797" w:author="Michael Jennions" w:date="2020-08-04T00:46:00Z">
            <w:rPr>
              <w:rFonts w:ascii="Garamond" w:hAnsi="Garamond"/>
            </w:rPr>
          </w:rPrChange>
        </w:rPr>
        <w:t xml:space="preserve">most shared traits should have </w:t>
      </w:r>
      <w:r w:rsidRPr="00421F6E">
        <w:rPr>
          <w:rFonts w:ascii="Garamond" w:hAnsi="Garamond"/>
          <w:color w:val="FF0000"/>
          <w:rPrChange w:id="798" w:author="Michael Jennions" w:date="2020-08-04T00:46:00Z">
            <w:rPr>
              <w:rFonts w:ascii="Garamond" w:hAnsi="Garamond"/>
            </w:rPr>
          </w:rPrChange>
        </w:rPr>
        <w:t xml:space="preserve">greater male variability, </w:t>
      </w:r>
      <w:r w:rsidR="00BB0490" w:rsidRPr="00421F6E">
        <w:rPr>
          <w:rFonts w:ascii="Garamond" w:hAnsi="Garamond"/>
          <w:color w:val="FF0000"/>
          <w:rPrChange w:id="799" w:author="Michael Jennions" w:date="2020-08-04T00:46:00Z">
            <w:rPr>
              <w:rFonts w:ascii="Garamond" w:hAnsi="Garamond"/>
            </w:rPr>
          </w:rPrChange>
        </w:rPr>
        <w:t xml:space="preserve">our meta-analysis found no </w:t>
      </w:r>
      <w:r w:rsidR="00616178" w:rsidRPr="00421F6E">
        <w:rPr>
          <w:rFonts w:ascii="Garamond" w:hAnsi="Garamond"/>
          <w:color w:val="FF0000"/>
          <w:rPrChange w:id="800" w:author="Michael Jennions" w:date="2020-08-04T00:46:00Z">
            <w:rPr>
              <w:rFonts w:ascii="Garamond" w:hAnsi="Garamond"/>
            </w:rPr>
          </w:rPrChange>
        </w:rPr>
        <w:t xml:space="preserve">evidence for </w:t>
      </w:r>
      <w:r w:rsidR="00BB0490" w:rsidRPr="00421F6E">
        <w:rPr>
          <w:rFonts w:ascii="Garamond" w:hAnsi="Garamond"/>
          <w:color w:val="FF0000"/>
          <w:rPrChange w:id="801" w:author="Michael Jennions" w:date="2020-08-04T00:46:00Z">
            <w:rPr>
              <w:rFonts w:ascii="Garamond" w:hAnsi="Garamond"/>
            </w:rPr>
          </w:rPrChange>
        </w:rPr>
        <w:t xml:space="preserve">male-biased variability for </w:t>
      </w:r>
      <w:r w:rsidR="00616178" w:rsidRPr="00421F6E">
        <w:rPr>
          <w:rFonts w:ascii="Garamond" w:hAnsi="Garamond"/>
          <w:color w:val="FF0000"/>
          <w:rPrChange w:id="802" w:author="Michael Jennions" w:date="2020-08-04T00:46:00Z">
            <w:rPr>
              <w:rFonts w:ascii="Garamond" w:hAnsi="Garamond"/>
            </w:rPr>
          </w:rPrChange>
        </w:rPr>
        <w:t xml:space="preserve">any </w:t>
      </w:r>
      <w:r w:rsidR="00BB0490" w:rsidRPr="00421F6E">
        <w:rPr>
          <w:rFonts w:ascii="Garamond" w:hAnsi="Garamond"/>
          <w:color w:val="FF0000"/>
          <w:rPrChange w:id="803" w:author="Michael Jennions" w:date="2020-08-04T00:46:00Z">
            <w:rPr>
              <w:rFonts w:ascii="Garamond" w:hAnsi="Garamond"/>
            </w:rPr>
          </w:rPrChange>
        </w:rPr>
        <w:t xml:space="preserve">personality trait. </w:t>
      </w:r>
      <w:r w:rsidR="00770E7A" w:rsidRPr="00421F6E">
        <w:rPr>
          <w:rFonts w:ascii="Garamond" w:hAnsi="Garamond"/>
          <w:color w:val="FF0000"/>
          <w:rPrChange w:id="804" w:author="Michael Jennions" w:date="2020-08-04T00:46:00Z">
            <w:rPr>
              <w:rFonts w:ascii="Garamond" w:hAnsi="Garamond"/>
            </w:rPr>
          </w:rPrChange>
        </w:rPr>
        <w:t>W</w:t>
      </w:r>
      <w:r w:rsidRPr="00421F6E">
        <w:rPr>
          <w:rFonts w:ascii="Garamond" w:hAnsi="Garamond"/>
          <w:color w:val="FF0000"/>
          <w:rPrChange w:id="805" w:author="Michael Jennions" w:date="2020-08-04T00:46:00Z">
            <w:rPr>
              <w:rFonts w:ascii="Garamond" w:hAnsi="Garamond"/>
            </w:rPr>
          </w:rPrChange>
        </w:rPr>
        <w:t xml:space="preserve">e </w:t>
      </w:r>
      <w:r w:rsidR="009F51BB" w:rsidRPr="00421F6E">
        <w:rPr>
          <w:rFonts w:ascii="Garamond" w:hAnsi="Garamond"/>
          <w:color w:val="FF0000"/>
          <w:rPrChange w:id="806" w:author="Michael Jennions" w:date="2020-08-04T00:46:00Z">
            <w:rPr>
              <w:rFonts w:ascii="Garamond" w:hAnsi="Garamond"/>
            </w:rPr>
          </w:rPrChange>
        </w:rPr>
        <w:t>expected aggression</w:t>
      </w:r>
      <w:r w:rsidR="00616178" w:rsidRPr="00421F6E">
        <w:rPr>
          <w:rFonts w:ascii="Garamond" w:hAnsi="Garamond"/>
          <w:color w:val="FF0000"/>
          <w:rPrChange w:id="807" w:author="Michael Jennions" w:date="2020-08-04T00:46:00Z">
            <w:rPr>
              <w:rFonts w:ascii="Garamond" w:hAnsi="Garamond"/>
            </w:rPr>
          </w:rPrChange>
        </w:rPr>
        <w:t xml:space="preserve"> </w:t>
      </w:r>
      <w:r w:rsidR="009F51BB" w:rsidRPr="00421F6E">
        <w:rPr>
          <w:rFonts w:ascii="Garamond" w:hAnsi="Garamond"/>
          <w:color w:val="FF0000"/>
          <w:rPrChange w:id="808" w:author="Michael Jennions" w:date="2020-08-04T00:46:00Z">
            <w:rPr>
              <w:rFonts w:ascii="Garamond" w:hAnsi="Garamond"/>
            </w:rPr>
          </w:rPrChange>
        </w:rPr>
        <w:t xml:space="preserve">to show strong male bias within all taxonomic groups </w:t>
      </w:r>
      <w:r w:rsidR="004D74EA" w:rsidRPr="00421F6E">
        <w:rPr>
          <w:rFonts w:ascii="Garamond" w:hAnsi="Garamond"/>
          <w:color w:val="FF0000"/>
          <w:rPrChange w:id="809" w:author="Michael Jennions" w:date="2020-08-04T00:46:00Z">
            <w:rPr>
              <w:rFonts w:ascii="Garamond" w:hAnsi="Garamond"/>
            </w:rPr>
          </w:rPrChange>
        </w:rPr>
        <w:t>for mean differences and variability</w:t>
      </w:r>
      <w:r w:rsidR="00616178" w:rsidRPr="00421F6E">
        <w:rPr>
          <w:rFonts w:ascii="Garamond" w:hAnsi="Garamond"/>
          <w:color w:val="FF0000"/>
          <w:rPrChange w:id="810" w:author="Michael Jennions" w:date="2020-08-04T00:46:00Z">
            <w:rPr>
              <w:rFonts w:ascii="Garamond" w:hAnsi="Garamond"/>
            </w:rPr>
          </w:rPrChange>
        </w:rPr>
        <w:t>, y</w:t>
      </w:r>
      <w:r w:rsidR="004D74EA" w:rsidRPr="00421F6E">
        <w:rPr>
          <w:rFonts w:ascii="Garamond" w:hAnsi="Garamond"/>
          <w:color w:val="FF0000"/>
          <w:rPrChange w:id="811" w:author="Michael Jennions" w:date="2020-08-04T00:46:00Z">
            <w:rPr>
              <w:rFonts w:ascii="Garamond" w:hAnsi="Garamond"/>
            </w:rPr>
          </w:rPrChange>
        </w:rPr>
        <w:t>et</w:t>
      </w:r>
      <w:r w:rsidR="009F51BB" w:rsidRPr="00421F6E">
        <w:rPr>
          <w:rFonts w:ascii="Garamond" w:hAnsi="Garamond"/>
          <w:color w:val="FF0000"/>
          <w:rPrChange w:id="812" w:author="Michael Jennions" w:date="2020-08-04T00:46:00Z">
            <w:rPr>
              <w:rFonts w:ascii="Garamond" w:hAnsi="Garamond"/>
            </w:rPr>
          </w:rPrChange>
        </w:rPr>
        <w:t xml:space="preserve"> only invertebrates had significant sex differences in mean aggression, and </w:t>
      </w:r>
      <w:r w:rsidR="001D64AB" w:rsidRPr="00421F6E">
        <w:rPr>
          <w:rFonts w:ascii="Garamond" w:hAnsi="Garamond"/>
          <w:color w:val="FF0000"/>
          <w:rPrChange w:id="813" w:author="Michael Jennions" w:date="2020-08-04T00:46:00Z">
            <w:rPr>
              <w:rFonts w:ascii="Garamond" w:hAnsi="Garamond"/>
            </w:rPr>
          </w:rPrChange>
        </w:rPr>
        <w:t xml:space="preserve">only fish </w:t>
      </w:r>
      <w:r w:rsidR="00FE075B" w:rsidRPr="00421F6E">
        <w:rPr>
          <w:rFonts w:ascii="Garamond" w:hAnsi="Garamond"/>
          <w:color w:val="FF0000"/>
          <w:rPrChange w:id="814" w:author="Michael Jennions" w:date="2020-08-04T00:46:00Z">
            <w:rPr>
              <w:rFonts w:ascii="Garamond" w:hAnsi="Garamond"/>
            </w:rPr>
          </w:rPrChange>
        </w:rPr>
        <w:t>had significant</w:t>
      </w:r>
      <w:r w:rsidR="009F51BB" w:rsidRPr="00421F6E">
        <w:rPr>
          <w:rFonts w:ascii="Garamond" w:hAnsi="Garamond"/>
          <w:color w:val="FF0000"/>
          <w:rPrChange w:id="815" w:author="Michael Jennions" w:date="2020-08-04T00:46:00Z">
            <w:rPr>
              <w:rFonts w:ascii="Garamond" w:hAnsi="Garamond"/>
            </w:rPr>
          </w:rPrChange>
        </w:rPr>
        <w:t xml:space="preserve"> sex differences in variability </w:t>
      </w:r>
      <w:r w:rsidR="00FE075B" w:rsidRPr="00421F6E">
        <w:rPr>
          <w:rFonts w:ascii="Garamond" w:hAnsi="Garamond"/>
          <w:color w:val="FF0000"/>
          <w:rPrChange w:id="816" w:author="Michael Jennions" w:date="2020-08-04T00:46:00Z">
            <w:rPr>
              <w:rFonts w:ascii="Garamond" w:hAnsi="Garamond"/>
            </w:rPr>
          </w:rPrChange>
        </w:rPr>
        <w:t>for</w:t>
      </w:r>
      <w:r w:rsidR="009F51BB" w:rsidRPr="00421F6E">
        <w:rPr>
          <w:rFonts w:ascii="Garamond" w:hAnsi="Garamond"/>
          <w:color w:val="FF0000"/>
          <w:rPrChange w:id="817" w:author="Michael Jennions" w:date="2020-08-04T00:46:00Z">
            <w:rPr>
              <w:rFonts w:ascii="Garamond" w:hAnsi="Garamond"/>
            </w:rPr>
          </w:rPrChange>
        </w:rPr>
        <w:t xml:space="preserve"> aggression</w:t>
      </w:r>
      <w:r w:rsidR="001D64AB" w:rsidRPr="00421F6E">
        <w:rPr>
          <w:rFonts w:ascii="Garamond" w:hAnsi="Garamond"/>
          <w:color w:val="FF0000"/>
          <w:rPrChange w:id="818" w:author="Michael Jennions" w:date="2020-08-04T00:46:00Z">
            <w:rPr>
              <w:rFonts w:ascii="Garamond" w:hAnsi="Garamond"/>
            </w:rPr>
          </w:rPrChange>
        </w:rPr>
        <w:t xml:space="preserve"> (female-biased)</w:t>
      </w:r>
      <w:r w:rsidRPr="00421F6E">
        <w:rPr>
          <w:rFonts w:ascii="Garamond" w:hAnsi="Garamond"/>
          <w:color w:val="FF0000"/>
          <w:rPrChange w:id="819" w:author="Michael Jennions" w:date="2020-08-04T00:46:00Z">
            <w:rPr>
              <w:rFonts w:ascii="Garamond" w:hAnsi="Garamond"/>
            </w:rPr>
          </w:rPrChange>
        </w:rPr>
        <w:t xml:space="preserve">. </w:t>
      </w:r>
      <w:r w:rsidR="00FE075B" w:rsidRPr="00421F6E">
        <w:rPr>
          <w:rFonts w:ascii="Garamond" w:hAnsi="Garamond"/>
          <w:color w:val="FF0000"/>
          <w:rPrChange w:id="820" w:author="Michael Jennions" w:date="2020-08-04T00:46:00Z">
            <w:rPr>
              <w:rFonts w:ascii="Garamond" w:hAnsi="Garamond"/>
            </w:rPr>
          </w:rPrChange>
        </w:rPr>
        <w:t xml:space="preserve">These results </w:t>
      </w:r>
      <w:r w:rsidR="00616178" w:rsidRPr="00421F6E">
        <w:rPr>
          <w:rFonts w:ascii="Garamond" w:hAnsi="Garamond"/>
          <w:color w:val="FF0000"/>
          <w:rPrChange w:id="821" w:author="Michael Jennions" w:date="2020-08-04T00:46:00Z">
            <w:rPr>
              <w:rFonts w:ascii="Garamond" w:hAnsi="Garamond"/>
            </w:rPr>
          </w:rPrChange>
        </w:rPr>
        <w:t>were</w:t>
      </w:r>
      <w:r w:rsidRPr="00421F6E">
        <w:rPr>
          <w:rFonts w:ascii="Garamond" w:hAnsi="Garamond"/>
          <w:color w:val="FF0000"/>
          <w:rPrChange w:id="822" w:author="Michael Jennions" w:date="2020-08-04T00:46:00Z">
            <w:rPr>
              <w:rFonts w:ascii="Garamond" w:hAnsi="Garamond"/>
            </w:rPr>
          </w:rPrChange>
        </w:rPr>
        <w:t xml:space="preserve"> surprising given that male aggression should correlate with male-male competition and </w:t>
      </w:r>
      <w:r w:rsidR="001D64AB" w:rsidRPr="00421F6E">
        <w:rPr>
          <w:rFonts w:ascii="Garamond" w:hAnsi="Garamond"/>
          <w:color w:val="FF0000"/>
          <w:rPrChange w:id="823" w:author="Michael Jennions" w:date="2020-08-04T00:46:00Z">
            <w:rPr>
              <w:rFonts w:ascii="Garamond" w:hAnsi="Garamond"/>
            </w:rPr>
          </w:rPrChange>
        </w:rPr>
        <w:t>sexual selection</w:t>
      </w:r>
      <w:r w:rsidR="00D40DD1" w:rsidRPr="00421F6E">
        <w:rPr>
          <w:rFonts w:ascii="Garamond" w:hAnsi="Garamond"/>
          <w:color w:val="FF0000"/>
          <w:rPrChange w:id="824" w:author="Michael Jennions" w:date="2020-08-04T00:46:00Z">
            <w:rPr>
              <w:rFonts w:ascii="Garamond" w:hAnsi="Garamond"/>
            </w:rPr>
          </w:rPrChange>
        </w:rPr>
        <w:t xml:space="preserve"> (e.g. Schuett </w:t>
      </w:r>
      <w:r w:rsidR="00D40DD1" w:rsidRPr="00421F6E">
        <w:rPr>
          <w:rFonts w:ascii="Garamond" w:hAnsi="Garamond"/>
          <w:i/>
          <w:color w:val="FF0000"/>
          <w:rPrChange w:id="825" w:author="Michael Jennions" w:date="2020-08-04T00:46:00Z">
            <w:rPr>
              <w:rFonts w:ascii="Garamond" w:hAnsi="Garamond"/>
              <w:i/>
            </w:rPr>
          </w:rPrChange>
        </w:rPr>
        <w:t>et al</w:t>
      </w:r>
      <w:r w:rsidR="00D40DD1" w:rsidRPr="00421F6E">
        <w:rPr>
          <w:rFonts w:ascii="Garamond" w:hAnsi="Garamond"/>
          <w:color w:val="FF0000"/>
          <w:rPrChange w:id="826" w:author="Michael Jennions" w:date="2020-08-04T00:46:00Z">
            <w:rPr>
              <w:rFonts w:ascii="Garamond" w:hAnsi="Garamond"/>
            </w:rPr>
          </w:rPrChange>
        </w:rPr>
        <w:t>. 2010)</w:t>
      </w:r>
      <w:r w:rsidRPr="00421F6E">
        <w:rPr>
          <w:rFonts w:ascii="Garamond" w:hAnsi="Garamond"/>
          <w:color w:val="FF0000"/>
          <w:rPrChange w:id="827" w:author="Michael Jennions" w:date="2020-08-04T00:46:00Z">
            <w:rPr>
              <w:rFonts w:ascii="Garamond" w:hAnsi="Garamond"/>
            </w:rPr>
          </w:rPrChange>
        </w:rPr>
        <w:t xml:space="preserve">. </w:t>
      </w:r>
      <w:r w:rsidR="00DF3272" w:rsidRPr="00421F6E">
        <w:rPr>
          <w:rFonts w:ascii="Garamond" w:hAnsi="Garamond"/>
          <w:color w:val="FF0000"/>
          <w:rPrChange w:id="828" w:author="Michael Jennions" w:date="2020-08-04T00:46:00Z">
            <w:rPr>
              <w:rFonts w:ascii="Garamond" w:hAnsi="Garamond"/>
            </w:rPr>
          </w:rPrChange>
        </w:rPr>
        <w:t xml:space="preserve">However, </w:t>
      </w:r>
      <w:r w:rsidR="005F153B" w:rsidRPr="00421F6E">
        <w:rPr>
          <w:rFonts w:ascii="Garamond" w:hAnsi="Garamond"/>
          <w:color w:val="FF0000"/>
          <w:rPrChange w:id="829" w:author="Michael Jennions" w:date="2020-08-04T00:46:00Z">
            <w:rPr>
              <w:rFonts w:ascii="Garamond" w:hAnsi="Garamond"/>
            </w:rPr>
          </w:rPrChange>
        </w:rPr>
        <w:t xml:space="preserve">female aggression is common for establishing social hierarchies and for defending offspring </w:t>
      </w:r>
      <w:r w:rsidR="005F153B" w:rsidRPr="00421F6E">
        <w:rPr>
          <w:rFonts w:ascii="Garamond" w:hAnsi="Garamond"/>
          <w:color w:val="FF0000"/>
          <w:rPrChange w:id="830" w:author="Michael Jennions" w:date="2020-08-04T00:46:00Z">
            <w:rPr>
              <w:rFonts w:ascii="Garamond" w:hAnsi="Garamond"/>
            </w:rPr>
          </w:rPrChange>
        </w:rPr>
        <w:fldChar w:fldCharType="begin" w:fldLock="1"/>
      </w:r>
      <w:r w:rsidR="00967FCB" w:rsidRPr="00421F6E">
        <w:rPr>
          <w:rFonts w:ascii="Garamond" w:hAnsi="Garamond"/>
          <w:color w:val="FF0000"/>
          <w:rPrChange w:id="831" w:author="Michael Jennions" w:date="2020-08-04T00:46:00Z">
            <w:rPr>
              <w:rFonts w:ascii="Garamond" w:hAnsi="Garamond"/>
            </w:rPr>
          </w:rPrChange>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421F6E">
        <w:rPr>
          <w:rFonts w:ascii="Garamond" w:hAnsi="Garamond"/>
          <w:color w:val="FF0000"/>
          <w:rPrChange w:id="832" w:author="Michael Jennions" w:date="2020-08-04T00:46:00Z">
            <w:rPr>
              <w:rFonts w:ascii="Garamond" w:hAnsi="Garamond"/>
            </w:rPr>
          </w:rPrChange>
        </w:rPr>
        <w:fldChar w:fldCharType="separate"/>
      </w:r>
      <w:r w:rsidR="005F153B" w:rsidRPr="00421F6E">
        <w:rPr>
          <w:rFonts w:ascii="Garamond" w:hAnsi="Garamond"/>
          <w:noProof/>
          <w:color w:val="FF0000"/>
          <w:rPrChange w:id="833" w:author="Michael Jennions" w:date="2020-08-04T00:46:00Z">
            <w:rPr>
              <w:rFonts w:ascii="Garamond" w:hAnsi="Garamond"/>
              <w:noProof/>
            </w:rPr>
          </w:rPrChange>
        </w:rPr>
        <w:t>(e.g. Campbell 1999)</w:t>
      </w:r>
      <w:r w:rsidR="005F153B" w:rsidRPr="00421F6E">
        <w:rPr>
          <w:rFonts w:ascii="Garamond" w:hAnsi="Garamond"/>
          <w:color w:val="FF0000"/>
          <w:rPrChange w:id="834" w:author="Michael Jennions" w:date="2020-08-04T00:46:00Z">
            <w:rPr>
              <w:rFonts w:ascii="Garamond" w:hAnsi="Garamond"/>
            </w:rPr>
          </w:rPrChange>
        </w:rPr>
        <w:fldChar w:fldCharType="end"/>
      </w:r>
      <w:r w:rsidR="005F153B" w:rsidRPr="00421F6E">
        <w:rPr>
          <w:rFonts w:ascii="Garamond" w:hAnsi="Garamond"/>
          <w:color w:val="FF0000"/>
          <w:rPrChange w:id="835" w:author="Michael Jennions" w:date="2020-08-04T00:46:00Z">
            <w:rPr>
              <w:rFonts w:ascii="Garamond" w:hAnsi="Garamond"/>
            </w:rPr>
          </w:rPrChange>
        </w:rPr>
        <w:t xml:space="preserve">. Although sex roles can vary across the animal kingdom, females </w:t>
      </w:r>
      <w:r w:rsidR="00AE1627" w:rsidRPr="00421F6E">
        <w:rPr>
          <w:rFonts w:ascii="Garamond" w:hAnsi="Garamond"/>
          <w:color w:val="FF0000"/>
          <w:rPrChange w:id="836" w:author="Michael Jennions" w:date="2020-08-04T00:46:00Z">
            <w:rPr>
              <w:rFonts w:ascii="Garamond" w:hAnsi="Garamond"/>
            </w:rPr>
          </w:rPrChange>
        </w:rPr>
        <w:t xml:space="preserve">generally </w:t>
      </w:r>
      <w:r w:rsidR="005F153B" w:rsidRPr="00421F6E">
        <w:rPr>
          <w:rFonts w:ascii="Garamond" w:hAnsi="Garamond"/>
          <w:color w:val="FF0000"/>
          <w:rPrChange w:id="837" w:author="Michael Jennions" w:date="2020-08-04T00:46:00Z">
            <w:rPr>
              <w:rFonts w:ascii="Garamond" w:hAnsi="Garamond"/>
            </w:rPr>
          </w:rPrChange>
        </w:rPr>
        <w:t xml:space="preserve">have the greatest investment in offspring (via anisogamy, </w:t>
      </w:r>
      <w:r w:rsidR="004923C5" w:rsidRPr="00421F6E">
        <w:rPr>
          <w:rFonts w:ascii="Garamond" w:hAnsi="Garamond"/>
          <w:color w:val="FF0000"/>
          <w:rPrChange w:id="838" w:author="Michael Jennions" w:date="2020-08-04T00:46:00Z">
            <w:rPr>
              <w:rFonts w:ascii="Garamond" w:hAnsi="Garamond"/>
            </w:rPr>
          </w:rPrChange>
        </w:rPr>
        <w:fldChar w:fldCharType="begin" w:fldLock="1"/>
      </w:r>
      <w:r w:rsidR="004923C5" w:rsidRPr="00421F6E">
        <w:rPr>
          <w:rFonts w:ascii="Garamond" w:hAnsi="Garamond"/>
          <w:color w:val="FF0000"/>
          <w:rPrChange w:id="839" w:author="Michael Jennions" w:date="2020-08-04T00:46:00Z">
            <w:rPr>
              <w:rFonts w:ascii="Garamond" w:hAnsi="Garamond"/>
            </w:rPr>
          </w:rPrChange>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421F6E">
        <w:rPr>
          <w:rFonts w:ascii="Garamond" w:hAnsi="Garamond"/>
          <w:color w:val="FF0000"/>
          <w:rPrChange w:id="840" w:author="Michael Jennions" w:date="2020-08-04T00:46:00Z">
            <w:rPr>
              <w:rFonts w:ascii="Garamond" w:hAnsi="Garamond"/>
            </w:rPr>
          </w:rPrChange>
        </w:rPr>
        <w:fldChar w:fldCharType="separate"/>
      </w:r>
      <w:r w:rsidR="004923C5" w:rsidRPr="00421F6E">
        <w:rPr>
          <w:rFonts w:ascii="Garamond" w:hAnsi="Garamond"/>
          <w:noProof/>
          <w:color w:val="FF0000"/>
          <w:rPrChange w:id="841" w:author="Michael Jennions" w:date="2020-08-04T00:46:00Z">
            <w:rPr>
              <w:rFonts w:ascii="Garamond" w:hAnsi="Garamond"/>
              <w:noProof/>
            </w:rPr>
          </w:rPrChange>
        </w:rPr>
        <w:t xml:space="preserve">Janicke </w:t>
      </w:r>
      <w:r w:rsidR="004923C5" w:rsidRPr="00421F6E">
        <w:rPr>
          <w:rFonts w:ascii="Garamond" w:hAnsi="Garamond"/>
          <w:i/>
          <w:noProof/>
          <w:color w:val="FF0000"/>
          <w:rPrChange w:id="842" w:author="Michael Jennions" w:date="2020-08-04T00:46:00Z">
            <w:rPr>
              <w:rFonts w:ascii="Garamond" w:hAnsi="Garamond"/>
              <w:i/>
              <w:noProof/>
            </w:rPr>
          </w:rPrChange>
        </w:rPr>
        <w:t>et al.</w:t>
      </w:r>
      <w:r w:rsidR="004923C5" w:rsidRPr="00421F6E">
        <w:rPr>
          <w:rFonts w:ascii="Garamond" w:hAnsi="Garamond"/>
          <w:noProof/>
          <w:color w:val="FF0000"/>
          <w:rPrChange w:id="843" w:author="Michael Jennions" w:date="2020-08-04T00:46:00Z">
            <w:rPr>
              <w:rFonts w:ascii="Garamond" w:hAnsi="Garamond"/>
              <w:noProof/>
            </w:rPr>
          </w:rPrChange>
        </w:rPr>
        <w:t xml:space="preserve"> 2016)</w:t>
      </w:r>
      <w:r w:rsidR="004923C5" w:rsidRPr="00421F6E">
        <w:rPr>
          <w:rFonts w:ascii="Garamond" w:hAnsi="Garamond"/>
          <w:color w:val="FF0000"/>
          <w:rPrChange w:id="844" w:author="Michael Jennions" w:date="2020-08-04T00:46:00Z">
            <w:rPr>
              <w:rFonts w:ascii="Garamond" w:hAnsi="Garamond"/>
            </w:rPr>
          </w:rPrChange>
        </w:rPr>
        <w:fldChar w:fldCharType="end"/>
      </w:r>
      <w:r w:rsidR="005F153B" w:rsidRPr="00421F6E">
        <w:rPr>
          <w:rFonts w:ascii="Garamond" w:hAnsi="Garamond"/>
          <w:color w:val="FF0000"/>
          <w:rPrChange w:id="845" w:author="Michael Jennions" w:date="2020-08-04T00:46:00Z">
            <w:rPr>
              <w:rFonts w:ascii="Garamond" w:hAnsi="Garamond"/>
            </w:rPr>
          </w:rPrChange>
        </w:rPr>
        <w:t xml:space="preserve">, so females who provide parental care should be more aggressive than males in this context. Parental care could </w:t>
      </w:r>
      <w:r w:rsidR="002B74A4" w:rsidRPr="00421F6E">
        <w:rPr>
          <w:rFonts w:ascii="Garamond" w:hAnsi="Garamond"/>
          <w:color w:val="FF0000"/>
          <w:rPrChange w:id="846" w:author="Michael Jennions" w:date="2020-08-04T00:46:00Z">
            <w:rPr>
              <w:rFonts w:ascii="Garamond" w:hAnsi="Garamond"/>
            </w:rPr>
          </w:rPrChange>
        </w:rPr>
        <w:t xml:space="preserve">also </w:t>
      </w:r>
      <w:r w:rsidR="005F153B" w:rsidRPr="00421F6E">
        <w:rPr>
          <w:rFonts w:ascii="Garamond" w:hAnsi="Garamond"/>
          <w:color w:val="FF0000"/>
          <w:rPrChange w:id="847" w:author="Michael Jennions" w:date="2020-08-04T00:46:00Z">
            <w:rPr>
              <w:rFonts w:ascii="Garamond" w:hAnsi="Garamond"/>
            </w:rPr>
          </w:rPrChange>
        </w:rPr>
        <w:t xml:space="preserve">potentially explain why only invertebrate males were </w:t>
      </w:r>
      <w:r w:rsidR="005F153B" w:rsidRPr="00421F6E">
        <w:rPr>
          <w:rFonts w:ascii="Garamond" w:hAnsi="Garamond"/>
          <w:color w:val="FF0000"/>
          <w:rPrChange w:id="848" w:author="Michael Jennions" w:date="2020-08-04T00:46:00Z">
            <w:rPr>
              <w:rFonts w:ascii="Garamond" w:hAnsi="Garamond"/>
            </w:rPr>
          </w:rPrChange>
        </w:rPr>
        <w:lastRenderedPageBreak/>
        <w:t xml:space="preserve">significantly more aggressive than females; </w:t>
      </w:r>
      <w:r w:rsidR="002B74A4" w:rsidRPr="00421F6E">
        <w:rPr>
          <w:rFonts w:ascii="Garamond" w:hAnsi="Garamond"/>
          <w:color w:val="FF0000"/>
          <w:rPrChange w:id="849" w:author="Michael Jennions" w:date="2020-08-04T00:46:00Z">
            <w:rPr>
              <w:rFonts w:ascii="Garamond" w:hAnsi="Garamond"/>
            </w:rPr>
          </w:rPrChange>
        </w:rPr>
        <w:t xml:space="preserve">in many species, </w:t>
      </w:r>
      <w:r w:rsidR="005F153B" w:rsidRPr="00421F6E">
        <w:rPr>
          <w:rFonts w:ascii="Garamond" w:hAnsi="Garamond"/>
          <w:color w:val="FF0000"/>
          <w:rPrChange w:id="850" w:author="Michael Jennions" w:date="2020-08-04T00:46:00Z">
            <w:rPr>
              <w:rFonts w:ascii="Garamond" w:hAnsi="Garamond"/>
            </w:rPr>
          </w:rPrChange>
        </w:rPr>
        <w:t>female</w:t>
      </w:r>
      <w:r w:rsidR="002B74A4" w:rsidRPr="00421F6E">
        <w:rPr>
          <w:rFonts w:ascii="Garamond" w:hAnsi="Garamond"/>
          <w:color w:val="FF0000"/>
          <w:rPrChange w:id="851" w:author="Michael Jennions" w:date="2020-08-04T00:46:00Z">
            <w:rPr>
              <w:rFonts w:ascii="Garamond" w:hAnsi="Garamond"/>
            </w:rPr>
          </w:rPrChange>
        </w:rPr>
        <w:t>s</w:t>
      </w:r>
      <w:r w:rsidR="005F153B" w:rsidRPr="00421F6E">
        <w:rPr>
          <w:rFonts w:ascii="Garamond" w:hAnsi="Garamond"/>
          <w:color w:val="FF0000"/>
          <w:rPrChange w:id="852" w:author="Michael Jennions" w:date="2020-08-04T00:46:00Z">
            <w:rPr>
              <w:rFonts w:ascii="Garamond" w:hAnsi="Garamond"/>
            </w:rPr>
          </w:rPrChange>
        </w:rPr>
        <w:t xml:space="preserve"> don’t often provide care beyond egg-laying. However, we lacked suitable data to test this idea. </w:t>
      </w:r>
    </w:p>
    <w:p w14:paraId="3249CD83" w14:textId="23146E18" w:rsidR="007A6079" w:rsidRPr="00421F6E" w:rsidRDefault="00B842C1" w:rsidP="007A6079">
      <w:pPr>
        <w:ind w:firstLine="360"/>
        <w:rPr>
          <w:rFonts w:ascii="Garamond" w:hAnsi="Garamond"/>
          <w:color w:val="FF0000"/>
          <w:rPrChange w:id="853" w:author="Michael Jennions" w:date="2020-08-04T00:46:00Z">
            <w:rPr>
              <w:rFonts w:ascii="Garamond" w:hAnsi="Garamond"/>
            </w:rPr>
          </w:rPrChange>
        </w:rPr>
      </w:pPr>
      <w:r w:rsidRPr="00421F6E">
        <w:rPr>
          <w:rFonts w:ascii="Garamond" w:hAnsi="Garamond"/>
          <w:color w:val="FF0000"/>
          <w:rPrChange w:id="854" w:author="Michael Jennions" w:date="2020-08-04T00:46:00Z">
            <w:rPr>
              <w:rFonts w:ascii="Garamond" w:hAnsi="Garamond"/>
            </w:rPr>
          </w:rPrChange>
        </w:rPr>
        <w:t xml:space="preserve">An additional explanation for the absence of sex differences comes from the human personality literature. </w:t>
      </w:r>
      <w:r w:rsidR="00EB55C9" w:rsidRPr="00421F6E">
        <w:rPr>
          <w:rFonts w:ascii="Garamond" w:hAnsi="Garamond"/>
          <w:color w:val="FF0000"/>
          <w:rPrChange w:id="855" w:author="Michael Jennions" w:date="2020-08-04T00:46:00Z">
            <w:rPr>
              <w:rFonts w:ascii="Garamond" w:hAnsi="Garamond"/>
            </w:rPr>
          </w:rPrChange>
        </w:rPr>
        <w:t xml:space="preserve">Creativity and </w:t>
      </w:r>
      <w:r w:rsidR="003054AD" w:rsidRPr="00421F6E">
        <w:rPr>
          <w:rFonts w:ascii="Garamond" w:hAnsi="Garamond"/>
          <w:color w:val="FF0000"/>
          <w:rPrChange w:id="856" w:author="Michael Jennions" w:date="2020-08-04T00:46:00Z">
            <w:rPr>
              <w:rFonts w:ascii="Garamond" w:hAnsi="Garamond"/>
            </w:rPr>
          </w:rPrChange>
        </w:rPr>
        <w:t>a</w:t>
      </w:r>
      <w:r w:rsidR="00EB55C9" w:rsidRPr="00421F6E">
        <w:rPr>
          <w:rFonts w:ascii="Garamond" w:hAnsi="Garamond"/>
          <w:color w:val="FF0000"/>
          <w:rPrChange w:id="857" w:author="Michael Jennions" w:date="2020-08-04T00:46:00Z">
            <w:rPr>
              <w:rFonts w:ascii="Garamond" w:hAnsi="Garamond"/>
            </w:rPr>
          </w:rPrChange>
        </w:rPr>
        <w:t xml:space="preserve">ggressive personality types have greater male variability and are important for female mate choice. </w:t>
      </w:r>
      <w:r w:rsidRPr="00421F6E">
        <w:rPr>
          <w:rFonts w:ascii="Garamond" w:hAnsi="Garamond"/>
          <w:color w:val="FF0000"/>
          <w:rPrChange w:id="858" w:author="Michael Jennions" w:date="2020-08-04T00:46:00Z">
            <w:rPr>
              <w:rFonts w:ascii="Garamond" w:hAnsi="Garamond"/>
            </w:rPr>
          </w:rPrChange>
        </w:rPr>
        <w:t xml:space="preserve">Yet other personality traits frequently show no sex differences in either trait means or their variability. </w:t>
      </w:r>
      <w:r w:rsidR="000C6F77" w:rsidRPr="00421F6E">
        <w:rPr>
          <w:rFonts w:ascii="Garamond" w:hAnsi="Garamond"/>
          <w:color w:val="FF0000"/>
          <w:rPrChange w:id="859" w:author="Michael Jennions" w:date="2020-08-04T00:46:00Z">
            <w:rPr>
              <w:rFonts w:ascii="Garamond" w:hAnsi="Garamond"/>
            </w:rPr>
          </w:rPrChange>
        </w:rPr>
        <w:t>Archer and Mehdikhani (2003) compare</w:t>
      </w:r>
      <w:r w:rsidRPr="00421F6E">
        <w:rPr>
          <w:rFonts w:ascii="Garamond" w:hAnsi="Garamond"/>
          <w:color w:val="FF0000"/>
          <w:rPrChange w:id="860" w:author="Michael Jennions" w:date="2020-08-04T00:46:00Z">
            <w:rPr>
              <w:rFonts w:ascii="Garamond" w:hAnsi="Garamond"/>
            </w:rPr>
          </w:rPrChange>
        </w:rPr>
        <w:t>d</w:t>
      </w:r>
      <w:r w:rsidR="000C6F77" w:rsidRPr="00421F6E">
        <w:rPr>
          <w:rFonts w:ascii="Garamond" w:hAnsi="Garamond"/>
          <w:color w:val="FF0000"/>
          <w:rPrChange w:id="861" w:author="Michael Jennions" w:date="2020-08-04T00:46:00Z">
            <w:rPr>
              <w:rFonts w:ascii="Garamond" w:hAnsi="Garamond"/>
            </w:rPr>
          </w:rPrChange>
        </w:rPr>
        <w:t xml:space="preserve"> means and variances </w:t>
      </w:r>
      <w:r w:rsidRPr="00421F6E">
        <w:rPr>
          <w:rFonts w:ascii="Garamond" w:hAnsi="Garamond"/>
          <w:color w:val="FF0000"/>
          <w:rPrChange w:id="862" w:author="Michael Jennions" w:date="2020-08-04T00:46:00Z">
            <w:rPr>
              <w:rFonts w:ascii="Garamond" w:hAnsi="Garamond"/>
            </w:rPr>
          </w:rPrChange>
        </w:rPr>
        <w:t xml:space="preserve">for </w:t>
      </w:r>
      <w:r w:rsidR="000C6F77" w:rsidRPr="00421F6E">
        <w:rPr>
          <w:rFonts w:ascii="Garamond" w:hAnsi="Garamond"/>
          <w:color w:val="FF0000"/>
          <w:rPrChange w:id="863" w:author="Michael Jennions" w:date="2020-08-04T00:46:00Z">
            <w:rPr>
              <w:rFonts w:ascii="Garamond" w:hAnsi="Garamond"/>
            </w:rPr>
          </w:rPrChange>
        </w:rPr>
        <w:t xml:space="preserve">males and females for </w:t>
      </w:r>
      <w:r w:rsidR="003054AD" w:rsidRPr="00421F6E">
        <w:rPr>
          <w:rFonts w:ascii="Garamond" w:hAnsi="Garamond"/>
          <w:color w:val="FF0000"/>
          <w:rPrChange w:id="864" w:author="Michael Jennions" w:date="2020-08-04T00:46:00Z">
            <w:rPr>
              <w:rFonts w:ascii="Garamond" w:hAnsi="Garamond"/>
            </w:rPr>
          </w:rPrChange>
        </w:rPr>
        <w:t xml:space="preserve">a range of </w:t>
      </w:r>
      <w:r w:rsidR="000C6F77" w:rsidRPr="00421F6E">
        <w:rPr>
          <w:rFonts w:ascii="Garamond" w:hAnsi="Garamond"/>
          <w:color w:val="FF0000"/>
          <w:rPrChange w:id="865" w:author="Michael Jennions" w:date="2020-08-04T00:46:00Z">
            <w:rPr>
              <w:rFonts w:ascii="Garamond" w:hAnsi="Garamond"/>
            </w:rPr>
          </w:rPrChange>
        </w:rPr>
        <w:t xml:space="preserve">personality-like traits </w:t>
      </w:r>
      <w:r w:rsidR="008B2CB6" w:rsidRPr="00421F6E">
        <w:rPr>
          <w:rFonts w:ascii="Garamond" w:hAnsi="Garamond"/>
          <w:color w:val="FF0000"/>
          <w:rPrChange w:id="866" w:author="Michael Jennions" w:date="2020-08-04T00:46:00Z">
            <w:rPr>
              <w:rFonts w:ascii="Garamond" w:hAnsi="Garamond"/>
            </w:rPr>
          </w:rPrChange>
        </w:rPr>
        <w:t xml:space="preserve">and </w:t>
      </w:r>
      <w:r w:rsidR="000C6F77" w:rsidRPr="00421F6E">
        <w:rPr>
          <w:rFonts w:ascii="Garamond" w:hAnsi="Garamond"/>
          <w:color w:val="FF0000"/>
          <w:rPrChange w:id="867" w:author="Michael Jennions" w:date="2020-08-04T00:46:00Z">
            <w:rPr>
              <w:rFonts w:ascii="Garamond" w:hAnsi="Garamond"/>
            </w:rPr>
          </w:rPrChange>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421F6E">
        <w:rPr>
          <w:rFonts w:ascii="Garamond" w:hAnsi="Garamond"/>
          <w:color w:val="FF0000"/>
          <w:rPrChange w:id="868" w:author="Michael Jennions" w:date="2020-08-04T00:46:00Z">
            <w:rPr>
              <w:rFonts w:ascii="Garamond" w:hAnsi="Garamond"/>
            </w:rPr>
          </w:rPrChange>
        </w:rPr>
        <w:t xml:space="preserve">sex </w:t>
      </w:r>
      <w:r w:rsidR="000C6F77" w:rsidRPr="00421F6E">
        <w:rPr>
          <w:rFonts w:ascii="Garamond" w:hAnsi="Garamond"/>
          <w:color w:val="FF0000"/>
          <w:rPrChange w:id="869" w:author="Michael Jennions" w:date="2020-08-04T00:46:00Z">
            <w:rPr>
              <w:rFonts w:ascii="Garamond" w:hAnsi="Garamond"/>
            </w:rPr>
          </w:rPrChange>
        </w:rPr>
        <w:t>difference</w:t>
      </w:r>
      <w:r w:rsidR="003054AD" w:rsidRPr="00421F6E">
        <w:rPr>
          <w:rFonts w:ascii="Garamond" w:hAnsi="Garamond"/>
          <w:color w:val="FF0000"/>
          <w:rPrChange w:id="870" w:author="Michael Jennions" w:date="2020-08-04T00:46:00Z">
            <w:rPr>
              <w:rFonts w:ascii="Garamond" w:hAnsi="Garamond"/>
            </w:rPr>
          </w:rPrChange>
        </w:rPr>
        <w:t>s</w:t>
      </w:r>
      <w:r w:rsidR="000C6F77" w:rsidRPr="00421F6E">
        <w:rPr>
          <w:rFonts w:ascii="Garamond" w:hAnsi="Garamond"/>
          <w:color w:val="FF0000"/>
          <w:rPrChange w:id="871" w:author="Michael Jennions" w:date="2020-08-04T00:46:00Z">
            <w:rPr>
              <w:rFonts w:ascii="Garamond" w:hAnsi="Garamond"/>
            </w:rPr>
          </w:rPrChange>
        </w:rPr>
        <w:t xml:space="preserve"> in variability</w:t>
      </w:r>
      <w:r w:rsidR="00BB7C87" w:rsidRPr="00421F6E">
        <w:rPr>
          <w:rFonts w:ascii="Garamond" w:hAnsi="Garamond"/>
          <w:color w:val="FF0000"/>
          <w:rPrChange w:id="872" w:author="Michael Jennions" w:date="2020-08-04T00:46:00Z">
            <w:rPr>
              <w:rFonts w:ascii="Garamond" w:hAnsi="Garamond"/>
            </w:rPr>
          </w:rPrChange>
        </w:rPr>
        <w:t xml:space="preserve"> </w:t>
      </w:r>
      <w:r w:rsidR="004923C5" w:rsidRPr="00421F6E">
        <w:rPr>
          <w:rFonts w:ascii="Garamond" w:hAnsi="Garamond"/>
          <w:color w:val="FF0000"/>
          <w:rPrChange w:id="873" w:author="Michael Jennions" w:date="2020-08-04T00:46:00Z">
            <w:rPr>
              <w:rFonts w:ascii="Garamond" w:hAnsi="Garamond"/>
            </w:rPr>
          </w:rPrChange>
        </w:rPr>
        <w:fldChar w:fldCharType="begin" w:fldLock="1"/>
      </w:r>
      <w:r w:rsidR="004923C5" w:rsidRPr="00421F6E">
        <w:rPr>
          <w:rFonts w:ascii="Garamond" w:hAnsi="Garamond"/>
          <w:color w:val="FF0000"/>
          <w:rPrChange w:id="874" w:author="Michael Jennions" w:date="2020-08-04T00:46:00Z">
            <w:rPr>
              <w:rFonts w:ascii="Garamond" w:hAnsi="Garamond"/>
            </w:rPr>
          </w:rPrChange>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421F6E">
        <w:rPr>
          <w:rFonts w:ascii="Garamond" w:hAnsi="Garamond"/>
          <w:color w:val="FF0000"/>
          <w:rPrChange w:id="875" w:author="Michael Jennions" w:date="2020-08-04T00:46:00Z">
            <w:rPr>
              <w:rFonts w:ascii="Garamond" w:hAnsi="Garamond"/>
            </w:rPr>
          </w:rPrChange>
        </w:rPr>
        <w:fldChar w:fldCharType="separate"/>
      </w:r>
      <w:r w:rsidR="004923C5" w:rsidRPr="00421F6E">
        <w:rPr>
          <w:rFonts w:ascii="Garamond" w:hAnsi="Garamond"/>
          <w:noProof/>
          <w:color w:val="FF0000"/>
          <w:rPrChange w:id="876" w:author="Michael Jennions" w:date="2020-08-04T00:46:00Z">
            <w:rPr>
              <w:rFonts w:ascii="Garamond" w:hAnsi="Garamond"/>
              <w:noProof/>
            </w:rPr>
          </w:rPrChange>
        </w:rPr>
        <w:t>(Archer &amp; Mehdikhani 2003)</w:t>
      </w:r>
      <w:r w:rsidR="004923C5" w:rsidRPr="00421F6E">
        <w:rPr>
          <w:rFonts w:ascii="Garamond" w:hAnsi="Garamond"/>
          <w:color w:val="FF0000"/>
          <w:rPrChange w:id="877" w:author="Michael Jennions" w:date="2020-08-04T00:46:00Z">
            <w:rPr>
              <w:rFonts w:ascii="Garamond" w:hAnsi="Garamond"/>
            </w:rPr>
          </w:rPrChange>
        </w:rPr>
        <w:fldChar w:fldCharType="end"/>
      </w:r>
      <w:r w:rsidR="000C6F77" w:rsidRPr="00421F6E">
        <w:rPr>
          <w:rFonts w:ascii="Garamond" w:hAnsi="Garamond"/>
          <w:color w:val="FF0000"/>
          <w:rPrChange w:id="878" w:author="Michael Jennions" w:date="2020-08-04T00:46:00Z">
            <w:rPr>
              <w:rFonts w:ascii="Garamond" w:hAnsi="Garamond"/>
            </w:rPr>
          </w:rPrChange>
        </w:rPr>
        <w:t>.</w:t>
      </w:r>
      <w:r w:rsidRPr="00421F6E">
        <w:rPr>
          <w:rFonts w:ascii="Garamond" w:hAnsi="Garamond"/>
          <w:color w:val="FF0000"/>
          <w:rPrChange w:id="879" w:author="Michael Jennions" w:date="2020-08-04T00:46:00Z">
            <w:rPr>
              <w:rFonts w:ascii="Garamond" w:hAnsi="Garamond"/>
            </w:rPr>
          </w:rPrChange>
        </w:rPr>
        <w:t xml:space="preserve"> </w:t>
      </w:r>
      <w:r w:rsidR="007A6079" w:rsidRPr="00421F6E">
        <w:rPr>
          <w:rFonts w:ascii="Garamond" w:hAnsi="Garamond"/>
          <w:color w:val="FF0000"/>
          <w:rPrChange w:id="880" w:author="Michael Jennions" w:date="2020-08-04T00:46:00Z">
            <w:rPr>
              <w:rFonts w:ascii="Garamond" w:hAnsi="Garamond"/>
            </w:rPr>
          </w:rPrChange>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421F6E">
        <w:rPr>
          <w:rFonts w:ascii="Garamond" w:hAnsi="Garamond"/>
          <w:color w:val="FF0000"/>
          <w:rPrChange w:id="881" w:author="Michael Jennions" w:date="2020-08-04T00:46:00Z">
            <w:rPr>
              <w:rFonts w:ascii="Garamond" w:hAnsi="Garamond"/>
            </w:rPr>
          </w:rPrChange>
        </w:rPr>
        <w:t xml:space="preserve">If sexual selection operates to maintain inter-individual variation in animal personalities </w:t>
      </w:r>
      <w:r w:rsidR="004923C5" w:rsidRPr="00421F6E">
        <w:rPr>
          <w:rFonts w:ascii="Garamond" w:hAnsi="Garamond"/>
          <w:color w:val="FF0000"/>
          <w:rPrChange w:id="882" w:author="Michael Jennions" w:date="2020-08-04T00:46:00Z">
            <w:rPr>
              <w:rFonts w:ascii="Garamond" w:hAnsi="Garamond"/>
            </w:rPr>
          </w:rPrChange>
        </w:rPr>
        <w:fldChar w:fldCharType="begin" w:fldLock="1"/>
      </w:r>
      <w:r w:rsidR="004923C5" w:rsidRPr="00421F6E">
        <w:rPr>
          <w:rFonts w:ascii="Garamond" w:hAnsi="Garamond"/>
          <w:color w:val="FF0000"/>
          <w:rPrChange w:id="883" w:author="Michael Jennions" w:date="2020-08-04T00:46:00Z">
            <w:rPr>
              <w:rFonts w:ascii="Garamond" w:hAnsi="Garamond"/>
            </w:rPr>
          </w:rPrChange>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421F6E">
        <w:rPr>
          <w:rFonts w:ascii="Garamond" w:hAnsi="Garamond"/>
          <w:color w:val="FF0000"/>
          <w:rPrChange w:id="884" w:author="Michael Jennions" w:date="2020-08-04T00:46:00Z">
            <w:rPr>
              <w:rFonts w:ascii="Garamond" w:hAnsi="Garamond"/>
            </w:rPr>
          </w:rPrChange>
        </w:rPr>
        <w:fldChar w:fldCharType="separate"/>
      </w:r>
      <w:r w:rsidR="004923C5" w:rsidRPr="00421F6E">
        <w:rPr>
          <w:rFonts w:ascii="Garamond" w:hAnsi="Garamond"/>
          <w:noProof/>
          <w:color w:val="FF0000"/>
          <w:rPrChange w:id="885" w:author="Michael Jennions" w:date="2020-08-04T00:46:00Z">
            <w:rPr>
              <w:rFonts w:ascii="Garamond" w:hAnsi="Garamond"/>
              <w:noProof/>
            </w:rPr>
          </w:rPrChange>
        </w:rPr>
        <w:t xml:space="preserve">(Schuett </w:t>
      </w:r>
      <w:r w:rsidR="004923C5" w:rsidRPr="00421F6E">
        <w:rPr>
          <w:rFonts w:ascii="Garamond" w:hAnsi="Garamond"/>
          <w:i/>
          <w:noProof/>
          <w:color w:val="FF0000"/>
          <w:rPrChange w:id="886" w:author="Michael Jennions" w:date="2020-08-04T00:46:00Z">
            <w:rPr>
              <w:rFonts w:ascii="Garamond" w:hAnsi="Garamond"/>
              <w:i/>
              <w:noProof/>
            </w:rPr>
          </w:rPrChange>
        </w:rPr>
        <w:t>et al.</w:t>
      </w:r>
      <w:r w:rsidR="004923C5" w:rsidRPr="00421F6E">
        <w:rPr>
          <w:rFonts w:ascii="Garamond" w:hAnsi="Garamond"/>
          <w:noProof/>
          <w:color w:val="FF0000"/>
          <w:rPrChange w:id="887" w:author="Michael Jennions" w:date="2020-08-04T00:46:00Z">
            <w:rPr>
              <w:rFonts w:ascii="Garamond" w:hAnsi="Garamond"/>
              <w:noProof/>
            </w:rPr>
          </w:rPrChange>
        </w:rPr>
        <w:t xml:space="preserve"> 2010)</w:t>
      </w:r>
      <w:r w:rsidR="004923C5" w:rsidRPr="00421F6E">
        <w:rPr>
          <w:rFonts w:ascii="Garamond" w:hAnsi="Garamond"/>
          <w:color w:val="FF0000"/>
          <w:rPrChange w:id="888" w:author="Michael Jennions" w:date="2020-08-04T00:46:00Z">
            <w:rPr>
              <w:rFonts w:ascii="Garamond" w:hAnsi="Garamond"/>
            </w:rPr>
          </w:rPrChange>
        </w:rPr>
        <w:fldChar w:fldCharType="end"/>
      </w:r>
      <w:r w:rsidR="00945ECA" w:rsidRPr="00421F6E">
        <w:rPr>
          <w:rFonts w:ascii="Garamond" w:hAnsi="Garamond"/>
          <w:color w:val="FF0000"/>
          <w:rPrChange w:id="889" w:author="Michael Jennions" w:date="2020-08-04T00:46:00Z">
            <w:rPr>
              <w:rFonts w:ascii="Garamond" w:hAnsi="Garamond"/>
            </w:rPr>
          </w:rPrChange>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421F6E" w:rsidRDefault="007A6079" w:rsidP="007A6079">
      <w:pPr>
        <w:ind w:firstLine="360"/>
        <w:rPr>
          <w:rFonts w:ascii="Garamond" w:hAnsi="Garamond"/>
          <w:color w:val="FF0000"/>
          <w:rPrChange w:id="890" w:author="Michael Jennions" w:date="2020-08-04T00:46:00Z">
            <w:rPr>
              <w:rFonts w:ascii="Garamond" w:hAnsi="Garamond"/>
            </w:rPr>
          </w:rPrChange>
        </w:rPr>
      </w:pPr>
    </w:p>
    <w:p w14:paraId="22E846AE" w14:textId="1D211D96" w:rsidR="000C6F77" w:rsidRPr="00421F6E" w:rsidRDefault="000C6F77" w:rsidP="009074EF">
      <w:pPr>
        <w:ind w:firstLine="360"/>
        <w:rPr>
          <w:rFonts w:ascii="Garamond" w:hAnsi="Garamond"/>
          <w:color w:val="FF0000"/>
          <w:rPrChange w:id="891" w:author="Michael Jennions" w:date="2020-08-04T00:46:00Z">
            <w:rPr>
              <w:rFonts w:ascii="Garamond" w:hAnsi="Garamond"/>
            </w:rPr>
          </w:rPrChange>
        </w:rPr>
      </w:pPr>
      <w:r w:rsidRPr="00421F6E">
        <w:rPr>
          <w:rFonts w:ascii="Garamond" w:hAnsi="Garamond"/>
          <w:color w:val="FF0000"/>
          <w:rPrChange w:id="892" w:author="Michael Jennions" w:date="2020-08-04T00:46:00Z">
            <w:rPr>
              <w:rFonts w:ascii="Garamond" w:hAnsi="Garamond"/>
            </w:rPr>
          </w:rPrChange>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421F6E">
        <w:rPr>
          <w:rFonts w:ascii="Garamond" w:hAnsi="Garamond"/>
          <w:color w:val="FF0000"/>
          <w:rPrChange w:id="893" w:author="Michael Jennions" w:date="2020-08-04T00:46:00Z">
            <w:rPr>
              <w:rFonts w:ascii="Garamond" w:hAnsi="Garamond"/>
            </w:rPr>
          </w:rPrChange>
        </w:rPr>
        <w:t>a</w:t>
      </w:r>
      <w:r w:rsidRPr="00421F6E">
        <w:rPr>
          <w:rFonts w:ascii="Garamond" w:hAnsi="Garamond"/>
          <w:color w:val="FF0000"/>
          <w:rPrChange w:id="894" w:author="Michael Jennions" w:date="2020-08-04T00:46:00Z">
            <w:rPr>
              <w:rFonts w:ascii="Garamond" w:hAnsi="Garamond"/>
            </w:rPr>
          </w:rPrChange>
        </w:rPr>
        <w:t xml:space="preserve">ctivity and only one instance of male-biased </w:t>
      </w:r>
      <w:r w:rsidR="00C666D2" w:rsidRPr="00421F6E">
        <w:rPr>
          <w:rFonts w:ascii="Garamond" w:hAnsi="Garamond"/>
          <w:color w:val="FF0000"/>
          <w:rPrChange w:id="895" w:author="Michael Jennions" w:date="2020-08-04T00:46:00Z">
            <w:rPr>
              <w:rFonts w:ascii="Garamond" w:hAnsi="Garamond"/>
            </w:rPr>
          </w:rPrChange>
        </w:rPr>
        <w:t>b</w:t>
      </w:r>
      <w:r w:rsidRPr="00421F6E">
        <w:rPr>
          <w:rFonts w:ascii="Garamond" w:hAnsi="Garamond"/>
          <w:color w:val="FF0000"/>
          <w:rPrChange w:id="896" w:author="Michael Jennions" w:date="2020-08-04T00:46:00Z">
            <w:rPr>
              <w:rFonts w:ascii="Garamond" w:hAnsi="Garamond"/>
            </w:rPr>
          </w:rPrChange>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421F6E">
        <w:rPr>
          <w:rFonts w:ascii="Garamond" w:hAnsi="Garamond"/>
          <w:color w:val="FF0000"/>
          <w:rPrChange w:id="897" w:author="Michael Jennions" w:date="2020-08-04T00:46:00Z">
            <w:rPr>
              <w:rFonts w:ascii="Garamond" w:hAnsi="Garamond"/>
            </w:rPr>
          </w:rPrChange>
        </w:rPr>
        <w:t>salamanders</w:t>
      </w:r>
      <w:r w:rsidRPr="00421F6E">
        <w:rPr>
          <w:rFonts w:ascii="Garamond" w:hAnsi="Garamond"/>
          <w:color w:val="FF0000"/>
          <w:rPrChange w:id="898" w:author="Michael Jennions" w:date="2020-08-04T00:46:00Z">
            <w:rPr>
              <w:rFonts w:ascii="Garamond" w:hAnsi="Garamond"/>
            </w:rPr>
          </w:rPrChange>
        </w:rPr>
        <w:t xml:space="preserve"> </w:t>
      </w:r>
      <w:r w:rsidR="00FE4079" w:rsidRPr="00421F6E">
        <w:rPr>
          <w:rFonts w:ascii="Garamond" w:hAnsi="Garamond"/>
          <w:i/>
          <w:color w:val="FF0000"/>
          <w:rPrChange w:id="899" w:author="Michael Jennions" w:date="2020-08-04T00:46:00Z">
            <w:rPr>
              <w:rFonts w:ascii="Garamond" w:hAnsi="Garamond"/>
              <w:i/>
            </w:rPr>
          </w:rPrChange>
        </w:rPr>
        <w:t>Plethodon cinereus</w:t>
      </w:r>
      <w:r w:rsidRPr="00421F6E">
        <w:rPr>
          <w:rFonts w:ascii="Garamond" w:hAnsi="Garamond"/>
          <w:color w:val="FF0000"/>
          <w:rPrChange w:id="900" w:author="Michael Jennions" w:date="2020-08-04T00:46:00Z">
            <w:rPr>
              <w:rFonts w:ascii="Garamond" w:hAnsi="Garamond"/>
            </w:rPr>
          </w:rPrChange>
        </w:rPr>
        <w:t xml:space="preserve">; </w:t>
      </w:r>
      <w:r w:rsidR="004923C5" w:rsidRPr="00421F6E">
        <w:rPr>
          <w:rFonts w:ascii="Garamond" w:hAnsi="Garamond"/>
          <w:color w:val="FF0000"/>
          <w:rPrChange w:id="901" w:author="Michael Jennions" w:date="2020-08-04T00:46:00Z">
            <w:rPr>
              <w:rFonts w:ascii="Garamond" w:hAnsi="Garamond"/>
            </w:rPr>
          </w:rPrChange>
        </w:rPr>
        <w:fldChar w:fldCharType="begin" w:fldLock="1"/>
      </w:r>
      <w:r w:rsidR="004923C5" w:rsidRPr="00421F6E">
        <w:rPr>
          <w:rFonts w:ascii="Garamond" w:hAnsi="Garamond"/>
          <w:color w:val="FF0000"/>
          <w:rPrChange w:id="902" w:author="Michael Jennions" w:date="2020-08-04T00:46:00Z">
            <w:rPr>
              <w:rFonts w:ascii="Garamond" w:hAnsi="Garamond"/>
            </w:rPr>
          </w:rPrChange>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421F6E">
        <w:rPr>
          <w:rFonts w:ascii="Garamond" w:hAnsi="Garamond"/>
          <w:color w:val="FF0000"/>
          <w:rPrChange w:id="903" w:author="Michael Jennions" w:date="2020-08-04T00:46:00Z">
            <w:rPr>
              <w:rFonts w:ascii="Garamond" w:hAnsi="Garamond"/>
            </w:rPr>
          </w:rPrChange>
        </w:rPr>
        <w:fldChar w:fldCharType="separate"/>
      </w:r>
      <w:r w:rsidR="004923C5" w:rsidRPr="00421F6E">
        <w:rPr>
          <w:rFonts w:ascii="Garamond" w:hAnsi="Garamond"/>
          <w:noProof/>
          <w:color w:val="FF0000"/>
          <w:rPrChange w:id="904" w:author="Michael Jennions" w:date="2020-08-04T00:46:00Z">
            <w:rPr>
              <w:rFonts w:ascii="Garamond" w:hAnsi="Garamond"/>
              <w:noProof/>
            </w:rPr>
          </w:rPrChange>
        </w:rPr>
        <w:t xml:space="preserve">Liebgold </w:t>
      </w:r>
      <w:r w:rsidR="004923C5" w:rsidRPr="00421F6E">
        <w:rPr>
          <w:rFonts w:ascii="Garamond" w:hAnsi="Garamond"/>
          <w:i/>
          <w:noProof/>
          <w:color w:val="FF0000"/>
          <w:rPrChange w:id="905" w:author="Michael Jennions" w:date="2020-08-04T00:46:00Z">
            <w:rPr>
              <w:rFonts w:ascii="Garamond" w:hAnsi="Garamond"/>
              <w:i/>
              <w:noProof/>
            </w:rPr>
          </w:rPrChange>
        </w:rPr>
        <w:t>et al.</w:t>
      </w:r>
      <w:r w:rsidR="004923C5" w:rsidRPr="00421F6E">
        <w:rPr>
          <w:rFonts w:ascii="Garamond" w:hAnsi="Garamond"/>
          <w:noProof/>
          <w:color w:val="FF0000"/>
          <w:rPrChange w:id="906" w:author="Michael Jennions" w:date="2020-08-04T00:46:00Z">
            <w:rPr>
              <w:rFonts w:ascii="Garamond" w:hAnsi="Garamond"/>
              <w:noProof/>
            </w:rPr>
          </w:rPrChange>
        </w:rPr>
        <w:t xml:space="preserve"> 2011)</w:t>
      </w:r>
      <w:r w:rsidR="004923C5" w:rsidRPr="00421F6E">
        <w:rPr>
          <w:rFonts w:ascii="Garamond" w:hAnsi="Garamond"/>
          <w:color w:val="FF0000"/>
          <w:rPrChange w:id="907" w:author="Michael Jennions" w:date="2020-08-04T00:46:00Z">
            <w:rPr>
              <w:rFonts w:ascii="Garamond" w:hAnsi="Garamond"/>
            </w:rPr>
          </w:rPrChange>
        </w:rPr>
        <w:fldChar w:fldCharType="end"/>
      </w:r>
      <w:r w:rsidRPr="00421F6E">
        <w:rPr>
          <w:rFonts w:ascii="Garamond" w:hAnsi="Garamond"/>
          <w:color w:val="FF0000"/>
          <w:rPrChange w:id="908" w:author="Michael Jennions" w:date="2020-08-04T00:46:00Z">
            <w:rPr>
              <w:rFonts w:ascii="Garamond" w:hAnsi="Garamond"/>
            </w:rPr>
          </w:rPrChange>
        </w:rPr>
        <w:t xml:space="preserve">, while female birds were more sociable than males </w:t>
      </w:r>
      <w:r w:rsidR="00C666D2" w:rsidRPr="00421F6E">
        <w:rPr>
          <w:rFonts w:ascii="Garamond" w:hAnsi="Garamond"/>
          <w:color w:val="FF0000"/>
          <w:rPrChange w:id="909" w:author="Michael Jennions" w:date="2020-08-04T00:46:00Z">
            <w:rPr>
              <w:rFonts w:ascii="Garamond" w:hAnsi="Garamond"/>
            </w:rPr>
          </w:rPrChange>
        </w:rPr>
        <w:t>that</w:t>
      </w:r>
      <w:r w:rsidRPr="00421F6E">
        <w:rPr>
          <w:rFonts w:ascii="Garamond" w:hAnsi="Garamond"/>
          <w:color w:val="FF0000"/>
          <w:rPrChange w:id="910" w:author="Michael Jennions" w:date="2020-08-04T00:46:00Z">
            <w:rPr>
              <w:rFonts w:ascii="Garamond" w:hAnsi="Garamond"/>
            </w:rPr>
          </w:rPrChange>
        </w:rPr>
        <w:t xml:space="preserve"> </w:t>
      </w:r>
      <w:r w:rsidR="00463A39" w:rsidRPr="00421F6E">
        <w:rPr>
          <w:rFonts w:ascii="Garamond" w:hAnsi="Garamond"/>
          <w:color w:val="FF0000"/>
          <w:rPrChange w:id="911" w:author="Michael Jennions" w:date="2020-08-04T00:46:00Z">
            <w:rPr>
              <w:rFonts w:ascii="Garamond" w:hAnsi="Garamond"/>
            </w:rPr>
          </w:rPrChange>
        </w:rPr>
        <w:t>r</w:t>
      </w:r>
      <w:r w:rsidR="00F42A22" w:rsidRPr="00421F6E">
        <w:rPr>
          <w:rFonts w:ascii="Garamond" w:hAnsi="Garamond"/>
          <w:color w:val="FF0000"/>
          <w:rPrChange w:id="912" w:author="Michael Jennions" w:date="2020-08-04T00:46:00Z">
            <w:rPr>
              <w:rFonts w:ascii="Garamond" w:hAnsi="Garamond"/>
            </w:rPr>
          </w:rPrChange>
        </w:rPr>
        <w:t>eflect</w:t>
      </w:r>
      <w:r w:rsidR="00463A39" w:rsidRPr="00421F6E">
        <w:rPr>
          <w:rFonts w:ascii="Garamond" w:hAnsi="Garamond"/>
          <w:color w:val="FF0000"/>
          <w:rPrChange w:id="913" w:author="Michael Jennions" w:date="2020-08-04T00:46:00Z">
            <w:rPr>
              <w:rFonts w:ascii="Garamond" w:hAnsi="Garamond"/>
            </w:rPr>
          </w:rPrChange>
        </w:rPr>
        <w:t>s</w:t>
      </w:r>
      <w:r w:rsidRPr="00421F6E">
        <w:rPr>
          <w:rFonts w:ascii="Garamond" w:hAnsi="Garamond"/>
          <w:color w:val="FF0000"/>
          <w:rPrChange w:id="914" w:author="Michael Jennions" w:date="2020-08-04T00:46:00Z">
            <w:rPr>
              <w:rFonts w:ascii="Garamond" w:hAnsi="Garamond"/>
            </w:rPr>
          </w:rPrChange>
        </w:rPr>
        <w:t xml:space="preserve"> </w:t>
      </w:r>
      <w:r w:rsidR="00463A39" w:rsidRPr="00421F6E">
        <w:rPr>
          <w:rFonts w:ascii="Garamond" w:hAnsi="Garamond"/>
          <w:color w:val="FF0000"/>
          <w:rPrChange w:id="915" w:author="Michael Jennions" w:date="2020-08-04T00:46:00Z">
            <w:rPr>
              <w:rFonts w:ascii="Garamond" w:hAnsi="Garamond"/>
            </w:rPr>
          </w:rPrChange>
        </w:rPr>
        <w:t xml:space="preserve">different </w:t>
      </w:r>
      <w:r w:rsidRPr="00421F6E">
        <w:rPr>
          <w:rFonts w:ascii="Garamond" w:hAnsi="Garamond"/>
          <w:color w:val="FF0000"/>
          <w:rPrChange w:id="916" w:author="Michael Jennions" w:date="2020-08-04T00:46:00Z">
            <w:rPr>
              <w:rFonts w:ascii="Garamond" w:hAnsi="Garamond"/>
            </w:rPr>
          </w:rPrChange>
        </w:rPr>
        <w:t xml:space="preserve">social group behaviour (e.g. zebra finches </w:t>
      </w:r>
      <w:r w:rsidRPr="00421F6E">
        <w:rPr>
          <w:rFonts w:ascii="Garamond" w:hAnsi="Garamond"/>
          <w:i/>
          <w:color w:val="FF0000"/>
          <w:rPrChange w:id="917" w:author="Michael Jennions" w:date="2020-08-04T00:46:00Z">
            <w:rPr>
              <w:rFonts w:ascii="Garamond" w:hAnsi="Garamond"/>
              <w:i/>
            </w:rPr>
          </w:rPrChange>
        </w:rPr>
        <w:t>Taeniopygia guttata</w:t>
      </w:r>
      <w:r w:rsidRPr="00421F6E">
        <w:rPr>
          <w:rFonts w:ascii="Garamond" w:hAnsi="Garamond"/>
          <w:color w:val="FF0000"/>
          <w:rPrChange w:id="918" w:author="Michael Jennions" w:date="2020-08-04T00:46:00Z">
            <w:rPr>
              <w:rFonts w:ascii="Garamond" w:hAnsi="Garamond"/>
            </w:rPr>
          </w:rPrChange>
        </w:rPr>
        <w:t xml:space="preserve">; </w:t>
      </w:r>
      <w:r w:rsidR="004923C5" w:rsidRPr="00421F6E">
        <w:rPr>
          <w:rFonts w:ascii="Garamond" w:hAnsi="Garamond"/>
          <w:color w:val="FF0000"/>
          <w:rPrChange w:id="919" w:author="Michael Jennions" w:date="2020-08-04T00:46:00Z">
            <w:rPr>
              <w:rFonts w:ascii="Garamond" w:hAnsi="Garamond"/>
            </w:rPr>
          </w:rPrChange>
        </w:rPr>
        <w:fldChar w:fldCharType="begin" w:fldLock="1"/>
      </w:r>
      <w:r w:rsidR="004923C5" w:rsidRPr="00421F6E">
        <w:rPr>
          <w:rFonts w:ascii="Garamond" w:hAnsi="Garamond"/>
          <w:color w:val="FF0000"/>
          <w:rPrChange w:id="920" w:author="Michael Jennions" w:date="2020-08-04T00:46:00Z">
            <w:rPr>
              <w:rFonts w:ascii="Garamond" w:hAnsi="Garamond"/>
            </w:rPr>
          </w:rPrChange>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421F6E">
        <w:rPr>
          <w:rFonts w:ascii="Garamond" w:hAnsi="Garamond"/>
          <w:color w:val="FF0000"/>
          <w:rPrChange w:id="921" w:author="Michael Jennions" w:date="2020-08-04T00:46:00Z">
            <w:rPr>
              <w:rFonts w:ascii="Garamond" w:hAnsi="Garamond"/>
            </w:rPr>
          </w:rPrChange>
        </w:rPr>
        <w:fldChar w:fldCharType="separate"/>
      </w:r>
      <w:r w:rsidR="004923C5" w:rsidRPr="00421F6E">
        <w:rPr>
          <w:rFonts w:ascii="Garamond" w:hAnsi="Garamond"/>
          <w:noProof/>
          <w:color w:val="FF0000"/>
          <w:rPrChange w:id="922" w:author="Michael Jennions" w:date="2020-08-04T00:46:00Z">
            <w:rPr>
              <w:rFonts w:ascii="Garamond" w:hAnsi="Garamond"/>
              <w:noProof/>
            </w:rPr>
          </w:rPrChange>
        </w:rPr>
        <w:t>Schuett &amp; Dall 2009)</w:t>
      </w:r>
      <w:r w:rsidR="004923C5" w:rsidRPr="00421F6E">
        <w:rPr>
          <w:rFonts w:ascii="Garamond" w:hAnsi="Garamond"/>
          <w:color w:val="FF0000"/>
          <w:rPrChange w:id="923" w:author="Michael Jennions" w:date="2020-08-04T00:46:00Z">
            <w:rPr>
              <w:rFonts w:ascii="Garamond" w:hAnsi="Garamond"/>
            </w:rPr>
          </w:rPrChange>
        </w:rPr>
        <w:fldChar w:fldCharType="end"/>
      </w:r>
      <w:r w:rsidRPr="00421F6E">
        <w:rPr>
          <w:rFonts w:ascii="Garamond" w:hAnsi="Garamond"/>
          <w:color w:val="FF0000"/>
          <w:rPrChange w:id="924" w:author="Michael Jennions" w:date="2020-08-04T00:46:00Z">
            <w:rPr>
              <w:rFonts w:ascii="Garamond" w:hAnsi="Garamond"/>
            </w:rPr>
          </w:rPrChange>
        </w:rPr>
        <w:t xml:space="preserve">. Additionally, because there are costs (e.g. energetic investment) and benefits (e.g. faster growth, more feeding opportunities) associated with the expression of personality types </w:t>
      </w:r>
      <w:r w:rsidR="004923C5" w:rsidRPr="00421F6E">
        <w:rPr>
          <w:rFonts w:ascii="Garamond" w:hAnsi="Garamond"/>
          <w:color w:val="FF0000"/>
          <w:rPrChange w:id="925" w:author="Michael Jennions" w:date="2020-08-04T00:46:00Z">
            <w:rPr>
              <w:rFonts w:ascii="Garamond" w:hAnsi="Garamond"/>
            </w:rPr>
          </w:rPrChange>
        </w:rPr>
        <w:fldChar w:fldCharType="begin" w:fldLock="1"/>
      </w:r>
      <w:r w:rsidR="004923C5" w:rsidRPr="00421F6E">
        <w:rPr>
          <w:rFonts w:ascii="Garamond" w:hAnsi="Garamond"/>
          <w:color w:val="FF0000"/>
          <w:rPrChange w:id="926" w:author="Michael Jennions" w:date="2020-08-04T00:46:00Z">
            <w:rPr>
              <w:rFonts w:ascii="Garamond" w:hAnsi="Garamond"/>
            </w:rPr>
          </w:rPrChange>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421F6E">
        <w:rPr>
          <w:rFonts w:ascii="Garamond" w:hAnsi="Garamond"/>
          <w:color w:val="FF0000"/>
          <w:rPrChange w:id="927" w:author="Michael Jennions" w:date="2020-08-04T00:46:00Z">
            <w:rPr>
              <w:rFonts w:ascii="Garamond" w:hAnsi="Garamond"/>
            </w:rPr>
          </w:rPrChange>
        </w:rPr>
        <w:fldChar w:fldCharType="separate"/>
      </w:r>
      <w:r w:rsidR="004923C5" w:rsidRPr="00421F6E">
        <w:rPr>
          <w:rFonts w:ascii="Garamond" w:hAnsi="Garamond"/>
          <w:noProof/>
          <w:color w:val="FF0000"/>
          <w:rPrChange w:id="928" w:author="Michael Jennions" w:date="2020-08-04T00:46:00Z">
            <w:rPr>
              <w:rFonts w:ascii="Garamond" w:hAnsi="Garamond"/>
              <w:noProof/>
            </w:rPr>
          </w:rPrChange>
        </w:rPr>
        <w:t xml:space="preserve">(Wolf </w:t>
      </w:r>
      <w:r w:rsidR="004923C5" w:rsidRPr="00421F6E">
        <w:rPr>
          <w:rFonts w:ascii="Garamond" w:hAnsi="Garamond"/>
          <w:i/>
          <w:noProof/>
          <w:color w:val="FF0000"/>
          <w:rPrChange w:id="929" w:author="Michael Jennions" w:date="2020-08-04T00:46:00Z">
            <w:rPr>
              <w:rFonts w:ascii="Garamond" w:hAnsi="Garamond"/>
              <w:i/>
              <w:noProof/>
            </w:rPr>
          </w:rPrChange>
        </w:rPr>
        <w:t>et al.</w:t>
      </w:r>
      <w:r w:rsidR="004923C5" w:rsidRPr="00421F6E">
        <w:rPr>
          <w:rFonts w:ascii="Garamond" w:hAnsi="Garamond"/>
          <w:noProof/>
          <w:color w:val="FF0000"/>
          <w:rPrChange w:id="930" w:author="Michael Jennions" w:date="2020-08-04T00:46:00Z">
            <w:rPr>
              <w:rFonts w:ascii="Garamond" w:hAnsi="Garamond"/>
              <w:noProof/>
            </w:rPr>
          </w:rPrChange>
        </w:rPr>
        <w:t xml:space="preserve"> 2007)</w:t>
      </w:r>
      <w:r w:rsidR="004923C5" w:rsidRPr="00421F6E">
        <w:rPr>
          <w:rFonts w:ascii="Garamond" w:hAnsi="Garamond"/>
          <w:color w:val="FF0000"/>
          <w:rPrChange w:id="931" w:author="Michael Jennions" w:date="2020-08-04T00:46:00Z">
            <w:rPr>
              <w:rFonts w:ascii="Garamond" w:hAnsi="Garamond"/>
            </w:rPr>
          </w:rPrChange>
        </w:rPr>
        <w:fldChar w:fldCharType="end"/>
      </w:r>
      <w:r w:rsidRPr="00421F6E">
        <w:rPr>
          <w:rFonts w:ascii="Garamond" w:hAnsi="Garamond"/>
          <w:color w:val="FF0000"/>
          <w:rPrChange w:id="932" w:author="Michael Jennions" w:date="2020-08-04T00:46:00Z">
            <w:rPr>
              <w:rFonts w:ascii="Garamond" w:hAnsi="Garamond"/>
            </w:rPr>
          </w:rPrChange>
        </w:rPr>
        <w:t xml:space="preserve">, both sexes likely experience trade-offs that lead to similar trait means and variabilities. Previous meta-analyses have found evidence of trade-offs between personality and survival </w:t>
      </w:r>
      <w:r w:rsidR="0000262E" w:rsidRPr="00421F6E">
        <w:rPr>
          <w:rFonts w:ascii="Garamond" w:hAnsi="Garamond"/>
          <w:color w:val="FF0000"/>
          <w:rPrChange w:id="933" w:author="Michael Jennions" w:date="2020-08-04T00:46:00Z">
            <w:rPr>
              <w:rFonts w:ascii="Garamond" w:hAnsi="Garamond"/>
            </w:rPr>
          </w:rPrChange>
        </w:rPr>
        <w:fldChar w:fldCharType="begin" w:fldLock="1"/>
      </w:r>
      <w:r w:rsidR="0000262E" w:rsidRPr="00421F6E">
        <w:rPr>
          <w:rFonts w:ascii="Garamond" w:hAnsi="Garamond"/>
          <w:color w:val="FF0000"/>
          <w:rPrChange w:id="934" w:author="Michael Jennions" w:date="2020-08-04T00:46:00Z">
            <w:rPr>
              <w:rFonts w:ascii="Garamond" w:hAnsi="Garamond"/>
            </w:rPr>
          </w:rPrChange>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sidRPr="00421F6E">
        <w:rPr>
          <w:rFonts w:ascii="Garamond" w:hAnsi="Garamond"/>
          <w:color w:val="FF0000"/>
          <w:rPrChange w:id="935" w:author="Michael Jennions" w:date="2020-08-04T00:46:00Z">
            <w:rPr>
              <w:rFonts w:ascii="Garamond" w:hAnsi="Garamond"/>
            </w:rPr>
          </w:rPrChange>
        </w:rPr>
        <w:fldChar w:fldCharType="separate"/>
      </w:r>
      <w:r w:rsidR="0000262E" w:rsidRPr="00421F6E">
        <w:rPr>
          <w:rFonts w:ascii="Garamond" w:hAnsi="Garamond"/>
          <w:noProof/>
          <w:color w:val="FF0000"/>
          <w:rPrChange w:id="936" w:author="Michael Jennions" w:date="2020-08-04T00:46:00Z">
            <w:rPr>
              <w:rFonts w:ascii="Garamond" w:hAnsi="Garamond"/>
              <w:noProof/>
            </w:rPr>
          </w:rPrChange>
        </w:rPr>
        <w:t xml:space="preserve">(Smith &amp; Blumstein 2008; Moiron </w:t>
      </w:r>
      <w:r w:rsidR="0000262E" w:rsidRPr="00421F6E">
        <w:rPr>
          <w:rFonts w:ascii="Garamond" w:hAnsi="Garamond"/>
          <w:i/>
          <w:noProof/>
          <w:color w:val="FF0000"/>
          <w:rPrChange w:id="937" w:author="Michael Jennions" w:date="2020-08-04T00:46:00Z">
            <w:rPr>
              <w:rFonts w:ascii="Garamond" w:hAnsi="Garamond"/>
              <w:i/>
              <w:noProof/>
            </w:rPr>
          </w:rPrChange>
        </w:rPr>
        <w:t>et al.</w:t>
      </w:r>
      <w:r w:rsidR="0000262E" w:rsidRPr="00421F6E">
        <w:rPr>
          <w:rFonts w:ascii="Garamond" w:hAnsi="Garamond"/>
          <w:noProof/>
          <w:color w:val="FF0000"/>
          <w:rPrChange w:id="938" w:author="Michael Jennions" w:date="2020-08-04T00:46:00Z">
            <w:rPr>
              <w:rFonts w:ascii="Garamond" w:hAnsi="Garamond"/>
              <w:noProof/>
            </w:rPr>
          </w:rPrChange>
        </w:rPr>
        <w:t xml:space="preserve"> 2020)</w:t>
      </w:r>
      <w:r w:rsidR="0000262E" w:rsidRPr="00421F6E">
        <w:rPr>
          <w:rFonts w:ascii="Garamond" w:hAnsi="Garamond"/>
          <w:color w:val="FF0000"/>
          <w:rPrChange w:id="939" w:author="Michael Jennions" w:date="2020-08-04T00:46:00Z">
            <w:rPr>
              <w:rFonts w:ascii="Garamond" w:hAnsi="Garamond"/>
            </w:rPr>
          </w:rPrChange>
        </w:rPr>
        <w:fldChar w:fldCharType="end"/>
      </w:r>
      <w:r w:rsidRPr="00421F6E">
        <w:rPr>
          <w:rFonts w:ascii="Garamond" w:hAnsi="Garamond"/>
          <w:color w:val="FF0000"/>
          <w:rPrChange w:id="940" w:author="Michael Jennions" w:date="2020-08-04T00:46:00Z">
            <w:rPr>
              <w:rFonts w:ascii="Garamond" w:hAnsi="Garamond"/>
            </w:rPr>
          </w:rPrChange>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421F6E">
        <w:rPr>
          <w:rFonts w:ascii="Garamond" w:hAnsi="Garamond"/>
          <w:color w:val="FF0000"/>
          <w:rPrChange w:id="941" w:author="Michael Jennions" w:date="2020-08-04T00:46:00Z">
            <w:rPr>
              <w:rFonts w:ascii="Garamond" w:hAnsi="Garamond"/>
            </w:rPr>
          </w:rPrChange>
        </w:rPr>
        <w:t xml:space="preserve">species with </w:t>
      </w:r>
      <w:r w:rsidRPr="00421F6E">
        <w:rPr>
          <w:rFonts w:ascii="Garamond" w:hAnsi="Garamond"/>
          <w:color w:val="FF0000"/>
          <w:rPrChange w:id="942" w:author="Michael Jennions" w:date="2020-08-04T00:46:00Z">
            <w:rPr>
              <w:rFonts w:ascii="Garamond" w:hAnsi="Garamond"/>
            </w:rPr>
          </w:rPrChange>
        </w:rPr>
        <w:t xml:space="preserve">larger males trade-off </w:t>
      </w:r>
      <w:r w:rsidR="00C666D2" w:rsidRPr="00421F6E">
        <w:rPr>
          <w:rFonts w:ascii="Garamond" w:hAnsi="Garamond"/>
          <w:color w:val="FF0000"/>
          <w:rPrChange w:id="943" w:author="Michael Jennions" w:date="2020-08-04T00:46:00Z">
            <w:rPr>
              <w:rFonts w:ascii="Garamond" w:hAnsi="Garamond"/>
            </w:rPr>
          </w:rPrChange>
        </w:rPr>
        <w:t>‘shy’</w:t>
      </w:r>
      <w:r w:rsidRPr="00421F6E">
        <w:rPr>
          <w:rFonts w:ascii="Garamond" w:hAnsi="Garamond"/>
          <w:color w:val="FF0000"/>
          <w:rPrChange w:id="944" w:author="Michael Jennions" w:date="2020-08-04T00:46:00Z">
            <w:rPr>
              <w:rFonts w:ascii="Garamond" w:hAnsi="Garamond"/>
            </w:rPr>
          </w:rPrChange>
        </w:rPr>
        <w:t xml:space="preserve"> behaviour for larger body size. </w:t>
      </w:r>
      <w:r w:rsidR="00C666D2" w:rsidRPr="00421F6E">
        <w:rPr>
          <w:rFonts w:ascii="Garamond" w:hAnsi="Garamond"/>
          <w:color w:val="FF0000"/>
          <w:rPrChange w:id="945" w:author="Michael Jennions" w:date="2020-08-04T00:46:00Z">
            <w:rPr>
              <w:rFonts w:ascii="Garamond" w:hAnsi="Garamond"/>
            </w:rPr>
          </w:rPrChange>
        </w:rPr>
        <w:t xml:space="preserve">Larger animals are less likely to suffer mortality from predation, but also require more food to fuel their bigger bodies, thus need to feed more often and cannot play it safe. </w:t>
      </w:r>
      <w:r w:rsidRPr="00421F6E">
        <w:rPr>
          <w:rFonts w:ascii="Garamond" w:hAnsi="Garamond"/>
          <w:color w:val="FF0000"/>
          <w:rPrChange w:id="946" w:author="Michael Jennions" w:date="2020-08-04T00:46:00Z">
            <w:rPr>
              <w:rFonts w:ascii="Garamond" w:hAnsi="Garamond"/>
            </w:rPr>
          </w:rPrChange>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421F6E">
        <w:rPr>
          <w:rFonts w:ascii="Garamond" w:hAnsi="Garamond"/>
          <w:color w:val="FF0000"/>
          <w:rPrChange w:id="947" w:author="Michael Jennions" w:date="2020-08-04T00:46:00Z">
            <w:rPr>
              <w:rFonts w:ascii="Garamond" w:hAnsi="Garamond"/>
            </w:rPr>
          </w:rPrChange>
        </w:rPr>
        <w:fldChar w:fldCharType="begin" w:fldLock="1"/>
      </w:r>
      <w:r w:rsidR="004923C5" w:rsidRPr="00421F6E">
        <w:rPr>
          <w:rFonts w:ascii="Garamond" w:hAnsi="Garamond"/>
          <w:color w:val="FF0000"/>
          <w:rPrChange w:id="948" w:author="Michael Jennions" w:date="2020-08-04T00:46:00Z">
            <w:rPr>
              <w:rFonts w:ascii="Garamond" w:hAnsi="Garamond"/>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421F6E">
        <w:rPr>
          <w:rFonts w:ascii="Garamond" w:hAnsi="Garamond"/>
          <w:color w:val="FF0000"/>
          <w:rPrChange w:id="949" w:author="Michael Jennions" w:date="2020-08-04T00:46:00Z">
            <w:rPr>
              <w:rFonts w:ascii="Garamond" w:hAnsi="Garamond"/>
            </w:rPr>
          </w:rPrChange>
        </w:rPr>
        <w:fldChar w:fldCharType="separate"/>
      </w:r>
      <w:r w:rsidR="004923C5" w:rsidRPr="00421F6E">
        <w:rPr>
          <w:rFonts w:ascii="Garamond" w:hAnsi="Garamond"/>
          <w:noProof/>
          <w:color w:val="FF0000"/>
          <w:rPrChange w:id="950" w:author="Michael Jennions" w:date="2020-08-04T00:46:00Z">
            <w:rPr>
              <w:rFonts w:ascii="Garamond" w:hAnsi="Garamond"/>
              <w:noProof/>
            </w:rPr>
          </w:rPrChange>
        </w:rPr>
        <w:t>(Darwin 1871)</w:t>
      </w:r>
      <w:r w:rsidR="004923C5" w:rsidRPr="00421F6E">
        <w:rPr>
          <w:rFonts w:ascii="Garamond" w:hAnsi="Garamond"/>
          <w:color w:val="FF0000"/>
          <w:rPrChange w:id="951" w:author="Michael Jennions" w:date="2020-08-04T00:46:00Z">
            <w:rPr>
              <w:rFonts w:ascii="Garamond" w:hAnsi="Garamond"/>
            </w:rPr>
          </w:rPrChange>
        </w:rPr>
        <w:fldChar w:fldCharType="end"/>
      </w:r>
      <w:r w:rsidRPr="00421F6E">
        <w:rPr>
          <w:rFonts w:ascii="Garamond" w:hAnsi="Garamond"/>
          <w:color w:val="FF0000"/>
          <w:rPrChange w:id="952" w:author="Michael Jennions" w:date="2020-08-04T00:46:00Z">
            <w:rPr>
              <w:rFonts w:ascii="Garamond" w:hAnsi="Garamond"/>
            </w:rPr>
          </w:rPrChange>
        </w:rPr>
        <w:t xml:space="preserve">). </w:t>
      </w:r>
      <w:r w:rsidR="00C666D2" w:rsidRPr="00421F6E">
        <w:rPr>
          <w:rFonts w:ascii="Garamond" w:hAnsi="Garamond"/>
          <w:color w:val="FF0000"/>
          <w:rPrChange w:id="953" w:author="Michael Jennions" w:date="2020-08-04T00:46:00Z">
            <w:rPr>
              <w:rFonts w:ascii="Garamond" w:hAnsi="Garamond"/>
            </w:rPr>
          </w:rPrChange>
        </w:rPr>
        <w:t xml:space="preserve">However, SSD encompasses several different forms of selection, not just sexual </w:t>
      </w:r>
      <w:r w:rsidR="006C7ED2" w:rsidRPr="00421F6E">
        <w:rPr>
          <w:rFonts w:ascii="Garamond" w:hAnsi="Garamond"/>
          <w:color w:val="FF0000"/>
          <w:rPrChange w:id="954" w:author="Michael Jennions" w:date="2020-08-04T00:46:00Z">
            <w:rPr>
              <w:rFonts w:ascii="Garamond" w:hAnsi="Garamond"/>
            </w:rPr>
          </w:rPrChange>
        </w:rPr>
        <w:t xml:space="preserve">selection </w:t>
      </w:r>
      <w:r w:rsidR="009074EF" w:rsidRPr="00421F6E">
        <w:rPr>
          <w:rFonts w:ascii="Garamond" w:hAnsi="Garamond"/>
          <w:color w:val="FF0000"/>
          <w:rPrChange w:id="955" w:author="Michael Jennions" w:date="2020-08-04T00:46:00Z">
            <w:rPr>
              <w:rFonts w:ascii="Garamond" w:hAnsi="Garamond"/>
            </w:rPr>
          </w:rPrChange>
        </w:rPr>
        <w:fldChar w:fldCharType="begin" w:fldLock="1"/>
      </w:r>
      <w:r w:rsidR="004923C5" w:rsidRPr="00421F6E">
        <w:rPr>
          <w:rFonts w:ascii="Garamond" w:hAnsi="Garamond"/>
          <w:color w:val="FF0000"/>
          <w:rPrChange w:id="956" w:author="Michael Jennions" w:date="2020-08-04T00:46:00Z">
            <w:rPr>
              <w:rFonts w:ascii="Garamond" w:hAnsi="Garamond"/>
            </w:rPr>
          </w:rPrChange>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421F6E">
        <w:rPr>
          <w:rFonts w:ascii="Garamond" w:hAnsi="Garamond"/>
          <w:color w:val="FF0000"/>
          <w:rPrChange w:id="957" w:author="Michael Jennions" w:date="2020-08-04T00:46:00Z">
            <w:rPr>
              <w:rFonts w:ascii="Garamond" w:hAnsi="Garamond"/>
            </w:rPr>
          </w:rPrChange>
        </w:rPr>
        <w:fldChar w:fldCharType="separate"/>
      </w:r>
      <w:r w:rsidR="009074EF" w:rsidRPr="00421F6E">
        <w:rPr>
          <w:rFonts w:ascii="Garamond" w:hAnsi="Garamond"/>
          <w:noProof/>
          <w:color w:val="FF0000"/>
          <w:rPrChange w:id="958" w:author="Michael Jennions" w:date="2020-08-04T00:46:00Z">
            <w:rPr>
              <w:rFonts w:ascii="Garamond" w:hAnsi="Garamond"/>
              <w:noProof/>
            </w:rPr>
          </w:rPrChange>
        </w:rPr>
        <w:t>(Blanckenhorn 2005)</w:t>
      </w:r>
      <w:r w:rsidR="009074EF" w:rsidRPr="00421F6E">
        <w:rPr>
          <w:rFonts w:ascii="Garamond" w:hAnsi="Garamond"/>
          <w:color w:val="FF0000"/>
          <w:rPrChange w:id="959" w:author="Michael Jennions" w:date="2020-08-04T00:46:00Z">
            <w:rPr>
              <w:rFonts w:ascii="Garamond" w:hAnsi="Garamond"/>
            </w:rPr>
          </w:rPrChange>
        </w:rPr>
        <w:fldChar w:fldCharType="end"/>
      </w:r>
      <w:r w:rsidR="006C7ED2" w:rsidRPr="00421F6E">
        <w:rPr>
          <w:rFonts w:ascii="Garamond" w:hAnsi="Garamond"/>
          <w:color w:val="FF0000"/>
          <w:rPrChange w:id="960" w:author="Michael Jennions" w:date="2020-08-04T00:46:00Z">
            <w:rPr>
              <w:rFonts w:ascii="Garamond" w:hAnsi="Garamond"/>
            </w:rPr>
          </w:rPrChange>
        </w:rPr>
        <w:t xml:space="preserve">. Because </w:t>
      </w:r>
      <w:r w:rsidR="00C666D2" w:rsidRPr="00421F6E">
        <w:rPr>
          <w:rFonts w:ascii="Garamond" w:hAnsi="Garamond"/>
          <w:color w:val="FF0000"/>
          <w:rPrChange w:id="961" w:author="Michael Jennions" w:date="2020-08-04T00:46:00Z">
            <w:rPr>
              <w:rFonts w:ascii="Garamond" w:hAnsi="Garamond"/>
            </w:rPr>
          </w:rPrChange>
        </w:rPr>
        <w:t>SSD did not interact significantly with trait variability</w:t>
      </w:r>
      <w:r w:rsidR="005060E3" w:rsidRPr="00421F6E">
        <w:rPr>
          <w:rFonts w:ascii="Garamond" w:hAnsi="Garamond"/>
          <w:color w:val="FF0000"/>
          <w:rPrChange w:id="962" w:author="Michael Jennions" w:date="2020-08-04T00:46:00Z">
            <w:rPr>
              <w:rFonts w:ascii="Garamond" w:hAnsi="Garamond"/>
            </w:rPr>
          </w:rPrChange>
        </w:rPr>
        <w:t>,</w:t>
      </w:r>
      <w:r w:rsidR="00C666D2" w:rsidRPr="00421F6E">
        <w:rPr>
          <w:rFonts w:ascii="Garamond" w:hAnsi="Garamond"/>
          <w:color w:val="FF0000"/>
          <w:rPrChange w:id="963" w:author="Michael Jennions" w:date="2020-08-04T00:46:00Z">
            <w:rPr>
              <w:rFonts w:ascii="Garamond" w:hAnsi="Garamond"/>
            </w:rPr>
          </w:rPrChange>
        </w:rPr>
        <w:t xml:space="preserve"> </w:t>
      </w:r>
      <w:r w:rsidR="005060E3" w:rsidRPr="00421F6E">
        <w:rPr>
          <w:rFonts w:ascii="Garamond" w:hAnsi="Garamond"/>
          <w:color w:val="FF0000"/>
          <w:rPrChange w:id="964" w:author="Michael Jennions" w:date="2020-08-04T00:46:00Z">
            <w:rPr>
              <w:rFonts w:ascii="Garamond" w:hAnsi="Garamond"/>
            </w:rPr>
          </w:rPrChange>
        </w:rPr>
        <w:t xml:space="preserve">the </w:t>
      </w:r>
      <w:r w:rsidR="00C666D2" w:rsidRPr="00421F6E">
        <w:rPr>
          <w:rFonts w:ascii="Garamond" w:hAnsi="Garamond"/>
          <w:color w:val="FF0000"/>
          <w:rPrChange w:id="965" w:author="Michael Jennions" w:date="2020-08-04T00:46:00Z">
            <w:rPr>
              <w:rFonts w:ascii="Garamond" w:hAnsi="Garamond"/>
            </w:rPr>
          </w:rPrChange>
        </w:rPr>
        <w:t xml:space="preserve">sex differences in </w:t>
      </w:r>
      <w:r w:rsidR="006C7ED2" w:rsidRPr="00421F6E">
        <w:rPr>
          <w:rFonts w:ascii="Garamond" w:hAnsi="Garamond"/>
          <w:color w:val="FF0000"/>
          <w:rPrChange w:id="966" w:author="Michael Jennions" w:date="2020-08-04T00:46:00Z">
            <w:rPr>
              <w:rFonts w:ascii="Garamond" w:hAnsi="Garamond"/>
            </w:rPr>
          </w:rPrChange>
        </w:rPr>
        <w:t xml:space="preserve">mean </w:t>
      </w:r>
      <w:r w:rsidR="00C666D2" w:rsidRPr="00421F6E">
        <w:rPr>
          <w:rFonts w:ascii="Garamond" w:hAnsi="Garamond"/>
          <w:color w:val="FF0000"/>
          <w:rPrChange w:id="967" w:author="Michael Jennions" w:date="2020-08-04T00:46:00Z">
            <w:rPr>
              <w:rFonts w:ascii="Garamond" w:hAnsi="Garamond"/>
            </w:rPr>
          </w:rPrChange>
        </w:rPr>
        <w:t>personalit</w:t>
      </w:r>
      <w:r w:rsidR="006C7ED2" w:rsidRPr="00421F6E">
        <w:rPr>
          <w:rFonts w:ascii="Garamond" w:hAnsi="Garamond"/>
          <w:color w:val="FF0000"/>
          <w:rPrChange w:id="968" w:author="Michael Jennions" w:date="2020-08-04T00:46:00Z">
            <w:rPr>
              <w:rFonts w:ascii="Garamond" w:hAnsi="Garamond"/>
            </w:rPr>
          </w:rPrChange>
        </w:rPr>
        <w:t>y expression</w:t>
      </w:r>
      <w:r w:rsidR="00C666D2" w:rsidRPr="00421F6E">
        <w:rPr>
          <w:rFonts w:ascii="Garamond" w:hAnsi="Garamond"/>
          <w:color w:val="FF0000"/>
          <w:rPrChange w:id="969" w:author="Michael Jennions" w:date="2020-08-04T00:46:00Z">
            <w:rPr>
              <w:rFonts w:ascii="Garamond" w:hAnsi="Garamond"/>
            </w:rPr>
          </w:rPrChange>
        </w:rPr>
        <w:t xml:space="preserve"> </w:t>
      </w:r>
      <w:r w:rsidR="00892661" w:rsidRPr="00421F6E">
        <w:rPr>
          <w:rFonts w:ascii="Garamond" w:hAnsi="Garamond"/>
          <w:color w:val="FF0000"/>
          <w:rPrChange w:id="970" w:author="Michael Jennions" w:date="2020-08-04T00:46:00Z">
            <w:rPr>
              <w:rFonts w:ascii="Garamond" w:hAnsi="Garamond"/>
            </w:rPr>
          </w:rPrChange>
        </w:rPr>
        <w:t xml:space="preserve">could </w:t>
      </w:r>
      <w:r w:rsidR="009074EF" w:rsidRPr="00421F6E">
        <w:rPr>
          <w:rFonts w:ascii="Garamond" w:hAnsi="Garamond"/>
          <w:color w:val="FF0000"/>
          <w:rPrChange w:id="971" w:author="Michael Jennions" w:date="2020-08-04T00:46:00Z">
            <w:rPr>
              <w:rFonts w:ascii="Garamond" w:hAnsi="Garamond"/>
            </w:rPr>
          </w:rPrChange>
        </w:rPr>
        <w:t>instead</w:t>
      </w:r>
      <w:r w:rsidR="00892661" w:rsidRPr="00421F6E">
        <w:rPr>
          <w:rFonts w:ascii="Garamond" w:hAnsi="Garamond"/>
          <w:color w:val="FF0000"/>
          <w:rPrChange w:id="972" w:author="Michael Jennions" w:date="2020-08-04T00:46:00Z">
            <w:rPr>
              <w:rFonts w:ascii="Garamond" w:hAnsi="Garamond"/>
            </w:rPr>
          </w:rPrChange>
        </w:rPr>
        <w:t xml:space="preserve"> be </w:t>
      </w:r>
      <w:r w:rsidR="002A3946" w:rsidRPr="00421F6E">
        <w:rPr>
          <w:rFonts w:ascii="Garamond" w:hAnsi="Garamond"/>
          <w:color w:val="FF0000"/>
          <w:rPrChange w:id="973" w:author="Michael Jennions" w:date="2020-08-04T00:46:00Z">
            <w:rPr>
              <w:rFonts w:ascii="Garamond" w:hAnsi="Garamond"/>
            </w:rPr>
          </w:rPrChange>
        </w:rPr>
        <w:t>explained by</w:t>
      </w:r>
      <w:r w:rsidR="009074EF" w:rsidRPr="00421F6E">
        <w:rPr>
          <w:rFonts w:ascii="Garamond" w:hAnsi="Garamond"/>
          <w:color w:val="FF0000"/>
          <w:rPrChange w:id="974" w:author="Michael Jennions" w:date="2020-08-04T00:46:00Z">
            <w:rPr>
              <w:rFonts w:ascii="Garamond" w:hAnsi="Garamond"/>
            </w:rPr>
          </w:rPrChange>
        </w:rPr>
        <w:t xml:space="preserve"> </w:t>
      </w:r>
      <w:r w:rsidR="0051582B" w:rsidRPr="00421F6E">
        <w:rPr>
          <w:rFonts w:ascii="Garamond" w:hAnsi="Garamond"/>
          <w:color w:val="FF0000"/>
          <w:rPrChange w:id="975" w:author="Michael Jennions" w:date="2020-08-04T00:46:00Z">
            <w:rPr>
              <w:rFonts w:ascii="Garamond" w:hAnsi="Garamond"/>
            </w:rPr>
          </w:rPrChange>
        </w:rPr>
        <w:t xml:space="preserve">adaptive, </w:t>
      </w:r>
      <w:r w:rsidR="00C666D2" w:rsidRPr="00421F6E">
        <w:rPr>
          <w:rFonts w:ascii="Garamond" w:hAnsi="Garamond"/>
          <w:color w:val="FF0000"/>
          <w:rPrChange w:id="976" w:author="Michael Jennions" w:date="2020-08-04T00:46:00Z">
            <w:rPr>
              <w:rFonts w:ascii="Garamond" w:hAnsi="Garamond"/>
            </w:rPr>
          </w:rPrChange>
        </w:rPr>
        <w:t>life-histor</w:t>
      </w:r>
      <w:r w:rsidR="005060E3" w:rsidRPr="00421F6E">
        <w:rPr>
          <w:rFonts w:ascii="Garamond" w:hAnsi="Garamond"/>
          <w:color w:val="FF0000"/>
          <w:rPrChange w:id="977" w:author="Michael Jennions" w:date="2020-08-04T00:46:00Z">
            <w:rPr>
              <w:rFonts w:ascii="Garamond" w:hAnsi="Garamond"/>
            </w:rPr>
          </w:rPrChange>
        </w:rPr>
        <w:t>y differences</w:t>
      </w:r>
      <w:r w:rsidR="00C666D2" w:rsidRPr="00421F6E">
        <w:rPr>
          <w:rFonts w:ascii="Garamond" w:hAnsi="Garamond"/>
          <w:color w:val="FF0000"/>
          <w:rPrChange w:id="978" w:author="Michael Jennions" w:date="2020-08-04T00:46:00Z">
            <w:rPr>
              <w:rFonts w:ascii="Garamond" w:hAnsi="Garamond"/>
            </w:rPr>
          </w:rPrChange>
        </w:rPr>
        <w:t xml:space="preserve">. </w:t>
      </w:r>
    </w:p>
    <w:p w14:paraId="43EC362F" w14:textId="77777777" w:rsidR="000C6F77" w:rsidRPr="00421F6E" w:rsidRDefault="000C6F77" w:rsidP="000C6F77">
      <w:pPr>
        <w:ind w:firstLine="360"/>
        <w:rPr>
          <w:rFonts w:ascii="Garamond" w:hAnsi="Garamond"/>
          <w:color w:val="FF0000"/>
          <w:rPrChange w:id="979" w:author="Michael Jennions" w:date="2020-08-04T00:46:00Z">
            <w:rPr>
              <w:rFonts w:ascii="Garamond" w:hAnsi="Garamond"/>
            </w:rPr>
          </w:rPrChange>
        </w:rPr>
      </w:pPr>
    </w:p>
    <w:p w14:paraId="6A0020DF" w14:textId="02DFDF3A" w:rsidR="000C6F77" w:rsidRPr="00421F6E" w:rsidRDefault="007D2733" w:rsidP="007D2733">
      <w:pPr>
        <w:ind w:firstLine="360"/>
        <w:rPr>
          <w:rFonts w:ascii="Garamond" w:hAnsi="Garamond"/>
          <w:color w:val="FF0000"/>
          <w:rPrChange w:id="980" w:author="Michael Jennions" w:date="2020-08-04T00:46:00Z">
            <w:rPr>
              <w:rFonts w:ascii="Garamond" w:hAnsi="Garamond"/>
            </w:rPr>
          </w:rPrChange>
        </w:rPr>
      </w:pPr>
      <w:r w:rsidRPr="00421F6E">
        <w:rPr>
          <w:rFonts w:ascii="Garamond" w:hAnsi="Garamond"/>
          <w:color w:val="FF0000"/>
          <w:rPrChange w:id="981" w:author="Michael Jennions" w:date="2020-08-04T00:46:00Z">
            <w:rPr>
              <w:rFonts w:ascii="Garamond" w:hAnsi="Garamond"/>
            </w:rPr>
          </w:rPrChange>
        </w:rPr>
        <w:t xml:space="preserve">Finally, phylogenetic </w:t>
      </w:r>
      <w:r w:rsidR="001141CE" w:rsidRPr="00421F6E">
        <w:rPr>
          <w:rFonts w:ascii="Garamond" w:hAnsi="Garamond"/>
          <w:color w:val="FF0000"/>
          <w:rPrChange w:id="982" w:author="Michael Jennions" w:date="2020-08-04T00:46:00Z">
            <w:rPr>
              <w:rFonts w:ascii="Garamond" w:hAnsi="Garamond"/>
            </w:rPr>
          </w:rPrChange>
        </w:rPr>
        <w:t>variance</w:t>
      </w:r>
      <w:r w:rsidRPr="00421F6E">
        <w:rPr>
          <w:rFonts w:ascii="Garamond" w:hAnsi="Garamond"/>
          <w:color w:val="FF0000"/>
          <w:rPrChange w:id="983" w:author="Michael Jennions" w:date="2020-08-04T00:46:00Z">
            <w:rPr>
              <w:rFonts w:ascii="Garamond" w:hAnsi="Garamond"/>
            </w:rPr>
          </w:rPrChange>
        </w:rPr>
        <w:t xml:space="preserve"> (</w:t>
      </w:r>
      <w:r w:rsidRPr="00421F6E">
        <w:rPr>
          <w:rFonts w:ascii="Garamond" w:hAnsi="Garamond"/>
          <w:i/>
          <w:color w:val="FF0000"/>
          <w:rPrChange w:id="984" w:author="Michael Jennions" w:date="2020-08-04T00:46:00Z">
            <w:rPr>
              <w:rFonts w:ascii="Garamond" w:hAnsi="Garamond"/>
              <w:i/>
            </w:rPr>
          </w:rPrChange>
        </w:rPr>
        <w:t>I</w:t>
      </w:r>
      <w:r w:rsidRPr="00421F6E">
        <w:rPr>
          <w:rFonts w:ascii="Garamond" w:hAnsi="Garamond"/>
          <w:color w:val="FF0000"/>
          <w:vertAlign w:val="superscript"/>
          <w:rPrChange w:id="985" w:author="Michael Jennions" w:date="2020-08-04T00:46:00Z">
            <w:rPr>
              <w:rFonts w:ascii="Garamond" w:hAnsi="Garamond"/>
              <w:vertAlign w:val="superscript"/>
            </w:rPr>
          </w:rPrChange>
        </w:rPr>
        <w:t>2</w:t>
      </w:r>
      <w:r w:rsidR="002A067B" w:rsidRPr="00421F6E">
        <w:rPr>
          <w:rFonts w:ascii="Garamond" w:hAnsi="Garamond"/>
          <w:color w:val="FF0000"/>
          <w:vertAlign w:val="subscript"/>
          <w:rPrChange w:id="986" w:author="Michael Jennions" w:date="2020-08-04T00:46:00Z">
            <w:rPr>
              <w:rFonts w:ascii="Garamond" w:hAnsi="Garamond"/>
              <w:vertAlign w:val="subscript"/>
            </w:rPr>
          </w:rPrChange>
        </w:rPr>
        <w:t>p</w:t>
      </w:r>
      <w:r w:rsidRPr="00421F6E">
        <w:rPr>
          <w:rFonts w:ascii="Garamond" w:hAnsi="Garamond"/>
          <w:color w:val="FF0000"/>
          <w:vertAlign w:val="subscript"/>
          <w:rPrChange w:id="987" w:author="Michael Jennions" w:date="2020-08-04T00:46:00Z">
            <w:rPr>
              <w:rFonts w:ascii="Garamond" w:hAnsi="Garamond"/>
              <w:vertAlign w:val="subscript"/>
            </w:rPr>
          </w:rPrChange>
        </w:rPr>
        <w:t>hylo</w:t>
      </w:r>
      <w:r w:rsidRPr="00421F6E">
        <w:rPr>
          <w:rFonts w:ascii="Garamond" w:hAnsi="Garamond"/>
          <w:color w:val="FF0000"/>
          <w:rPrChange w:id="988" w:author="Michael Jennions" w:date="2020-08-04T00:46:00Z">
            <w:rPr>
              <w:rFonts w:ascii="Garamond" w:hAnsi="Garamond"/>
            </w:rPr>
          </w:rPrChange>
        </w:rPr>
        <w:t xml:space="preserve">) explained a large proportion of variance </w:t>
      </w:r>
      <w:r w:rsidR="000C6F77" w:rsidRPr="00421F6E">
        <w:rPr>
          <w:rFonts w:ascii="Garamond" w:hAnsi="Garamond"/>
          <w:color w:val="FF0000"/>
          <w:rPrChange w:id="989" w:author="Michael Jennions" w:date="2020-08-04T00:46:00Z">
            <w:rPr>
              <w:rFonts w:ascii="Garamond" w:hAnsi="Garamond"/>
            </w:rPr>
          </w:rPrChange>
        </w:rPr>
        <w:t xml:space="preserve">for </w:t>
      </w:r>
      <w:r w:rsidRPr="00421F6E">
        <w:rPr>
          <w:rFonts w:ascii="Garamond" w:hAnsi="Garamond"/>
          <w:color w:val="FF0000"/>
          <w:rPrChange w:id="990" w:author="Michael Jennions" w:date="2020-08-04T00:46:00Z">
            <w:rPr>
              <w:rFonts w:ascii="Garamond" w:hAnsi="Garamond"/>
            </w:rPr>
          </w:rPrChange>
        </w:rPr>
        <w:t>personality variability</w:t>
      </w:r>
      <w:r w:rsidR="000C6F77" w:rsidRPr="00421F6E">
        <w:rPr>
          <w:rFonts w:ascii="Garamond" w:hAnsi="Garamond"/>
          <w:color w:val="FF0000"/>
          <w:rPrChange w:id="991" w:author="Michael Jennions" w:date="2020-08-04T00:46:00Z">
            <w:rPr>
              <w:rFonts w:ascii="Garamond" w:hAnsi="Garamond"/>
            </w:rPr>
          </w:rPrChange>
        </w:rPr>
        <w:t xml:space="preserve"> </w:t>
      </w:r>
      <w:r w:rsidRPr="00421F6E">
        <w:rPr>
          <w:rFonts w:ascii="Garamond" w:hAnsi="Garamond"/>
          <w:color w:val="FF0000"/>
          <w:rPrChange w:id="992" w:author="Michael Jennions" w:date="2020-08-04T00:46:00Z">
            <w:rPr>
              <w:rFonts w:ascii="Garamond" w:hAnsi="Garamond"/>
            </w:rPr>
          </w:rPrChange>
        </w:rPr>
        <w:t>(</w:t>
      </w:r>
      <w:r w:rsidRPr="00421F6E">
        <w:rPr>
          <w:rFonts w:ascii="Garamond" w:hAnsi="Garamond"/>
          <w:i/>
          <w:color w:val="FF0000"/>
          <w:rPrChange w:id="993" w:author="Michael Jennions" w:date="2020-08-04T00:46:00Z">
            <w:rPr>
              <w:rFonts w:ascii="Garamond" w:hAnsi="Garamond"/>
              <w:i/>
            </w:rPr>
          </w:rPrChange>
        </w:rPr>
        <w:t>lnCVR</w:t>
      </w:r>
      <w:r w:rsidRPr="00421F6E">
        <w:rPr>
          <w:rFonts w:ascii="Garamond" w:hAnsi="Garamond"/>
          <w:color w:val="FF0000"/>
          <w:rPrChange w:id="994" w:author="Michael Jennions" w:date="2020-08-04T00:46:00Z">
            <w:rPr>
              <w:rFonts w:ascii="Garamond" w:hAnsi="Garamond"/>
            </w:rPr>
          </w:rPrChange>
        </w:rPr>
        <w:t xml:space="preserve">) </w:t>
      </w:r>
      <w:r w:rsidR="000C6F77" w:rsidRPr="00421F6E">
        <w:rPr>
          <w:rFonts w:ascii="Garamond" w:hAnsi="Garamond"/>
          <w:color w:val="FF0000"/>
          <w:rPrChange w:id="995" w:author="Michael Jennions" w:date="2020-08-04T00:46:00Z">
            <w:rPr>
              <w:rFonts w:ascii="Garamond" w:hAnsi="Garamond"/>
            </w:rPr>
          </w:rPrChange>
        </w:rPr>
        <w:t xml:space="preserve">in </w:t>
      </w:r>
      <w:r w:rsidRPr="00421F6E">
        <w:rPr>
          <w:rFonts w:ascii="Garamond" w:hAnsi="Garamond"/>
          <w:color w:val="FF0000"/>
          <w:rPrChange w:id="996" w:author="Michael Jennions" w:date="2020-08-04T00:46:00Z">
            <w:rPr>
              <w:rFonts w:ascii="Garamond" w:hAnsi="Garamond"/>
            </w:rPr>
          </w:rPrChange>
        </w:rPr>
        <w:t xml:space="preserve">both </w:t>
      </w:r>
      <w:r w:rsidR="000C6F77" w:rsidRPr="00421F6E">
        <w:rPr>
          <w:rFonts w:ascii="Garamond" w:hAnsi="Garamond"/>
          <w:color w:val="FF0000"/>
          <w:rPrChange w:id="997" w:author="Michael Jennions" w:date="2020-08-04T00:46:00Z">
            <w:rPr>
              <w:rFonts w:ascii="Garamond" w:hAnsi="Garamond"/>
            </w:rPr>
          </w:rPrChange>
        </w:rPr>
        <w:t>birds and mammals</w:t>
      </w:r>
      <w:r w:rsidRPr="00421F6E">
        <w:rPr>
          <w:rFonts w:ascii="Garamond" w:hAnsi="Garamond"/>
          <w:color w:val="FF0000"/>
          <w:rPrChange w:id="998" w:author="Michael Jennions" w:date="2020-08-04T00:46:00Z">
            <w:rPr>
              <w:rFonts w:ascii="Garamond" w:hAnsi="Garamond"/>
            </w:rPr>
          </w:rPrChange>
        </w:rPr>
        <w:t xml:space="preserve">. This would suggest that variability in personality traits are heritable in endotherms and not ectotherms (Supplementary Table S1). </w:t>
      </w:r>
      <w:r w:rsidR="007C4E8B" w:rsidRPr="00421F6E">
        <w:rPr>
          <w:rFonts w:ascii="Garamond" w:hAnsi="Garamond"/>
          <w:color w:val="FF0000"/>
          <w:rPrChange w:id="999" w:author="Michael Jennions" w:date="2020-08-04T00:46:00Z">
            <w:rPr>
              <w:rFonts w:ascii="Garamond" w:hAnsi="Garamond"/>
            </w:rPr>
          </w:rPrChange>
        </w:rPr>
        <w:t>P</w:t>
      </w:r>
      <w:r w:rsidR="001141CE" w:rsidRPr="00421F6E">
        <w:rPr>
          <w:rFonts w:ascii="Garamond" w:hAnsi="Garamond"/>
          <w:color w:val="FF0000"/>
          <w:rPrChange w:id="1000" w:author="Michael Jennions" w:date="2020-08-04T00:46:00Z">
            <w:rPr>
              <w:rFonts w:ascii="Garamond" w:hAnsi="Garamond"/>
            </w:rPr>
          </w:rPrChange>
        </w:rPr>
        <w:t xml:space="preserve">ersonality behaviours </w:t>
      </w:r>
      <w:r w:rsidR="007C4E8B" w:rsidRPr="00421F6E">
        <w:rPr>
          <w:rFonts w:ascii="Garamond" w:hAnsi="Garamond"/>
          <w:color w:val="FF0000"/>
          <w:rPrChange w:id="1001" w:author="Michael Jennions" w:date="2020-08-04T00:46:00Z">
            <w:rPr>
              <w:rFonts w:ascii="Garamond" w:hAnsi="Garamond"/>
            </w:rPr>
          </w:rPrChange>
        </w:rPr>
        <w:t>are</w:t>
      </w:r>
      <w:r w:rsidR="001141CE" w:rsidRPr="00421F6E">
        <w:rPr>
          <w:rFonts w:ascii="Garamond" w:hAnsi="Garamond"/>
          <w:color w:val="FF0000"/>
          <w:rPrChange w:id="1002" w:author="Michael Jennions" w:date="2020-08-04T00:46:00Z">
            <w:rPr>
              <w:rFonts w:ascii="Garamond" w:hAnsi="Garamond"/>
            </w:rPr>
          </w:rPrChange>
        </w:rPr>
        <w:t xml:space="preserve"> heritable </w:t>
      </w:r>
      <w:r w:rsidR="004923C5" w:rsidRPr="00421F6E">
        <w:rPr>
          <w:rFonts w:ascii="Garamond" w:hAnsi="Garamond"/>
          <w:color w:val="FF0000"/>
          <w:rPrChange w:id="1003" w:author="Michael Jennions" w:date="2020-08-04T00:46:00Z">
            <w:rPr>
              <w:rFonts w:ascii="Garamond" w:hAnsi="Garamond"/>
            </w:rPr>
          </w:rPrChange>
        </w:rPr>
        <w:fldChar w:fldCharType="begin" w:fldLock="1"/>
      </w:r>
      <w:r w:rsidR="004923C5" w:rsidRPr="00421F6E">
        <w:rPr>
          <w:rFonts w:ascii="Garamond" w:hAnsi="Garamond"/>
          <w:color w:val="FF0000"/>
          <w:rPrChange w:id="1004" w:author="Michael Jennions" w:date="2020-08-04T00:46:00Z">
            <w:rPr>
              <w:rFonts w:ascii="Garamond" w:hAnsi="Garamond"/>
            </w:rPr>
          </w:rPrChange>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421F6E">
        <w:rPr>
          <w:rFonts w:ascii="Garamond" w:hAnsi="Garamond"/>
          <w:color w:val="FF0000"/>
          <w:rPrChange w:id="1005" w:author="Michael Jennions" w:date="2020-08-04T00:46:00Z">
            <w:rPr>
              <w:rFonts w:ascii="Garamond" w:hAnsi="Garamond"/>
            </w:rPr>
          </w:rPrChange>
        </w:rPr>
        <w:fldChar w:fldCharType="separate"/>
      </w:r>
      <w:r w:rsidR="004923C5" w:rsidRPr="00421F6E">
        <w:rPr>
          <w:rFonts w:ascii="Garamond" w:hAnsi="Garamond"/>
          <w:noProof/>
          <w:color w:val="FF0000"/>
          <w:rPrChange w:id="1006" w:author="Michael Jennions" w:date="2020-08-04T00:46:00Z">
            <w:rPr>
              <w:rFonts w:ascii="Garamond" w:hAnsi="Garamond"/>
              <w:noProof/>
            </w:rPr>
          </w:rPrChange>
        </w:rPr>
        <w:t xml:space="preserve">(Dochtermann </w:t>
      </w:r>
      <w:r w:rsidR="004923C5" w:rsidRPr="00421F6E">
        <w:rPr>
          <w:rFonts w:ascii="Garamond" w:hAnsi="Garamond"/>
          <w:i/>
          <w:noProof/>
          <w:color w:val="FF0000"/>
          <w:rPrChange w:id="1007" w:author="Michael Jennions" w:date="2020-08-04T00:46:00Z">
            <w:rPr>
              <w:rFonts w:ascii="Garamond" w:hAnsi="Garamond"/>
              <w:i/>
              <w:noProof/>
            </w:rPr>
          </w:rPrChange>
        </w:rPr>
        <w:t>et al.</w:t>
      </w:r>
      <w:r w:rsidR="004923C5" w:rsidRPr="00421F6E">
        <w:rPr>
          <w:rFonts w:ascii="Garamond" w:hAnsi="Garamond"/>
          <w:noProof/>
          <w:color w:val="FF0000"/>
          <w:rPrChange w:id="1008" w:author="Michael Jennions" w:date="2020-08-04T00:46:00Z">
            <w:rPr>
              <w:rFonts w:ascii="Garamond" w:hAnsi="Garamond"/>
              <w:noProof/>
            </w:rPr>
          </w:rPrChange>
        </w:rPr>
        <w:t xml:space="preserve"> 2014)</w:t>
      </w:r>
      <w:r w:rsidR="004923C5" w:rsidRPr="00421F6E">
        <w:rPr>
          <w:rFonts w:ascii="Garamond" w:hAnsi="Garamond"/>
          <w:color w:val="FF0000"/>
          <w:rPrChange w:id="1009" w:author="Michael Jennions" w:date="2020-08-04T00:46:00Z">
            <w:rPr>
              <w:rFonts w:ascii="Garamond" w:hAnsi="Garamond"/>
            </w:rPr>
          </w:rPrChange>
        </w:rPr>
        <w:fldChar w:fldCharType="end"/>
      </w:r>
      <w:r w:rsidR="007C4E8B" w:rsidRPr="00421F6E">
        <w:rPr>
          <w:rFonts w:ascii="Garamond" w:hAnsi="Garamond"/>
          <w:color w:val="FF0000"/>
          <w:rPrChange w:id="1010" w:author="Michael Jennions" w:date="2020-08-04T00:46:00Z">
            <w:rPr>
              <w:rFonts w:ascii="Garamond" w:hAnsi="Garamond"/>
            </w:rPr>
          </w:rPrChange>
        </w:rPr>
        <w:t>, so a</w:t>
      </w:r>
      <w:r w:rsidR="001141CE" w:rsidRPr="00421F6E">
        <w:rPr>
          <w:rFonts w:ascii="Garamond" w:hAnsi="Garamond"/>
          <w:color w:val="FF0000"/>
          <w:rPrChange w:id="1011" w:author="Michael Jennions" w:date="2020-08-04T00:46:00Z">
            <w:rPr>
              <w:rFonts w:ascii="Garamond" w:hAnsi="Garamond"/>
            </w:rPr>
          </w:rPrChange>
        </w:rPr>
        <w:t xml:space="preserve">ssortative mating or mate choice for similar personality types could potentially allow variation in personality traits to persist, while </w:t>
      </w:r>
      <w:r w:rsidR="001141CE" w:rsidRPr="00421F6E">
        <w:rPr>
          <w:rFonts w:ascii="Garamond" w:hAnsi="Garamond"/>
          <w:color w:val="FF0000"/>
          <w:rPrChange w:id="1012" w:author="Michael Jennions" w:date="2020-08-04T00:46:00Z">
            <w:rPr>
              <w:rFonts w:ascii="Garamond" w:hAnsi="Garamond"/>
            </w:rPr>
          </w:rPrChange>
        </w:rPr>
        <w:lastRenderedPageBreak/>
        <w:t xml:space="preserve">keeping means and their variances relatively similar for both males and females </w:t>
      </w:r>
      <w:r w:rsidR="004923C5" w:rsidRPr="00421F6E">
        <w:rPr>
          <w:rFonts w:ascii="Garamond" w:hAnsi="Garamond"/>
          <w:color w:val="FF0000"/>
          <w:rPrChange w:id="1013" w:author="Michael Jennions" w:date="2020-08-04T00:46:00Z">
            <w:rPr>
              <w:rFonts w:ascii="Garamond" w:hAnsi="Garamond"/>
            </w:rPr>
          </w:rPrChange>
        </w:rPr>
        <w:fldChar w:fldCharType="begin" w:fldLock="1"/>
      </w:r>
      <w:r w:rsidR="004923C5" w:rsidRPr="00421F6E">
        <w:rPr>
          <w:rFonts w:ascii="Garamond" w:hAnsi="Garamond"/>
          <w:color w:val="FF0000"/>
          <w:rPrChange w:id="1014" w:author="Michael Jennions" w:date="2020-08-04T00:46:00Z">
            <w:rPr>
              <w:rFonts w:ascii="Garamond" w:hAnsi="Garamond"/>
            </w:rPr>
          </w:rPrChange>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421F6E">
        <w:rPr>
          <w:rFonts w:ascii="Garamond" w:hAnsi="Garamond"/>
          <w:color w:val="FF0000"/>
          <w:rPrChange w:id="1015" w:author="Michael Jennions" w:date="2020-08-04T00:46:00Z">
            <w:rPr>
              <w:rFonts w:ascii="Garamond" w:hAnsi="Garamond"/>
            </w:rPr>
          </w:rPrChange>
        </w:rPr>
        <w:fldChar w:fldCharType="separate"/>
      </w:r>
      <w:r w:rsidR="004923C5" w:rsidRPr="00421F6E">
        <w:rPr>
          <w:rFonts w:ascii="Garamond" w:hAnsi="Garamond"/>
          <w:noProof/>
          <w:color w:val="FF0000"/>
          <w:rPrChange w:id="1016" w:author="Michael Jennions" w:date="2020-08-04T00:46:00Z">
            <w:rPr>
              <w:rFonts w:ascii="Garamond" w:hAnsi="Garamond"/>
              <w:noProof/>
            </w:rPr>
          </w:rPrChange>
        </w:rPr>
        <w:t xml:space="preserve">(Schuett </w:t>
      </w:r>
      <w:r w:rsidR="004923C5" w:rsidRPr="00421F6E">
        <w:rPr>
          <w:rFonts w:ascii="Garamond" w:hAnsi="Garamond"/>
          <w:i/>
          <w:noProof/>
          <w:color w:val="FF0000"/>
          <w:rPrChange w:id="1017" w:author="Michael Jennions" w:date="2020-08-04T00:46:00Z">
            <w:rPr>
              <w:rFonts w:ascii="Garamond" w:hAnsi="Garamond"/>
              <w:i/>
              <w:noProof/>
            </w:rPr>
          </w:rPrChange>
        </w:rPr>
        <w:t>et al.</w:t>
      </w:r>
      <w:r w:rsidR="004923C5" w:rsidRPr="00421F6E">
        <w:rPr>
          <w:rFonts w:ascii="Garamond" w:hAnsi="Garamond"/>
          <w:noProof/>
          <w:color w:val="FF0000"/>
          <w:rPrChange w:id="1018" w:author="Michael Jennions" w:date="2020-08-04T00:46:00Z">
            <w:rPr>
              <w:rFonts w:ascii="Garamond" w:hAnsi="Garamond"/>
              <w:noProof/>
            </w:rPr>
          </w:rPrChange>
        </w:rPr>
        <w:t xml:space="preserve"> 2010; Munson </w:t>
      </w:r>
      <w:r w:rsidR="004923C5" w:rsidRPr="00421F6E">
        <w:rPr>
          <w:rFonts w:ascii="Garamond" w:hAnsi="Garamond"/>
          <w:i/>
          <w:noProof/>
          <w:color w:val="FF0000"/>
          <w:rPrChange w:id="1019" w:author="Michael Jennions" w:date="2020-08-04T00:46:00Z">
            <w:rPr>
              <w:rFonts w:ascii="Garamond" w:hAnsi="Garamond"/>
              <w:i/>
              <w:noProof/>
            </w:rPr>
          </w:rPrChange>
        </w:rPr>
        <w:t>et al.</w:t>
      </w:r>
      <w:r w:rsidR="004923C5" w:rsidRPr="00421F6E">
        <w:rPr>
          <w:rFonts w:ascii="Garamond" w:hAnsi="Garamond"/>
          <w:noProof/>
          <w:color w:val="FF0000"/>
          <w:rPrChange w:id="1020" w:author="Michael Jennions" w:date="2020-08-04T00:46:00Z">
            <w:rPr>
              <w:rFonts w:ascii="Garamond" w:hAnsi="Garamond"/>
              <w:noProof/>
            </w:rPr>
          </w:rPrChange>
        </w:rPr>
        <w:t xml:space="preserve"> 2020)</w:t>
      </w:r>
      <w:r w:rsidR="004923C5" w:rsidRPr="00421F6E">
        <w:rPr>
          <w:rFonts w:ascii="Garamond" w:hAnsi="Garamond"/>
          <w:color w:val="FF0000"/>
          <w:rPrChange w:id="1021" w:author="Michael Jennions" w:date="2020-08-04T00:46:00Z">
            <w:rPr>
              <w:rFonts w:ascii="Garamond" w:hAnsi="Garamond"/>
            </w:rPr>
          </w:rPrChange>
        </w:rPr>
        <w:fldChar w:fldCharType="end"/>
      </w:r>
      <w:r w:rsidR="001141CE" w:rsidRPr="00421F6E">
        <w:rPr>
          <w:rFonts w:ascii="Garamond" w:hAnsi="Garamond"/>
          <w:color w:val="FF0000"/>
          <w:rPrChange w:id="1022" w:author="Michael Jennions" w:date="2020-08-04T00:46:00Z">
            <w:rPr>
              <w:rFonts w:ascii="Garamond" w:hAnsi="Garamond"/>
            </w:rPr>
          </w:rPrChange>
        </w:rPr>
        <w:t>.</w:t>
      </w:r>
    </w:p>
    <w:p w14:paraId="0AB7BCD0" w14:textId="77777777" w:rsidR="000C6F77" w:rsidRDefault="000C6F77" w:rsidP="005C69F2">
      <w:pPr>
        <w:rPr>
          <w:rFonts w:ascii="Garamond" w:hAnsi="Garamond"/>
          <w:b/>
          <w:bCs/>
        </w:rPr>
      </w:pPr>
    </w:p>
    <w:p w14:paraId="6E024D9C" w14:textId="77777777" w:rsidR="00B2071D" w:rsidRDefault="00B2071D" w:rsidP="005C69F2">
      <w:pPr>
        <w:rPr>
          <w:ins w:id="1023" w:author="Michael Jennions" w:date="2020-08-03T20:35:00Z"/>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ins w:id="1024" w:author="Michael Jennions" w:date="2020-07-20T21:02:00Z"/>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40A34B87" w:rsidR="005C69F2" w:rsidRDefault="005C69F2" w:rsidP="002609FE">
      <w:pPr>
        <w:ind w:firstLine="720"/>
        <w:contextualSpacing/>
        <w:rPr>
          <w:ins w:id="1025" w:author="Michael Jennions" w:date="2020-07-28T10:49:00Z"/>
          <w:rFonts w:ascii="Garamond" w:hAnsi="Garamond"/>
        </w:rPr>
      </w:pPr>
      <w:r>
        <w:rPr>
          <w:rFonts w:ascii="Garamond" w:hAnsi="Garamond"/>
        </w:rPr>
        <w:t xml:space="preserve">We conducted a systematic </w:t>
      </w:r>
      <w:del w:id="1026" w:author="Michael Jennions" w:date="2020-07-20T19:40:00Z">
        <w:r w:rsidDel="00537DAA">
          <w:rPr>
            <w:rFonts w:ascii="Garamond" w:hAnsi="Garamond"/>
          </w:rPr>
          <w:delText>review and</w:delText>
        </w:r>
        <w:r w:rsidRPr="00407717" w:rsidDel="00537DAA">
          <w:rPr>
            <w:rFonts w:ascii="Garamond" w:hAnsi="Garamond"/>
          </w:rPr>
          <w:delText xml:space="preserve"> meta-analysis by </w:delText>
        </w:r>
      </w:del>
      <w:del w:id="1027" w:author="Michael Jennions" w:date="2020-07-20T19:37:00Z">
        <w:r w:rsidDel="001731F7">
          <w:rPr>
            <w:rFonts w:ascii="Garamond" w:hAnsi="Garamond"/>
          </w:rPr>
          <w:delText xml:space="preserve">systematically </w:delText>
        </w:r>
      </w:del>
      <w:r>
        <w:rPr>
          <w:rFonts w:ascii="Garamond" w:hAnsi="Garamond"/>
        </w:rPr>
        <w:t>search</w:t>
      </w:r>
      <w:ins w:id="1028" w:author="Michael Jennions" w:date="2020-07-20T19:40:00Z">
        <w:r w:rsidR="00537DAA">
          <w:rPr>
            <w:rFonts w:ascii="Garamond" w:hAnsi="Garamond"/>
          </w:rPr>
          <w:t xml:space="preserve"> of </w:t>
        </w:r>
      </w:ins>
      <w:del w:id="1029" w:author="Michael Jennions" w:date="2020-07-20T19:40:00Z">
        <w:r w:rsidDel="00537DAA">
          <w:rPr>
            <w:rFonts w:ascii="Garamond" w:hAnsi="Garamond"/>
          </w:rPr>
          <w:delText>ing</w:delText>
        </w:r>
        <w:r w:rsidRPr="00407717" w:rsidDel="00537DAA">
          <w:rPr>
            <w:rFonts w:ascii="Garamond" w:hAnsi="Garamond"/>
          </w:rPr>
          <w:delText xml:space="preserve"> </w:delText>
        </w:r>
      </w:del>
      <w:r w:rsidRPr="00407717">
        <w:rPr>
          <w:rFonts w:ascii="Garamond" w:hAnsi="Garamond"/>
        </w:rPr>
        <w:t xml:space="preserve">the literature for empirical studies </w:t>
      </w:r>
      <w:ins w:id="1030" w:author="Michael Jennions" w:date="2020-07-20T19:37:00Z">
        <w:r w:rsidR="00537DAA">
          <w:rPr>
            <w:rFonts w:ascii="Garamond" w:hAnsi="Garamond"/>
          </w:rPr>
          <w:t xml:space="preserve">of wild animals </w:t>
        </w:r>
      </w:ins>
      <w:ins w:id="1031" w:author="Michael Jennions" w:date="2020-07-28T10:41:00Z">
        <w:r w:rsidR="00C510BD">
          <w:rPr>
            <w:rFonts w:ascii="Garamond" w:hAnsi="Garamond"/>
          </w:rPr>
          <w:t xml:space="preserve">that </w:t>
        </w:r>
      </w:ins>
      <w:r>
        <w:rPr>
          <w:rFonts w:ascii="Garamond" w:hAnsi="Garamond"/>
        </w:rPr>
        <w:t>quantify</w:t>
      </w:r>
      <w:del w:id="1032" w:author="Michael Jennions" w:date="2020-07-28T10:41:00Z">
        <w:r w:rsidDel="00C510BD">
          <w:rPr>
            <w:rFonts w:ascii="Garamond" w:hAnsi="Garamond"/>
          </w:rPr>
          <w:delText>ing</w:delText>
        </w:r>
      </w:del>
      <w:r w:rsidRPr="00407717">
        <w:rPr>
          <w:rFonts w:ascii="Garamond" w:hAnsi="Garamond"/>
        </w:rPr>
        <w:t xml:space="preserve"> </w:t>
      </w:r>
      <w:del w:id="1033" w:author="Michael Jennions" w:date="2020-07-20T19:37:00Z">
        <w:r w:rsidRPr="00407717" w:rsidDel="00537DAA">
          <w:rPr>
            <w:rFonts w:ascii="Garamond" w:hAnsi="Garamond"/>
          </w:rPr>
          <w:delText xml:space="preserve">animal </w:delText>
        </w:r>
      </w:del>
      <w:r w:rsidRPr="00407717">
        <w:rPr>
          <w:rFonts w:ascii="Garamond" w:hAnsi="Garamond"/>
        </w:rPr>
        <w:t xml:space="preserve">personality </w:t>
      </w:r>
      <w:del w:id="1034" w:author="Michael Jennions" w:date="2020-07-20T19:37:00Z">
        <w:r w:rsidDel="00537DAA">
          <w:rPr>
            <w:rFonts w:ascii="Garamond" w:hAnsi="Garamond"/>
          </w:rPr>
          <w:delText xml:space="preserve">behavioural </w:delText>
        </w:r>
      </w:del>
      <w:r w:rsidRPr="00407717">
        <w:rPr>
          <w:rFonts w:ascii="Garamond" w:hAnsi="Garamond"/>
        </w:rPr>
        <w:t>traits</w:t>
      </w:r>
      <w:ins w:id="1035" w:author="Michael Jennions" w:date="2020-07-28T10:45:00Z">
        <w:r w:rsidR="002609FE">
          <w:rPr>
            <w:rFonts w:ascii="Garamond" w:hAnsi="Garamond"/>
          </w:rPr>
          <w:t xml:space="preserve">, which </w:t>
        </w:r>
      </w:ins>
      <w:moveToRangeStart w:id="1036" w:author="Michael Jennions" w:date="2020-07-20T19:36:00Z" w:name="move46166234"/>
      <w:moveTo w:id="1037" w:author="Michael Jennions" w:date="2020-07-20T19:36:00Z">
        <w:del w:id="1038" w:author="Michael Jennions" w:date="2020-07-28T10:44:00Z">
          <w:r w:rsidR="001731F7" w:rsidDel="002609FE">
            <w:rPr>
              <w:rFonts w:ascii="Garamond" w:hAnsi="Garamond"/>
            </w:rPr>
            <w:delText>(</w:delText>
          </w:r>
        </w:del>
        <w:del w:id="1039" w:author="Michael Jennions" w:date="2020-07-28T10:40:00Z">
          <w:r w:rsidR="001731F7" w:rsidDel="00C510BD">
            <w:rPr>
              <w:rFonts w:ascii="Garamond" w:hAnsi="Garamond"/>
            </w:rPr>
            <w:delText>as classified by</w:delText>
          </w:r>
        </w:del>
        <w:del w:id="1040" w:author="Michael Jennions" w:date="2020-07-28T10:44:00Z">
          <w:r w:rsidR="001731F7" w:rsidDel="002609FE">
            <w:rPr>
              <w:rFonts w:ascii="Garamond" w:hAnsi="Garamond"/>
            </w:rPr>
            <w:delText xml:space="preserve"> </w:delText>
          </w:r>
          <w:commentRangeStart w:id="1041"/>
          <w:r w:rsidR="001731F7" w:rsidDel="002609FE">
            <w:rPr>
              <w:rFonts w:ascii="Garamond" w:hAnsi="Garamond"/>
            </w:rPr>
            <w:fldChar w:fldCharType="begin" w:fldLock="1"/>
          </w:r>
          <w:r w:rsidR="001731F7" w:rsidDel="002609FE">
            <w:rPr>
              <w:rFonts w:ascii="Garamond" w:hAnsi="Garamond"/>
            </w:rPr>
            <w:del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delInstrText>
          </w:r>
          <w:r w:rsidR="001731F7" w:rsidDel="002609FE">
            <w:rPr>
              <w:rFonts w:ascii="Garamond" w:hAnsi="Garamond"/>
            </w:rPr>
            <w:fldChar w:fldCharType="separate"/>
          </w:r>
          <w:r w:rsidR="001731F7" w:rsidRPr="004923C5" w:rsidDel="002609FE">
            <w:rPr>
              <w:rFonts w:ascii="Garamond" w:hAnsi="Garamond"/>
              <w:noProof/>
            </w:rPr>
            <w:delText xml:space="preserve">Sih </w:delText>
          </w:r>
          <w:r w:rsidR="001731F7" w:rsidRPr="004923C5" w:rsidDel="002609FE">
            <w:rPr>
              <w:rFonts w:ascii="Garamond" w:hAnsi="Garamond"/>
              <w:i/>
              <w:noProof/>
            </w:rPr>
            <w:delText>et al.</w:delText>
          </w:r>
          <w:r w:rsidR="001731F7" w:rsidRPr="004923C5" w:rsidDel="002609FE">
            <w:rPr>
              <w:rFonts w:ascii="Garamond" w:hAnsi="Garamond"/>
              <w:noProof/>
            </w:rPr>
            <w:delText xml:space="preserve"> 2004; Réale </w:delText>
          </w:r>
          <w:r w:rsidR="001731F7" w:rsidRPr="004923C5" w:rsidDel="002609FE">
            <w:rPr>
              <w:rFonts w:ascii="Garamond" w:hAnsi="Garamond"/>
              <w:i/>
              <w:noProof/>
            </w:rPr>
            <w:delText>et al.</w:delText>
          </w:r>
          <w:r w:rsidR="001731F7" w:rsidRPr="004923C5" w:rsidDel="002609FE">
            <w:rPr>
              <w:rFonts w:ascii="Garamond" w:hAnsi="Garamond"/>
              <w:noProof/>
            </w:rPr>
            <w:delText xml:space="preserve"> 2007)</w:delText>
          </w:r>
          <w:r w:rsidR="001731F7" w:rsidDel="002609FE">
            <w:rPr>
              <w:rFonts w:ascii="Garamond" w:hAnsi="Garamond"/>
            </w:rPr>
            <w:fldChar w:fldCharType="end"/>
          </w:r>
        </w:del>
      </w:moveTo>
      <w:commentRangeEnd w:id="1041"/>
      <w:del w:id="1042" w:author="Michael Jennions" w:date="2020-07-28T10:44:00Z">
        <w:r w:rsidR="002609FE" w:rsidDel="002609FE">
          <w:rPr>
            <w:rStyle w:val="CommentReference"/>
          </w:rPr>
          <w:commentReference w:id="1041"/>
        </w:r>
      </w:del>
      <w:moveTo w:id="1043" w:author="Michael Jennions" w:date="2020-07-20T19:36:00Z">
        <w:del w:id="1044" w:author="Michael Jennions" w:date="2020-07-20T19:37:00Z">
          <w:r w:rsidR="001731F7" w:rsidRPr="00407717" w:rsidDel="001731F7">
            <w:rPr>
              <w:rFonts w:ascii="Garamond" w:hAnsi="Garamond"/>
            </w:rPr>
            <w:delText xml:space="preserve">. </w:delText>
          </w:r>
        </w:del>
      </w:moveTo>
      <w:moveToRangeEnd w:id="1036"/>
      <w:del w:id="1045" w:author="Michael Jennions" w:date="2020-07-28T10:44:00Z">
        <w:r w:rsidDel="002609FE">
          <w:rPr>
            <w:rFonts w:ascii="Garamond" w:hAnsi="Garamond"/>
          </w:rPr>
          <w:delText xml:space="preserve"> </w:delText>
        </w:r>
      </w:del>
      <w:del w:id="1046" w:author="Michael Jennions" w:date="2020-07-20T19:47:00Z">
        <w:r w:rsidDel="00537DAA">
          <w:rPr>
            <w:rFonts w:ascii="Garamond" w:hAnsi="Garamond"/>
          </w:rPr>
          <w:delText xml:space="preserve">in </w:delText>
        </w:r>
      </w:del>
      <w:del w:id="1047" w:author="Michael Jennions" w:date="2020-07-28T10:44:00Z">
        <w:r w:rsidDel="002609FE">
          <w:rPr>
            <w:rFonts w:ascii="Garamond" w:hAnsi="Garamond"/>
          </w:rPr>
          <w:delText>males and females</w:delText>
        </w:r>
      </w:del>
      <w:ins w:id="1048" w:author="Michael Jennions" w:date="2020-07-20T21:39:00Z">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ins>
      <w:ins w:id="1049" w:author="Michael Jennions" w:date="2020-08-03T19:40:00Z">
        <w:r w:rsidR="006F48F9">
          <w:rPr>
            <w:rFonts w:ascii="Garamond" w:hAnsi="Garamond"/>
          </w:rPr>
          <w:t xml:space="preserve"> (</w:t>
        </w:r>
        <w:r w:rsidR="006F48F9" w:rsidRPr="006F48F9">
          <w:rPr>
            <w:rFonts w:ascii="Garamond" w:hAnsi="Garamond"/>
            <w:highlight w:val="yellow"/>
            <w:rPrChange w:id="1050" w:author="Michael Jennions" w:date="2020-08-03T19:40:00Z">
              <w:rPr>
                <w:rFonts w:ascii="Garamond" w:hAnsi="Garamond"/>
              </w:rPr>
            </w:rPrChange>
          </w:rPr>
          <w:t>REF</w:t>
        </w:r>
        <w:r w:rsidR="006F48F9">
          <w:rPr>
            <w:rFonts w:ascii="Garamond" w:hAnsi="Garamond"/>
          </w:rPr>
          <w:t>)</w:t>
        </w:r>
      </w:ins>
      <w:ins w:id="1051" w:author="Michael Jennions" w:date="2020-07-20T21:39:00Z">
        <w:r w:rsidR="00B4557F">
          <w:rPr>
            <w:rFonts w:ascii="Garamond" w:hAnsi="Garamond"/>
          </w:rPr>
          <w:t xml:space="preserve">. </w:t>
        </w:r>
      </w:ins>
      <w:ins w:id="1052" w:author="Michael Jennions" w:date="2020-08-03T19:42:00Z">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1053"/>
        <w:r w:rsidR="000F05DC">
          <w:rPr>
            <w:rFonts w:ascii="Garamond" w:hAnsi="Garamond"/>
          </w:rPr>
          <w:t>Table 4</w:t>
        </w:r>
      </w:ins>
      <w:commentRangeEnd w:id="1053"/>
      <w:ins w:id="1054" w:author="Michael Jennions" w:date="2020-08-03T23:08:00Z">
        <w:r w:rsidR="008E1066">
          <w:rPr>
            <w:rStyle w:val="CommentReference"/>
          </w:rPr>
          <w:commentReference w:id="1053"/>
        </w:r>
      </w:ins>
      <w:ins w:id="1055" w:author="Michael Jennions" w:date="2020-08-03T19:42:00Z">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ins>
      <w:ins w:id="1056" w:author="Michael Jennions" w:date="2020-07-28T10:45:00Z">
        <w:r w:rsidR="002609FE">
          <w:rPr>
            <w:rFonts w:ascii="Garamond" w:hAnsi="Garamond"/>
          </w:rPr>
          <w:t xml:space="preserve">e </w:t>
        </w:r>
      </w:ins>
      <w:ins w:id="1057" w:author="Michael Jennions" w:date="2020-08-03T19:42:00Z">
        <w:r w:rsidR="000F05DC">
          <w:rPr>
            <w:rFonts w:ascii="Garamond" w:hAnsi="Garamond"/>
          </w:rPr>
          <w:t xml:space="preserve">looked </w:t>
        </w:r>
      </w:ins>
      <w:ins w:id="1058" w:author="Michael Jennions" w:date="2020-07-28T10:45:00Z">
        <w:r w:rsidR="002609FE">
          <w:rPr>
            <w:rFonts w:ascii="Garamond" w:hAnsi="Garamond"/>
          </w:rPr>
          <w:t xml:space="preserve">for operational </w:t>
        </w:r>
      </w:ins>
      <w:ins w:id="1059" w:author="Michael Jennions" w:date="2020-07-28T11:01:00Z">
        <w:r w:rsidR="00233674">
          <w:rPr>
            <w:rFonts w:ascii="Garamond" w:hAnsi="Garamond"/>
          </w:rPr>
          <w:t xml:space="preserve">behavioural </w:t>
        </w:r>
      </w:ins>
      <w:ins w:id="1060" w:author="Michael Jennions" w:date="2020-07-28T10:45:00Z">
        <w:r w:rsidR="002609FE">
          <w:rPr>
            <w:rFonts w:ascii="Garamond" w:hAnsi="Garamond"/>
          </w:rPr>
          <w:t>measure</w:t>
        </w:r>
      </w:ins>
      <w:ins w:id="1061" w:author="Michael Jennions" w:date="2020-08-03T19:41:00Z">
        <w:r w:rsidR="000F05DC">
          <w:rPr>
            <w:rFonts w:ascii="Garamond" w:hAnsi="Garamond"/>
          </w:rPr>
          <w:t>s commonly</w:t>
        </w:r>
      </w:ins>
      <w:ins w:id="1062" w:author="Michael Jennions" w:date="2020-07-28T10:45:00Z">
        <w:r w:rsidR="002609FE">
          <w:rPr>
            <w:rFonts w:ascii="Garamond" w:hAnsi="Garamond"/>
          </w:rPr>
          <w:t xml:space="preserve"> used by those studying animal personality</w:t>
        </w:r>
      </w:ins>
      <w:ins w:id="1063" w:author="Michael Jennions" w:date="2020-07-28T10:46:00Z">
        <w:r w:rsidR="002609FE">
          <w:rPr>
            <w:rFonts w:ascii="Garamond" w:hAnsi="Garamond"/>
          </w:rPr>
          <w:t xml:space="preserve"> to quantify each of the five personality types</w:t>
        </w:r>
      </w:ins>
      <w:ins w:id="1064" w:author="Michael Jennions" w:date="2020-07-28T10:45:00Z">
        <w:r w:rsidR="002609FE">
          <w:rPr>
            <w:rFonts w:ascii="Garamond" w:hAnsi="Garamond"/>
          </w:rPr>
          <w:t xml:space="preserve">, such as </w:t>
        </w:r>
      </w:ins>
      <w:ins w:id="1065" w:author="Michael Jennions" w:date="2020-07-28T10:46:00Z">
        <w:r w:rsidR="002609FE">
          <w:rPr>
            <w:rFonts w:ascii="Garamond" w:hAnsi="Garamond"/>
          </w:rPr>
          <w:t>‘</w:t>
        </w:r>
      </w:ins>
      <w:ins w:id="1066" w:author="Michael Jennions" w:date="2020-07-28T10:45:00Z">
        <w:r w:rsidR="002609FE">
          <w:rPr>
            <w:rFonts w:ascii="Garamond" w:hAnsi="Garamond"/>
          </w:rPr>
          <w:t>hiding time</w:t>
        </w:r>
      </w:ins>
      <w:ins w:id="1067" w:author="Michael Jennions" w:date="2020-07-28T10:46:00Z">
        <w:r w:rsidR="002609FE">
          <w:rPr>
            <w:rFonts w:ascii="Garamond" w:hAnsi="Garamond"/>
          </w:rPr>
          <w:t>’</w:t>
        </w:r>
      </w:ins>
      <w:ins w:id="1068" w:author="Michael Jennions" w:date="2020-07-28T10:45:00Z">
        <w:r w:rsidR="002609FE">
          <w:rPr>
            <w:rFonts w:ascii="Garamond" w:hAnsi="Garamond"/>
          </w:rPr>
          <w:t xml:space="preserve"> as a </w:t>
        </w:r>
      </w:ins>
      <w:ins w:id="1069" w:author="Michael Jennions" w:date="2020-08-03T19:41:00Z">
        <w:r w:rsidR="000F05DC">
          <w:rPr>
            <w:rFonts w:ascii="Garamond" w:hAnsi="Garamond"/>
          </w:rPr>
          <w:t>index</w:t>
        </w:r>
      </w:ins>
      <w:ins w:id="1070" w:author="Michael Jennions" w:date="2020-07-28T10:45:00Z">
        <w:r w:rsidR="002609FE">
          <w:rPr>
            <w:rFonts w:ascii="Garamond" w:hAnsi="Garamond"/>
          </w:rPr>
          <w:t xml:space="preserve"> of boldness or </w:t>
        </w:r>
      </w:ins>
      <w:ins w:id="1071" w:author="Michael Jennions" w:date="2020-07-28T10:46:00Z">
        <w:r w:rsidR="002609FE">
          <w:rPr>
            <w:rFonts w:ascii="Garamond" w:hAnsi="Garamond"/>
          </w:rPr>
          <w:t>‘</w:t>
        </w:r>
      </w:ins>
      <w:ins w:id="1072" w:author="Michael Jennions" w:date="2020-07-28T10:45:00Z">
        <w:r w:rsidR="002609FE">
          <w:rPr>
            <w:rFonts w:ascii="Garamond" w:hAnsi="Garamond"/>
          </w:rPr>
          <w:t>distance moved</w:t>
        </w:r>
      </w:ins>
      <w:ins w:id="1073" w:author="Michael Jennions" w:date="2020-07-28T10:46:00Z">
        <w:r w:rsidR="002609FE">
          <w:rPr>
            <w:rFonts w:ascii="Garamond" w:hAnsi="Garamond"/>
          </w:rPr>
          <w:t>’</w:t>
        </w:r>
      </w:ins>
      <w:ins w:id="1074" w:author="Michael Jennions" w:date="2020-07-28T10:45:00Z">
        <w:r w:rsidR="002609FE">
          <w:rPr>
            <w:rFonts w:ascii="Garamond" w:hAnsi="Garamond"/>
          </w:rPr>
          <w:t xml:space="preserve"> as a</w:t>
        </w:r>
      </w:ins>
      <w:ins w:id="1075" w:author="Michael Jennions" w:date="2020-08-03T19:43:00Z">
        <w:r w:rsidR="000F05DC">
          <w:rPr>
            <w:rFonts w:ascii="Garamond" w:hAnsi="Garamond"/>
          </w:rPr>
          <w:t>n</w:t>
        </w:r>
      </w:ins>
      <w:ins w:id="1076" w:author="Michael Jennions" w:date="2020-07-28T10:45:00Z">
        <w:r w:rsidR="002609FE">
          <w:rPr>
            <w:rFonts w:ascii="Garamond" w:hAnsi="Garamond"/>
          </w:rPr>
          <w:t xml:space="preserve"> </w:t>
        </w:r>
      </w:ins>
      <w:ins w:id="1077" w:author="Michael Jennions" w:date="2020-08-03T19:41:00Z">
        <w:r w:rsidR="000F05DC">
          <w:rPr>
            <w:rFonts w:ascii="Garamond" w:hAnsi="Garamond"/>
          </w:rPr>
          <w:t>index</w:t>
        </w:r>
      </w:ins>
      <w:ins w:id="1078" w:author="Michael Jennions" w:date="2020-07-28T10:45:00Z">
        <w:r w:rsidR="002609FE">
          <w:rPr>
            <w:rFonts w:ascii="Garamond" w:hAnsi="Garamond"/>
          </w:rPr>
          <w:t xml:space="preserve"> of exploration (see  </w:t>
        </w:r>
        <w:commentRangeStart w:id="1079"/>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1079"/>
        <w:r w:rsidR="002609FE">
          <w:rPr>
            <w:rStyle w:val="CommentReference"/>
          </w:rPr>
          <w:commentReference w:id="1079"/>
        </w:r>
      </w:ins>
      <w:ins w:id="1080" w:author="Michael Jennions" w:date="2020-07-28T10:47:00Z">
        <w:r w:rsidR="002609FE">
          <w:rPr>
            <w:rFonts w:ascii="Garamond" w:hAnsi="Garamond"/>
          </w:rPr>
          <w:t xml:space="preserve">. </w:t>
        </w:r>
      </w:ins>
      <w:del w:id="1081" w:author="Michael Jennions" w:date="2020-07-20T21:39:00Z">
        <w:r w:rsidRPr="00407717" w:rsidDel="00B4557F">
          <w:rPr>
            <w:rFonts w:ascii="Garamond" w:hAnsi="Garamond"/>
          </w:rPr>
          <w:delText xml:space="preserve"> </w:delText>
        </w:r>
      </w:del>
      <w:moveFromRangeStart w:id="1082" w:author="Michael Jennions" w:date="2020-07-20T19:36:00Z" w:name="move46166234"/>
      <w:moveFrom w:id="1083" w:author="Michael Jennions" w:date="2020-07-20T19:36:00Z">
        <w:del w:id="1084" w:author="Michael Jennions" w:date="2020-08-03T19:43:00Z">
          <w:r w:rsidDel="000F05DC">
            <w:rPr>
              <w:rFonts w:ascii="Garamond" w:hAnsi="Garamond"/>
            </w:rPr>
            <w:delText xml:space="preserve">(as classified by </w:delText>
          </w:r>
          <w:r w:rsidR="000941A1" w:rsidDel="000F05DC">
            <w:rPr>
              <w:rFonts w:ascii="Garamond" w:hAnsi="Garamond"/>
            </w:rPr>
            <w:fldChar w:fldCharType="begin" w:fldLock="1"/>
          </w:r>
          <w:r w:rsidR="004923C5" w:rsidDel="000F05DC">
            <w:rPr>
              <w:rFonts w:ascii="Garamond" w:hAnsi="Garamond"/>
            </w:rPr>
            <w:del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delInstrText>
          </w:r>
          <w:r w:rsidR="000941A1" w:rsidDel="000F05DC">
            <w:rPr>
              <w:rFonts w:ascii="Garamond" w:hAnsi="Garamond"/>
            </w:rPr>
            <w:fldChar w:fldCharType="separate"/>
          </w:r>
          <w:r w:rsidR="004923C5" w:rsidRPr="004923C5" w:rsidDel="000F05DC">
            <w:rPr>
              <w:rFonts w:ascii="Garamond" w:hAnsi="Garamond"/>
              <w:noProof/>
            </w:rPr>
            <w:delText xml:space="preserve">Sih </w:delText>
          </w:r>
          <w:r w:rsidR="004923C5" w:rsidRPr="004923C5" w:rsidDel="000F05DC">
            <w:rPr>
              <w:rFonts w:ascii="Garamond" w:hAnsi="Garamond"/>
              <w:i/>
              <w:noProof/>
            </w:rPr>
            <w:delText>et al.</w:delText>
          </w:r>
          <w:r w:rsidR="004923C5" w:rsidRPr="004923C5" w:rsidDel="000F05DC">
            <w:rPr>
              <w:rFonts w:ascii="Garamond" w:hAnsi="Garamond"/>
              <w:noProof/>
            </w:rPr>
            <w:delText xml:space="preserve"> 2004; Réale </w:delText>
          </w:r>
          <w:r w:rsidR="004923C5" w:rsidRPr="004923C5" w:rsidDel="000F05DC">
            <w:rPr>
              <w:rFonts w:ascii="Garamond" w:hAnsi="Garamond"/>
              <w:i/>
              <w:noProof/>
            </w:rPr>
            <w:delText>et al.</w:delText>
          </w:r>
          <w:r w:rsidR="004923C5" w:rsidRPr="004923C5" w:rsidDel="000F05DC">
            <w:rPr>
              <w:rFonts w:ascii="Garamond" w:hAnsi="Garamond"/>
              <w:noProof/>
            </w:rPr>
            <w:delText xml:space="preserve"> 2007)</w:delText>
          </w:r>
          <w:r w:rsidR="000941A1" w:rsidDel="000F05DC">
            <w:rPr>
              <w:rFonts w:ascii="Garamond" w:hAnsi="Garamond"/>
            </w:rPr>
            <w:fldChar w:fldCharType="end"/>
          </w:r>
          <w:r w:rsidRPr="00407717" w:rsidDel="000F05DC">
            <w:rPr>
              <w:rFonts w:ascii="Garamond" w:hAnsi="Garamond"/>
            </w:rPr>
            <w:delText xml:space="preserve">. </w:delText>
          </w:r>
        </w:del>
      </w:moveFrom>
      <w:moveFromRangeEnd w:id="1082"/>
      <w:del w:id="1085" w:author="Michael Jennions" w:date="2020-07-28T10:47:00Z">
        <w:r w:rsidDel="002609FE">
          <w:rPr>
            <w:rFonts w:ascii="Garamond" w:hAnsi="Garamond"/>
          </w:rPr>
          <w:delText>W</w:delText>
        </w:r>
      </w:del>
      <w:del w:id="1086" w:author="Michael Jennions" w:date="2020-08-03T19:43:00Z">
        <w:r w:rsidDel="000F05DC">
          <w:rPr>
            <w:rFonts w:ascii="Garamond" w:hAnsi="Garamond"/>
          </w:rPr>
          <w:delText>e</w:delText>
        </w:r>
        <w:r w:rsidRPr="00AC6EE2" w:rsidDel="000F05DC">
          <w:rPr>
            <w:rFonts w:ascii="Garamond" w:hAnsi="Garamond"/>
          </w:rPr>
          <w:delText xml:space="preserve"> collected </w:delText>
        </w:r>
        <w:r w:rsidDel="000F05DC">
          <w:rPr>
            <w:rFonts w:ascii="Garamond" w:hAnsi="Garamond"/>
          </w:rPr>
          <w:delText>9,698</w:delText>
        </w:r>
        <w:r w:rsidRPr="00AC6EE2" w:rsidDel="000F05DC">
          <w:rPr>
            <w:rFonts w:ascii="Garamond" w:hAnsi="Garamond"/>
          </w:rPr>
          <w:delText xml:space="preserve"> </w:delText>
        </w:r>
        <w:r w:rsidDel="000F05DC">
          <w:rPr>
            <w:rFonts w:ascii="Garamond" w:hAnsi="Garamond"/>
          </w:rPr>
          <w:delText>records</w:delText>
        </w:r>
        <w:r w:rsidRPr="00AC6EE2" w:rsidDel="000F05DC">
          <w:rPr>
            <w:rFonts w:ascii="Garamond" w:hAnsi="Garamond"/>
          </w:rPr>
          <w:delText xml:space="preserve"> from </w:delText>
        </w:r>
      </w:del>
      <w:del w:id="1087" w:author="Michael Jennions" w:date="2020-07-20T19:38:00Z">
        <w:r w:rsidRPr="00AC6EE2" w:rsidDel="00537DAA">
          <w:rPr>
            <w:rFonts w:ascii="Garamond" w:hAnsi="Garamond"/>
          </w:rPr>
          <w:delText xml:space="preserve">both </w:delText>
        </w:r>
      </w:del>
      <w:del w:id="1088" w:author="Michael Jennions" w:date="2020-08-03T19:43:00Z">
        <w:r w:rsidDel="000F05DC">
          <w:rPr>
            <w:rFonts w:ascii="Garamond" w:hAnsi="Garamond"/>
          </w:rPr>
          <w:delText xml:space="preserve">ISI </w:delText>
        </w:r>
        <w:r w:rsidRPr="00AC6EE2" w:rsidDel="000F05DC">
          <w:rPr>
            <w:rFonts w:ascii="Garamond" w:hAnsi="Garamond"/>
          </w:rPr>
          <w:delText>Web of Science and S</w:delText>
        </w:r>
      </w:del>
      <w:del w:id="1089" w:author="Michael Jennions" w:date="2020-07-20T19:38:00Z">
        <w:r w:rsidRPr="00AC6EE2" w:rsidDel="00537DAA">
          <w:rPr>
            <w:rFonts w:ascii="Garamond" w:hAnsi="Garamond"/>
          </w:rPr>
          <w:delText xml:space="preserve">copus </w:delText>
        </w:r>
      </w:del>
      <w:del w:id="1090" w:author="Michael Jennions" w:date="2020-08-03T19:43:00Z">
        <w:r w:rsidRPr="00AC6EE2" w:rsidDel="000F05DC">
          <w:rPr>
            <w:rFonts w:ascii="Garamond" w:hAnsi="Garamond"/>
          </w:rPr>
          <w:delText>databases</w:delText>
        </w:r>
        <w:r w:rsidDel="000F05DC">
          <w:rPr>
            <w:rFonts w:ascii="Garamond" w:hAnsi="Garamond"/>
          </w:rPr>
          <w:delText xml:space="preserve"> on 11 </w:delText>
        </w:r>
      </w:del>
      <w:del w:id="1091" w:author="Michael Jennions" w:date="2020-07-28T10:45:00Z">
        <w:r w:rsidDel="002609FE">
          <w:rPr>
            <w:rFonts w:ascii="Garamond" w:hAnsi="Garamond"/>
          </w:rPr>
          <w:delText>December 2018</w:delText>
        </w:r>
      </w:del>
      <w:del w:id="1092" w:author="Michael Jennions" w:date="2020-07-20T19:40:00Z">
        <w:r w:rsidRPr="00AC6EE2" w:rsidDel="00537DAA">
          <w:rPr>
            <w:rFonts w:ascii="Garamond" w:hAnsi="Garamond"/>
          </w:rPr>
          <w:delText xml:space="preserve">, using </w:delText>
        </w:r>
      </w:del>
      <w:del w:id="1093" w:author="Michael Jennions" w:date="2020-08-03T19:42:00Z">
        <w:r w:rsidRPr="00AC6EE2" w:rsidDel="000F05DC">
          <w:rPr>
            <w:rFonts w:ascii="Garamond" w:hAnsi="Garamond"/>
          </w:rPr>
          <w:delText>primary and secondary keyword search</w:delText>
        </w:r>
        <w:r w:rsidDel="000F05DC">
          <w:rPr>
            <w:rFonts w:ascii="Garamond" w:hAnsi="Garamond"/>
          </w:rPr>
          <w:delText>es</w:delText>
        </w:r>
      </w:del>
      <w:del w:id="1094" w:author="Michael Jennions" w:date="2020-07-20T19:44:00Z">
        <w:r w:rsidDel="00537DAA">
          <w:rPr>
            <w:rFonts w:ascii="Garamond" w:hAnsi="Garamond"/>
          </w:rPr>
          <w:delText xml:space="preserve"> </w:delText>
        </w:r>
      </w:del>
      <w:ins w:id="1095" w:author="Michael Jennions" w:date="2020-07-28T10:47:00Z">
        <w:r w:rsidR="002609FE">
          <w:rPr>
            <w:rFonts w:ascii="Garamond" w:hAnsi="Garamond"/>
          </w:rPr>
          <w:t>Our</w:t>
        </w:r>
      </w:ins>
      <w:ins w:id="1096" w:author="Michael Jennions" w:date="2020-07-20T19:41:00Z">
        <w:r w:rsidR="00537DAA">
          <w:rPr>
            <w:rFonts w:ascii="Garamond" w:hAnsi="Garamond"/>
          </w:rPr>
          <w:t xml:space="preserve"> secondary searches </w:t>
        </w:r>
      </w:ins>
      <w:ins w:id="1097" w:author="Michael Jennions" w:date="2020-07-20T19:44:00Z">
        <w:r w:rsidR="00537DAA">
          <w:rPr>
            <w:rFonts w:ascii="Garamond" w:hAnsi="Garamond"/>
          </w:rPr>
          <w:t>were</w:t>
        </w:r>
      </w:ins>
      <w:ins w:id="1098" w:author="Michael Jennions" w:date="2020-07-20T19:41:00Z">
        <w:r w:rsidR="00537DAA">
          <w:rPr>
            <w:rFonts w:ascii="Garamond" w:hAnsi="Garamond"/>
          </w:rPr>
          <w:t xml:space="preserve"> designed to locate studies </w:t>
        </w:r>
      </w:ins>
      <w:ins w:id="1099" w:author="Michael Jennions" w:date="2020-07-20T19:45:00Z">
        <w:r w:rsidR="00537DAA">
          <w:rPr>
            <w:rFonts w:ascii="Garamond" w:hAnsi="Garamond"/>
          </w:rPr>
          <w:t>of</w:t>
        </w:r>
      </w:ins>
      <w:ins w:id="1100" w:author="Michael Jennions" w:date="2020-07-20T19:41:00Z">
        <w:r w:rsidR="00537DAA">
          <w:rPr>
            <w:rFonts w:ascii="Garamond" w:hAnsi="Garamond"/>
          </w:rPr>
          <w:t xml:space="preserve"> ‘personality-like</w:t>
        </w:r>
      </w:ins>
      <w:ins w:id="1101" w:author="Michael Jennions" w:date="2020-07-20T19:42:00Z">
        <w:r w:rsidR="00537DAA">
          <w:rPr>
            <w:rFonts w:ascii="Garamond" w:hAnsi="Garamond"/>
          </w:rPr>
          <w:t>’</w:t>
        </w:r>
      </w:ins>
      <w:ins w:id="1102" w:author="Michael Jennions" w:date="2020-07-20T19:41:00Z">
        <w:r w:rsidR="00537DAA">
          <w:rPr>
            <w:rFonts w:ascii="Garamond" w:hAnsi="Garamond"/>
          </w:rPr>
          <w:t xml:space="preserve"> behaviours</w:t>
        </w:r>
      </w:ins>
      <w:ins w:id="1103" w:author="Michael Jennions" w:date="2020-07-20T19:42:00Z">
        <w:r w:rsidR="00537DAA">
          <w:rPr>
            <w:rFonts w:ascii="Garamond" w:hAnsi="Garamond"/>
          </w:rPr>
          <w:t xml:space="preserve"> that </w:t>
        </w:r>
      </w:ins>
      <w:ins w:id="1104" w:author="Michael Jennions" w:date="2020-07-20T19:41:00Z">
        <w:r w:rsidR="00537DAA">
          <w:rPr>
            <w:rFonts w:ascii="Garamond" w:hAnsi="Garamond"/>
          </w:rPr>
          <w:t xml:space="preserve">were </w:t>
        </w:r>
      </w:ins>
      <w:ins w:id="1105" w:author="Michael Jennions" w:date="2020-08-03T19:44:00Z">
        <w:r w:rsidR="000F05DC">
          <w:rPr>
            <w:rFonts w:ascii="Garamond" w:hAnsi="Garamond"/>
          </w:rPr>
          <w:t xml:space="preserve">alternate </w:t>
        </w:r>
      </w:ins>
      <w:ins w:id="1106" w:author="Michael Jennions" w:date="2020-07-20T19:41:00Z">
        <w:r w:rsidR="00537DAA">
          <w:rPr>
            <w:rFonts w:ascii="Garamond" w:hAnsi="Garamond"/>
          </w:rPr>
          <w:t>measures of activity, aggression, boldness, exploration or sociality</w:t>
        </w:r>
      </w:ins>
      <w:ins w:id="1107" w:author="Michael Jennions" w:date="2020-07-20T19:42:00Z">
        <w:r w:rsidR="00537DAA">
          <w:rPr>
            <w:rFonts w:ascii="Garamond" w:hAnsi="Garamond"/>
          </w:rPr>
          <w:t>.</w:t>
        </w:r>
      </w:ins>
      <w:ins w:id="1108" w:author="Michael Jennions" w:date="2020-07-20T19:43:00Z">
        <w:r w:rsidR="00537DAA" w:rsidRPr="00537DAA">
          <w:rPr>
            <w:rFonts w:ascii="Garamond" w:hAnsi="Garamond"/>
          </w:rPr>
          <w:t xml:space="preserve"> </w:t>
        </w:r>
      </w:ins>
      <w:moveToRangeStart w:id="1109" w:author="Michael Jennions" w:date="2020-07-20T19:43:00Z" w:name="move46166604"/>
      <w:moveTo w:id="1110" w:author="Michael Jennions" w:date="2020-07-20T19:43:00Z">
        <w:r w:rsidR="00537DAA">
          <w:rPr>
            <w:rFonts w:ascii="Garamond" w:hAnsi="Garamond"/>
          </w:rPr>
          <w:t xml:space="preserve">We </w:t>
        </w:r>
        <w:del w:id="1111" w:author="Michael Jennions" w:date="2020-08-03T19:44:00Z">
          <w:r w:rsidR="00537DAA" w:rsidDel="000F05DC">
            <w:rPr>
              <w:rFonts w:ascii="Garamond" w:hAnsi="Garamond"/>
            </w:rPr>
            <w:delText>also</w:delText>
          </w:r>
        </w:del>
      </w:moveTo>
      <w:ins w:id="1112" w:author="Michael Jennions" w:date="2020-08-03T19:44:00Z">
        <w:r w:rsidR="000F05DC">
          <w:rPr>
            <w:rFonts w:ascii="Garamond" w:hAnsi="Garamond"/>
          </w:rPr>
          <w:t>then</w:t>
        </w:r>
      </w:ins>
      <w:moveTo w:id="1113" w:author="Michael Jennions" w:date="2020-07-20T19:43:00Z">
        <w:r w:rsidR="00537DAA">
          <w:rPr>
            <w:rFonts w:ascii="Garamond" w:hAnsi="Garamond"/>
          </w:rPr>
          <w:t xml:space="preserve"> conducted </w:t>
        </w:r>
      </w:moveTo>
      <w:ins w:id="1114" w:author="Michael Jennions" w:date="2020-08-03T19:44:00Z">
        <w:r w:rsidR="000F05DC">
          <w:rPr>
            <w:rFonts w:ascii="Garamond" w:hAnsi="Garamond"/>
          </w:rPr>
          <w:t xml:space="preserve">additional </w:t>
        </w:r>
      </w:ins>
      <w:moveTo w:id="1115" w:author="Michael Jennions" w:date="2020-07-20T19:43:00Z">
        <w:del w:id="1116" w:author="Michael Jennions" w:date="2020-07-28T10:48:00Z">
          <w:r w:rsidR="00537DAA" w:rsidDel="002609FE">
            <w:rPr>
              <w:rFonts w:ascii="Garamond" w:hAnsi="Garamond"/>
            </w:rPr>
            <w:delText xml:space="preserve">a </w:delText>
          </w:r>
        </w:del>
        <w:r w:rsidR="00537DAA">
          <w:rPr>
            <w:rFonts w:ascii="Garamond" w:hAnsi="Garamond"/>
          </w:rPr>
          <w:t>forward</w:t>
        </w:r>
        <w:del w:id="1117" w:author="Michael Jennions" w:date="2020-07-20T19:43:00Z">
          <w:r w:rsidR="00537DAA" w:rsidDel="00537DAA">
            <w:rPr>
              <w:rFonts w:ascii="Garamond" w:hAnsi="Garamond"/>
            </w:rPr>
            <w:delText>s</w:delText>
          </w:r>
        </w:del>
        <w:r w:rsidR="00537DAA">
          <w:rPr>
            <w:rFonts w:ascii="Garamond" w:hAnsi="Garamond"/>
          </w:rPr>
          <w:t xml:space="preserve"> citation search</w:t>
        </w:r>
      </w:moveTo>
      <w:ins w:id="1118" w:author="Michael Jennions" w:date="2020-08-03T19:43:00Z">
        <w:r w:rsidR="000F05DC">
          <w:rPr>
            <w:rFonts w:ascii="Garamond" w:hAnsi="Garamond"/>
          </w:rPr>
          <w:t>e</w:t>
        </w:r>
      </w:ins>
      <w:ins w:id="1119" w:author="Michael Jennions" w:date="2020-07-28T10:48:00Z">
        <w:r w:rsidR="002609FE">
          <w:rPr>
            <w:rFonts w:ascii="Garamond" w:hAnsi="Garamond"/>
          </w:rPr>
          <w:t>s</w:t>
        </w:r>
      </w:ins>
      <w:moveTo w:id="1120" w:author="Michael Jennions" w:date="2020-07-20T19:43:00Z">
        <w:r w:rsidR="00537DAA">
          <w:rPr>
            <w:rFonts w:ascii="Garamond" w:hAnsi="Garamond"/>
          </w:rPr>
          <w:t xml:space="preserve"> </w:t>
        </w:r>
        <w:del w:id="1121" w:author="Michael Jennions" w:date="2020-07-20T19:43:00Z">
          <w:r w:rsidR="00537DAA" w:rsidDel="00537DAA">
            <w:rPr>
              <w:rFonts w:ascii="Garamond" w:hAnsi="Garamond"/>
            </w:rPr>
            <w:delText>in</w:delText>
          </w:r>
        </w:del>
        <w:del w:id="1122" w:author="Michael Jennions" w:date="2020-08-03T19:44:00Z">
          <w:r w:rsidR="00537DAA" w:rsidDel="000F05DC">
            <w:rPr>
              <w:rFonts w:ascii="Garamond" w:hAnsi="Garamond"/>
            </w:rPr>
            <w:delText xml:space="preserve"> both databases </w:delText>
          </w:r>
        </w:del>
        <w:r w:rsidR="00537DAA">
          <w:rPr>
            <w:rFonts w:ascii="Garamond" w:hAnsi="Garamond"/>
          </w:rPr>
          <w:t>to include</w:t>
        </w:r>
        <w:r w:rsidR="00537DAA" w:rsidRPr="00AC6EE2">
          <w:rPr>
            <w:rFonts w:ascii="Garamond" w:hAnsi="Garamond"/>
          </w:rPr>
          <w:t xml:space="preserve"> </w:t>
        </w:r>
        <w:del w:id="1123" w:author="Michael Jennions" w:date="2020-07-28T10:48:00Z">
          <w:r w:rsidR="00537DAA" w:rsidRPr="00AC6EE2" w:rsidDel="002609FE">
            <w:rPr>
              <w:rFonts w:ascii="Garamond" w:hAnsi="Garamond"/>
            </w:rPr>
            <w:delText>every</w:delText>
          </w:r>
        </w:del>
      </w:moveTo>
      <w:ins w:id="1124" w:author="Michael Jennions" w:date="2020-07-28T10:48:00Z">
        <w:r w:rsidR="002609FE">
          <w:rPr>
            <w:rFonts w:ascii="Garamond" w:hAnsi="Garamond"/>
          </w:rPr>
          <w:t>all</w:t>
        </w:r>
      </w:ins>
      <w:moveTo w:id="1125" w:author="Michael Jennions" w:date="2020-07-20T19:43:00Z">
        <w:r w:rsidR="00537DAA" w:rsidRPr="00AC6EE2">
          <w:rPr>
            <w:rFonts w:ascii="Garamond" w:hAnsi="Garamond"/>
          </w:rPr>
          <w:t xml:space="preserve"> </w:t>
        </w:r>
        <w:del w:id="1126" w:author="Michael Jennions" w:date="2020-07-20T19:44:00Z">
          <w:r w:rsidR="00537DAA" w:rsidDel="00537DAA">
            <w:rPr>
              <w:rFonts w:ascii="Garamond" w:hAnsi="Garamond"/>
            </w:rPr>
            <w:delText>record</w:delText>
          </w:r>
        </w:del>
      </w:moveTo>
      <w:ins w:id="1127" w:author="Michael Jennions" w:date="2020-07-20T19:44:00Z">
        <w:r w:rsidR="00537DAA">
          <w:rPr>
            <w:rFonts w:ascii="Garamond" w:hAnsi="Garamond"/>
          </w:rPr>
          <w:t>article</w:t>
        </w:r>
      </w:ins>
      <w:ins w:id="1128" w:author="Michael Jennions" w:date="2020-07-28T10:48:00Z">
        <w:r w:rsidR="002609FE">
          <w:rPr>
            <w:rFonts w:ascii="Garamond" w:hAnsi="Garamond"/>
          </w:rPr>
          <w:t>s</w:t>
        </w:r>
      </w:ins>
      <w:moveTo w:id="1129" w:author="Michael Jennions" w:date="2020-07-20T19:43:00Z">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del w:id="1130" w:author="Michael Jennions" w:date="2020-07-28T10:48:00Z">
          <w:r w:rsidR="00537DAA" w:rsidDel="002609FE">
            <w:rPr>
              <w:rFonts w:ascii="Garamond" w:hAnsi="Garamond"/>
            </w:rPr>
            <w:delText>key</w:delText>
          </w:r>
        </w:del>
      </w:moveTo>
      <w:ins w:id="1131" w:author="Michael Jennions" w:date="2020-07-28T10:48:00Z">
        <w:r w:rsidR="002609FE">
          <w:rPr>
            <w:rFonts w:ascii="Garamond" w:hAnsi="Garamond"/>
          </w:rPr>
          <w:t>influential</w:t>
        </w:r>
      </w:ins>
      <w:moveTo w:id="1132" w:author="Michael Jennions" w:date="2020-07-20T19:43:00Z">
        <w:r w:rsidR="00537DAA">
          <w:rPr>
            <w:rFonts w:ascii="Garamond" w:hAnsi="Garamond"/>
          </w:rPr>
          <w:t xml:space="preserve"> </w:t>
        </w:r>
      </w:moveTo>
      <w:ins w:id="1133" w:author="Michael Jennions" w:date="2020-07-28T10:48:00Z">
        <w:r w:rsidR="002609FE">
          <w:rPr>
            <w:rFonts w:ascii="Garamond" w:hAnsi="Garamond"/>
          </w:rPr>
          <w:t xml:space="preserve">reviews of </w:t>
        </w:r>
      </w:ins>
      <w:moveTo w:id="1134" w:author="Michael Jennions" w:date="2020-07-20T19:43:00Z">
        <w:r w:rsidR="00537DAA">
          <w:rPr>
            <w:rFonts w:ascii="Garamond" w:hAnsi="Garamond"/>
          </w:rPr>
          <w:t>animal personality</w:t>
        </w:r>
        <w:del w:id="1135" w:author="Michael Jennions" w:date="2020-07-28T10:48:00Z">
          <w:r w:rsidR="00537DAA" w:rsidDel="002609FE">
            <w:rPr>
              <w:rFonts w:ascii="Garamond" w:hAnsi="Garamond"/>
            </w:rPr>
            <w:delText xml:space="preserve"> reviews</w:delText>
          </w:r>
        </w:del>
        <w:r w:rsidR="00537DAA">
          <w:rPr>
            <w:rFonts w:ascii="Garamond" w:hAnsi="Garamond"/>
          </w:rPr>
          <w:t xml:space="preserve">: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w:t>
        </w:r>
      </w:moveTo>
      <w:moveToRangeEnd w:id="1109"/>
      <w:ins w:id="1136" w:author="Michael Jennions" w:date="2020-07-20T19:44:00Z">
        <w:r w:rsidR="00537DAA">
          <w:rPr>
            <w:rFonts w:ascii="Garamond" w:hAnsi="Garamond"/>
          </w:rPr>
          <w:t xml:space="preserve"> </w:t>
        </w:r>
      </w:ins>
      <w:ins w:id="1137" w:author="Michael Jennions" w:date="2020-08-03T19:45:00Z">
        <w:r w:rsidR="000F05DC">
          <w:rPr>
            <w:rFonts w:ascii="Garamond" w:hAnsi="Garamond"/>
          </w:rPr>
          <w:t>In all cases w</w:t>
        </w:r>
      </w:ins>
      <w:ins w:id="1138" w:author="Michael Jennions" w:date="2020-08-03T19:43:00Z">
        <w:r w:rsidR="000F05DC">
          <w:rPr>
            <w:rFonts w:ascii="Garamond" w:hAnsi="Garamond"/>
          </w:rPr>
          <w:t>e searched for studies that collected data on both males and females</w:t>
        </w:r>
      </w:ins>
      <w:ins w:id="1139" w:author="Michael Jennions" w:date="2020-08-03T19:45:00Z">
        <w:r w:rsidR="000F05DC">
          <w:rPr>
            <w:rFonts w:ascii="Garamond" w:hAnsi="Garamond"/>
          </w:rPr>
          <w:t xml:space="preserve"> so that the sexes could be compared in data collected by the same researchers from the same population using equivalent methods</w:t>
        </w:r>
      </w:ins>
      <w:ins w:id="1140" w:author="Michael Jennions" w:date="2020-08-03T19:43:00Z">
        <w:r w:rsidR="000F05DC">
          <w:rPr>
            <w:rFonts w:ascii="Garamond" w:hAnsi="Garamond"/>
          </w:rPr>
          <w:t>.</w:t>
        </w:r>
        <w:r w:rsidR="000F05DC" w:rsidRPr="00B4557F">
          <w:rPr>
            <w:rFonts w:ascii="Garamond" w:hAnsi="Garamond"/>
          </w:rPr>
          <w:t xml:space="preserve"> </w:t>
        </w:r>
      </w:ins>
      <w:del w:id="1141" w:author="Michael Jennions" w:date="2020-07-20T19:45:00Z">
        <w:r w:rsidDel="00537DAA">
          <w:rPr>
            <w:rFonts w:ascii="Garamond" w:hAnsi="Garamond"/>
          </w:rPr>
          <w:delText>(</w:delText>
        </w:r>
        <w:r w:rsidRPr="00763764" w:rsidDel="00537DAA">
          <w:rPr>
            <w:rFonts w:ascii="Garamond" w:hAnsi="Garamond"/>
          </w:rPr>
          <w:delText xml:space="preserve">see </w:delText>
        </w:r>
      </w:del>
      <w:del w:id="1142" w:author="Michael Jennions" w:date="2020-08-03T19:44:00Z">
        <w:r w:rsidRPr="00763764" w:rsidDel="000F05DC">
          <w:rPr>
            <w:rFonts w:ascii="Garamond" w:hAnsi="Garamond"/>
          </w:rPr>
          <w:delText xml:space="preserve">PRISMA in </w:delText>
        </w:r>
      </w:del>
      <w:del w:id="1143" w:author="Michael Jennions" w:date="2020-07-20T20:06:00Z">
        <w:r w:rsidRPr="00763764" w:rsidDel="00CB0112">
          <w:rPr>
            <w:rFonts w:ascii="Garamond" w:hAnsi="Garamond"/>
          </w:rPr>
          <w:delText xml:space="preserve">Figure </w:delText>
        </w:r>
      </w:del>
      <w:del w:id="1144" w:author="Michael Jennions" w:date="2020-08-03T19:44:00Z">
        <w:r w:rsidDel="000F05DC">
          <w:rPr>
            <w:rFonts w:ascii="Garamond" w:hAnsi="Garamond"/>
          </w:rPr>
          <w:delText>3</w:delText>
        </w:r>
      </w:del>
      <w:ins w:id="1145" w:author="Michael Jennions" w:date="2020-08-03T19:43:00Z">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0F05DC">
          <w:rPr>
            <w:rFonts w:ascii="Garamond" w:hAnsi="Garamond"/>
            <w:i/>
            <w:rPrChange w:id="1146" w:author="Michael Jennions" w:date="2020-08-03T19:46:00Z">
              <w:rPr>
                <w:rFonts w:ascii="Garamond" w:hAnsi="Garamond"/>
              </w:rPr>
            </w:rPrChange>
          </w:rPr>
          <w:t>ISI Web of Science</w:t>
        </w:r>
        <w:r w:rsidR="000F05DC" w:rsidRPr="00AC6EE2">
          <w:rPr>
            <w:rFonts w:ascii="Garamond" w:hAnsi="Garamond"/>
          </w:rPr>
          <w:t xml:space="preserve"> and </w:t>
        </w:r>
        <w:r w:rsidR="000F05DC" w:rsidRPr="000F05DC">
          <w:rPr>
            <w:rFonts w:ascii="Garamond" w:hAnsi="Garamond"/>
            <w:i/>
            <w:rPrChange w:id="1147" w:author="Michael Jennions" w:date="2020-08-03T19:46:00Z">
              <w:rPr>
                <w:rFonts w:ascii="Garamond" w:hAnsi="Garamond"/>
              </w:rPr>
            </w:rPrChange>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ins>
      <w:ins w:id="1148" w:author="Michael Jennions" w:date="2020-08-03T19:44:00Z">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w:t>
        </w:r>
      </w:ins>
      <w:ins w:id="1149" w:author="Michael Jennions" w:date="2020-08-03T19:46:00Z">
        <w:r w:rsidR="000F05DC">
          <w:rPr>
            <w:rFonts w:ascii="Garamond" w:hAnsi="Garamond"/>
          </w:rPr>
          <w:t>each</w:t>
        </w:r>
      </w:ins>
      <w:ins w:id="1150" w:author="Michael Jennions" w:date="2020-08-03T19:44:00Z">
        <w:r w:rsidR="000F05DC">
          <w:rPr>
            <w:rFonts w:ascii="Garamond" w:hAnsi="Garamond"/>
          </w:rPr>
          <w:t xml:space="preserve"> search method is </w:t>
        </w:r>
      </w:ins>
      <w:ins w:id="1151" w:author="Michael Jennions" w:date="2020-08-03T19:46:00Z">
        <w:r w:rsidR="000F05DC">
          <w:rPr>
            <w:rFonts w:ascii="Garamond" w:hAnsi="Garamond"/>
          </w:rPr>
          <w:t xml:space="preserve">shown </w:t>
        </w:r>
      </w:ins>
      <w:ins w:id="1152" w:author="Michael Jennions" w:date="2020-08-03T19:44:00Z">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ins>
      <w:del w:id="1153" w:author="Michael Jennions" w:date="2020-07-20T19:46:00Z">
        <w:r w:rsidR="00230B80" w:rsidDel="00537DAA">
          <w:rPr>
            <w:rFonts w:ascii="Garamond" w:hAnsi="Garamond"/>
          </w:rPr>
          <w:delText>,</w:delText>
        </w:r>
      </w:del>
      <w:del w:id="1154" w:author="Michael Jennions" w:date="2020-07-20T19:41:00Z">
        <w:r w:rsidR="00230B80" w:rsidDel="00537DAA">
          <w:rPr>
            <w:rFonts w:ascii="Garamond" w:hAnsi="Garamond"/>
          </w:rPr>
          <w:delText xml:space="preserve"> Table 4</w:delText>
        </w:r>
      </w:del>
      <w:del w:id="1155" w:author="Michael Jennions" w:date="2020-07-20T19:46:00Z">
        <w:r w:rsidDel="00537DAA">
          <w:rPr>
            <w:rFonts w:ascii="Garamond" w:hAnsi="Garamond"/>
          </w:rPr>
          <w:delText xml:space="preserve">). </w:delText>
        </w:r>
      </w:del>
      <w:del w:id="1156" w:author="Michael Jennions" w:date="2020-07-20T19:41:00Z">
        <w:r w:rsidDel="00537DAA">
          <w:rPr>
            <w:rFonts w:ascii="Garamond" w:hAnsi="Garamond"/>
          </w:rPr>
          <w:delText>A secondary search was used to find and include studies that measured ‘personality-like behaviours’; behaviours not explicitly defined as personalities but were measures of activity, aggression, boldness, exploration or sociality</w:delText>
        </w:r>
        <w:r w:rsidR="00230B80" w:rsidDel="00537DAA">
          <w:rPr>
            <w:rFonts w:ascii="Garamond" w:hAnsi="Garamond"/>
          </w:rPr>
          <w:delText xml:space="preserve"> </w:delText>
        </w:r>
      </w:del>
      <w:del w:id="1157" w:author="Michael Jennions" w:date="2020-07-20T19:46:00Z">
        <w:r w:rsidR="00230B80" w:rsidDel="00537DAA">
          <w:rPr>
            <w:rFonts w:ascii="Garamond" w:hAnsi="Garamond"/>
          </w:rPr>
          <w:delText>(Table 4)</w:delText>
        </w:r>
        <w:r w:rsidDel="00537DAA">
          <w:rPr>
            <w:rFonts w:ascii="Garamond" w:hAnsi="Garamond"/>
          </w:rPr>
          <w:delText xml:space="preserve">. </w:delText>
        </w:r>
      </w:del>
      <w:moveFromRangeStart w:id="1158" w:author="Michael Jennions" w:date="2020-07-20T19:43:00Z" w:name="move46166604"/>
      <w:moveFrom w:id="1159" w:author="Michael Jennions" w:date="2020-07-20T19:43:00Z">
        <w:r w:rsidDel="00537DAA">
          <w:rPr>
            <w:rFonts w:ascii="Garamond" w:hAnsi="Garamond"/>
          </w:rPr>
          <w:t>We also conducted a forwards citation search in both databases to include</w:t>
        </w:r>
        <w:r w:rsidRPr="00AC6EE2" w:rsidDel="00537DAA">
          <w:rPr>
            <w:rFonts w:ascii="Garamond" w:hAnsi="Garamond"/>
          </w:rPr>
          <w:t xml:space="preserve"> every </w:t>
        </w:r>
        <w:r w:rsidDel="00537DAA">
          <w:rPr>
            <w:rFonts w:ascii="Garamond" w:hAnsi="Garamond"/>
          </w:rPr>
          <w:t>record</w:t>
        </w:r>
        <w:r w:rsidRPr="00AC6EE2" w:rsidDel="00537DAA">
          <w:rPr>
            <w:rFonts w:ascii="Garamond" w:hAnsi="Garamond"/>
          </w:rPr>
          <w:t xml:space="preserve"> that </w:t>
        </w:r>
        <w:r w:rsidDel="00537DAA">
          <w:rPr>
            <w:rFonts w:ascii="Garamond" w:hAnsi="Garamond"/>
          </w:rPr>
          <w:t xml:space="preserve">had </w:t>
        </w:r>
        <w:r w:rsidRPr="00AC6EE2" w:rsidDel="00537DAA">
          <w:rPr>
            <w:rFonts w:ascii="Garamond" w:hAnsi="Garamond"/>
          </w:rPr>
          <w:t xml:space="preserve">cited one of </w:t>
        </w:r>
        <w:r w:rsidDel="00537DAA">
          <w:rPr>
            <w:rFonts w:ascii="Garamond" w:hAnsi="Garamond"/>
          </w:rPr>
          <w:t xml:space="preserve">five key animal personality reviews: </w:t>
        </w:r>
        <w:r w:rsidDel="00537DAA">
          <w:rPr>
            <w:rFonts w:ascii="Garamond" w:hAnsi="Garamond"/>
          </w:rPr>
          <w:fldChar w:fldCharType="begin" w:fldLock="1"/>
        </w:r>
        <w:r w:rsidR="004923C5" w:rsidDel="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Del="00537DAA">
          <w:rPr>
            <w:rFonts w:ascii="Garamond" w:hAnsi="Garamond"/>
          </w:rPr>
          <w:fldChar w:fldCharType="separate"/>
        </w:r>
        <w:r w:rsidRPr="00BB3A1D" w:rsidDel="00537DAA">
          <w:rPr>
            <w:rFonts w:ascii="Garamond" w:hAnsi="Garamond"/>
            <w:noProof/>
          </w:rPr>
          <w:t xml:space="preserve">(Dall </w:t>
        </w:r>
        <w:r w:rsidRPr="00BB3A1D" w:rsidDel="00537DAA">
          <w:rPr>
            <w:rFonts w:ascii="Garamond" w:hAnsi="Garamond"/>
            <w:i/>
            <w:noProof/>
          </w:rPr>
          <w:t>et al.</w:t>
        </w:r>
        <w:r w:rsidRPr="00BB3A1D" w:rsidDel="00537DAA">
          <w:rPr>
            <w:rFonts w:ascii="Garamond" w:hAnsi="Garamond"/>
            <w:noProof/>
          </w:rPr>
          <w:t xml:space="preserve"> 2004; Sih </w:t>
        </w:r>
        <w:r w:rsidRPr="00BB3A1D" w:rsidDel="00537DAA">
          <w:rPr>
            <w:rFonts w:ascii="Garamond" w:hAnsi="Garamond"/>
            <w:i/>
            <w:noProof/>
          </w:rPr>
          <w:t>et al.</w:t>
        </w:r>
        <w:r w:rsidRPr="00BB3A1D" w:rsidDel="00537DAA">
          <w:rPr>
            <w:rFonts w:ascii="Garamond" w:hAnsi="Garamond"/>
            <w:noProof/>
          </w:rPr>
          <w:t xml:space="preserve"> 2004; Réale </w:t>
        </w:r>
        <w:r w:rsidRPr="00BB3A1D" w:rsidDel="00537DAA">
          <w:rPr>
            <w:rFonts w:ascii="Garamond" w:hAnsi="Garamond"/>
            <w:i/>
            <w:noProof/>
          </w:rPr>
          <w:t>et al.</w:t>
        </w:r>
        <w:r w:rsidRPr="00BB3A1D" w:rsidDel="00537DAA">
          <w:rPr>
            <w:rFonts w:ascii="Garamond" w:hAnsi="Garamond"/>
            <w:noProof/>
          </w:rPr>
          <w:t xml:space="preserve"> 2007; Schuett </w:t>
        </w:r>
        <w:r w:rsidRPr="00BB3A1D" w:rsidDel="00537DAA">
          <w:rPr>
            <w:rFonts w:ascii="Garamond" w:hAnsi="Garamond"/>
            <w:i/>
            <w:noProof/>
          </w:rPr>
          <w:t>et al.</w:t>
        </w:r>
        <w:r w:rsidRPr="00BB3A1D" w:rsidDel="00537DAA">
          <w:rPr>
            <w:rFonts w:ascii="Garamond" w:hAnsi="Garamond"/>
            <w:noProof/>
          </w:rPr>
          <w:t xml:space="preserve"> 2010</w:t>
        </w:r>
        <w:r w:rsidDel="00537DAA">
          <w:rPr>
            <w:rFonts w:ascii="Garamond" w:hAnsi="Garamond"/>
            <w:noProof/>
          </w:rPr>
          <w:t>; Dingemanse &amp; Wolf 2010</w:t>
        </w:r>
        <w:r w:rsidRPr="00BB3A1D" w:rsidDel="00537DAA">
          <w:rPr>
            <w:rFonts w:ascii="Garamond" w:hAnsi="Garamond"/>
            <w:noProof/>
          </w:rPr>
          <w:t>)</w:t>
        </w:r>
        <w:r w:rsidDel="00537DAA">
          <w:rPr>
            <w:rFonts w:ascii="Garamond" w:hAnsi="Garamond"/>
          </w:rPr>
          <w:fldChar w:fldCharType="end"/>
        </w:r>
        <w:r w:rsidDel="00537DAA">
          <w:rPr>
            <w:rFonts w:ascii="Garamond" w:hAnsi="Garamond"/>
          </w:rPr>
          <w:t xml:space="preserve">. </w:t>
        </w:r>
      </w:moveFrom>
      <w:moveFromRangeEnd w:id="1158"/>
    </w:p>
    <w:p w14:paraId="5F96A980" w14:textId="77777777" w:rsidR="002609FE" w:rsidRDefault="002609FE" w:rsidP="00753BDD">
      <w:pPr>
        <w:ind w:firstLine="720"/>
        <w:contextualSpacing/>
        <w:rPr>
          <w:rFonts w:ascii="Garamond" w:hAnsi="Garamond"/>
        </w:rPr>
      </w:pPr>
    </w:p>
    <w:p w14:paraId="313547D7" w14:textId="79FB1E4B" w:rsidR="005C69F2" w:rsidRDefault="005C69F2" w:rsidP="005C69F2">
      <w:pPr>
        <w:ind w:firstLine="720"/>
        <w:contextualSpacing/>
        <w:rPr>
          <w:ins w:id="1160" w:author="Michael Jennions" w:date="2020-07-28T10:55:00Z"/>
          <w:rFonts w:ascii="Garamond" w:hAnsi="Garamond"/>
        </w:rPr>
      </w:pPr>
      <w:r>
        <w:rPr>
          <w:rFonts w:ascii="Garamond" w:hAnsi="Garamond"/>
        </w:rPr>
        <w:t xml:space="preserve">After removing duplicates, 3,739 </w:t>
      </w:r>
      <w:del w:id="1161" w:author="Michael Jennions" w:date="2020-07-20T19:48:00Z">
        <w:r w:rsidDel="00526290">
          <w:rPr>
            <w:rFonts w:ascii="Garamond" w:hAnsi="Garamond"/>
          </w:rPr>
          <w:delText xml:space="preserve">records </w:delText>
        </w:r>
      </w:del>
      <w:ins w:id="1162" w:author="Michael Jennions" w:date="2020-07-28T10:49:00Z">
        <w:r w:rsidR="001A473E">
          <w:rPr>
            <w:rFonts w:ascii="Garamond" w:hAnsi="Garamond"/>
          </w:rPr>
          <w:t>articles</w:t>
        </w:r>
      </w:ins>
      <w:ins w:id="1163" w:author="Michael Jennions" w:date="2020-07-20T19:51:00Z">
        <w:r w:rsidR="00526290">
          <w:rPr>
            <w:rFonts w:ascii="Garamond" w:hAnsi="Garamond"/>
          </w:rPr>
          <w:t xml:space="preserve"> were</w:t>
        </w:r>
      </w:ins>
      <w:ins w:id="1164" w:author="Michael Jennions" w:date="2020-07-20T19:48:00Z">
        <w:r w:rsidR="00526290">
          <w:rPr>
            <w:rFonts w:ascii="Garamond" w:hAnsi="Garamond"/>
          </w:rPr>
          <w:t xml:space="preserve"> </w:t>
        </w:r>
      </w:ins>
      <w:del w:id="1165" w:author="Michael Jennions" w:date="2020-07-20T19:48:00Z">
        <w:r w:rsidDel="00526290">
          <w:rPr>
            <w:rFonts w:ascii="Garamond" w:hAnsi="Garamond"/>
          </w:rPr>
          <w:delText>were left</w:delText>
        </w:r>
      </w:del>
      <w:ins w:id="1166" w:author="Michael Jennions" w:date="2020-07-20T19:48:00Z">
        <w:r w:rsidR="00526290">
          <w:rPr>
            <w:rFonts w:ascii="Garamond" w:hAnsi="Garamond"/>
          </w:rPr>
          <w:t>available</w:t>
        </w:r>
      </w:ins>
      <w:r>
        <w:rPr>
          <w:rFonts w:ascii="Garamond" w:hAnsi="Garamond"/>
        </w:rPr>
        <w:t xml:space="preserve"> for title and abstract screening by LH. </w:t>
      </w:r>
      <w:ins w:id="1167" w:author="Michael Jennions" w:date="2020-07-20T19:48:00Z">
        <w:r w:rsidR="00526290">
          <w:rPr>
            <w:rFonts w:ascii="Garamond" w:hAnsi="Garamond"/>
          </w:rPr>
          <w:t xml:space="preserve">Of these, </w:t>
        </w:r>
      </w:ins>
      <w:del w:id="1168" w:author="Michael Jennions" w:date="2020-07-20T19:48:00Z">
        <w:r w:rsidDel="00526290">
          <w:rPr>
            <w:rFonts w:ascii="Garamond" w:hAnsi="Garamond"/>
          </w:rPr>
          <w:delText xml:space="preserve">A total of </w:delText>
        </w:r>
      </w:del>
      <w:r>
        <w:rPr>
          <w:rFonts w:ascii="Garamond" w:hAnsi="Garamond"/>
        </w:rPr>
        <w:t xml:space="preserve">942 </w:t>
      </w:r>
      <w:del w:id="1169" w:author="Michael Jennions" w:date="2020-07-20T19:48:00Z">
        <w:r w:rsidDel="00526290">
          <w:rPr>
            <w:rFonts w:ascii="Garamond" w:hAnsi="Garamond"/>
          </w:rPr>
          <w:delText xml:space="preserve">papers </w:delText>
        </w:r>
      </w:del>
      <w:r>
        <w:rPr>
          <w:rFonts w:ascii="Garamond" w:hAnsi="Garamond"/>
        </w:rPr>
        <w:t xml:space="preserve">were excluded at the title/abstract screening stage because they were: </w:t>
      </w:r>
      <w:del w:id="1170" w:author="Michael Jennions" w:date="2020-07-28T10:50:00Z">
        <w:r w:rsidDel="001A473E">
          <w:rPr>
            <w:rFonts w:ascii="Garamond" w:hAnsi="Garamond"/>
          </w:rPr>
          <w:delText>1</w:delText>
        </w:r>
      </w:del>
      <w:ins w:id="1171" w:author="Michael Jennions" w:date="2020-07-28T10:50:00Z">
        <w:r w:rsidR="001A473E">
          <w:rPr>
            <w:rFonts w:ascii="Garamond" w:hAnsi="Garamond"/>
          </w:rPr>
          <w:t>a</w:t>
        </w:r>
      </w:ins>
      <w:r>
        <w:rPr>
          <w:rFonts w:ascii="Garamond" w:hAnsi="Garamond"/>
        </w:rPr>
        <w:t>) duplicates (</w:t>
      </w:r>
      <w:r w:rsidRPr="002B41FA">
        <w:rPr>
          <w:rFonts w:ascii="Garamond" w:hAnsi="Garamond"/>
          <w:i/>
        </w:rPr>
        <w:t>n</w:t>
      </w:r>
      <w:r>
        <w:rPr>
          <w:rFonts w:ascii="Garamond" w:hAnsi="Garamond"/>
        </w:rPr>
        <w:t xml:space="preserve"> = 130), </w:t>
      </w:r>
      <w:del w:id="1172" w:author="Michael Jennions" w:date="2020-07-28T10:50:00Z">
        <w:r w:rsidDel="001A473E">
          <w:rPr>
            <w:rFonts w:ascii="Garamond" w:hAnsi="Garamond"/>
          </w:rPr>
          <w:delText>2</w:delText>
        </w:r>
      </w:del>
      <w:ins w:id="1173" w:author="Michael Jennions" w:date="2020-07-28T10:50:00Z">
        <w:r w:rsidR="001A473E">
          <w:rPr>
            <w:rFonts w:ascii="Garamond" w:hAnsi="Garamond"/>
          </w:rPr>
          <w:t>b</w:t>
        </w:r>
      </w:ins>
      <w:r>
        <w:rPr>
          <w:rFonts w:ascii="Garamond" w:hAnsi="Garamond"/>
        </w:rPr>
        <w:t>) non-animal studies (</w:t>
      </w:r>
      <w:r w:rsidRPr="002B41FA">
        <w:rPr>
          <w:rFonts w:ascii="Garamond" w:hAnsi="Garamond"/>
          <w:i/>
        </w:rPr>
        <w:t>n</w:t>
      </w:r>
      <w:r>
        <w:rPr>
          <w:rFonts w:ascii="Garamond" w:hAnsi="Garamond"/>
        </w:rPr>
        <w:t xml:space="preserve"> = 256), </w:t>
      </w:r>
      <w:del w:id="1174" w:author="Michael Jennions" w:date="2020-07-28T10:50:00Z">
        <w:r w:rsidDel="001A473E">
          <w:rPr>
            <w:rFonts w:ascii="Garamond" w:hAnsi="Garamond"/>
          </w:rPr>
          <w:delText>3</w:delText>
        </w:r>
      </w:del>
      <w:ins w:id="1175" w:author="Michael Jennions" w:date="2020-07-28T10:50:00Z">
        <w:r w:rsidR="001A473E">
          <w:rPr>
            <w:rFonts w:ascii="Garamond" w:hAnsi="Garamond"/>
          </w:rPr>
          <w:t>c</w:t>
        </w:r>
      </w:ins>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del w:id="1176" w:author="Michael Jennions" w:date="2020-07-28T10:50:00Z">
        <w:r w:rsidDel="001A473E">
          <w:rPr>
            <w:rFonts w:ascii="Garamond" w:hAnsi="Garamond"/>
          </w:rPr>
          <w:delText>4</w:delText>
        </w:r>
      </w:del>
      <w:ins w:id="1177" w:author="Michael Jennions" w:date="2020-07-28T10:50:00Z">
        <w:r w:rsidR="001A473E">
          <w:rPr>
            <w:rFonts w:ascii="Garamond" w:hAnsi="Garamond"/>
          </w:rPr>
          <w:t>d</w:t>
        </w:r>
      </w:ins>
      <w:r>
        <w:rPr>
          <w:rFonts w:ascii="Garamond" w:hAnsi="Garamond"/>
        </w:rPr>
        <w:t xml:space="preserve">) </w:t>
      </w:r>
      <w:del w:id="1178" w:author="Michael Jennions" w:date="2020-07-20T19:50:00Z">
        <w:r w:rsidDel="00526290">
          <w:rPr>
            <w:rFonts w:ascii="Garamond" w:hAnsi="Garamond"/>
          </w:rPr>
          <w:delText xml:space="preserve">were </w:delText>
        </w:r>
      </w:del>
      <w:r>
        <w:rPr>
          <w:rFonts w:ascii="Garamond" w:hAnsi="Garamond"/>
        </w:rPr>
        <w:t xml:space="preserve">not </w:t>
      </w:r>
      <w:del w:id="1179" w:author="Michael Jennions" w:date="2020-07-20T19:50:00Z">
        <w:r w:rsidDel="00526290">
          <w:rPr>
            <w:rFonts w:ascii="Garamond" w:hAnsi="Garamond"/>
          </w:rPr>
          <w:delText xml:space="preserve">published </w:delText>
        </w:r>
      </w:del>
      <w:r>
        <w:rPr>
          <w:rFonts w:ascii="Garamond" w:hAnsi="Garamond"/>
        </w:rPr>
        <w:t>in English (</w:t>
      </w:r>
      <w:r w:rsidRPr="002B41FA">
        <w:rPr>
          <w:rFonts w:ascii="Garamond" w:hAnsi="Garamond"/>
          <w:i/>
        </w:rPr>
        <w:t>n</w:t>
      </w:r>
      <w:r>
        <w:rPr>
          <w:rFonts w:ascii="Garamond" w:hAnsi="Garamond"/>
        </w:rPr>
        <w:t xml:space="preserve"> = 8), or </w:t>
      </w:r>
      <w:del w:id="1180" w:author="Michael Jennions" w:date="2020-07-28T10:50:00Z">
        <w:r w:rsidDel="001A473E">
          <w:rPr>
            <w:rFonts w:ascii="Garamond" w:hAnsi="Garamond"/>
          </w:rPr>
          <w:delText>5</w:delText>
        </w:r>
      </w:del>
      <w:ins w:id="1181" w:author="Michael Jennions" w:date="2020-07-28T10:50:00Z">
        <w:r w:rsidR="001A473E">
          <w:rPr>
            <w:rFonts w:ascii="Garamond" w:hAnsi="Garamond"/>
          </w:rPr>
          <w:t>e</w:t>
        </w:r>
      </w:ins>
      <w:r>
        <w:rPr>
          <w:rFonts w:ascii="Garamond" w:hAnsi="Garamond"/>
        </w:rPr>
        <w:t xml:space="preserve">) </w:t>
      </w:r>
      <w:del w:id="1182" w:author="Michael Jennions" w:date="2020-07-28T10:50:00Z">
        <w:r w:rsidR="00777768" w:rsidDel="001A473E">
          <w:rPr>
            <w:rFonts w:ascii="Garamond" w:hAnsi="Garamond"/>
          </w:rPr>
          <w:delText xml:space="preserve">were </w:delText>
        </w:r>
      </w:del>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del w:id="1183" w:author="Michael Jennions" w:date="2020-07-20T19:50:00Z">
        <w:r w:rsidDel="00526290">
          <w:rPr>
            <w:rFonts w:ascii="Garamond" w:hAnsi="Garamond"/>
          </w:rPr>
          <w:delText>This left</w:delText>
        </w:r>
      </w:del>
      <w:ins w:id="1184" w:author="Michael Jennions" w:date="2020-07-20T19:50:00Z">
        <w:r w:rsidR="00526290">
          <w:rPr>
            <w:rFonts w:ascii="Garamond" w:hAnsi="Garamond"/>
          </w:rPr>
          <w:t xml:space="preserve">We then carried out a </w:t>
        </w:r>
      </w:ins>
      <w:del w:id="1185" w:author="Michael Jennions" w:date="2020-07-20T19:50:00Z">
        <w:r w:rsidDel="00526290">
          <w:rPr>
            <w:rFonts w:ascii="Garamond" w:hAnsi="Garamond"/>
          </w:rPr>
          <w:delText xml:space="preserve"> </w:delText>
        </w:r>
      </w:del>
      <w:ins w:id="1186" w:author="Michael Jennions" w:date="2020-07-20T19:50:00Z">
        <w:r w:rsidR="00526290">
          <w:rPr>
            <w:rFonts w:ascii="Garamond" w:hAnsi="Garamond"/>
          </w:rPr>
          <w:t xml:space="preserve">full-text screening of the remaining </w:t>
        </w:r>
      </w:ins>
      <w:r>
        <w:rPr>
          <w:rFonts w:ascii="Garamond" w:hAnsi="Garamond"/>
        </w:rPr>
        <w:t xml:space="preserve">2,797 </w:t>
      </w:r>
      <w:del w:id="1187" w:author="Michael Jennions" w:date="2020-07-28T10:56:00Z">
        <w:r w:rsidDel="005F0106">
          <w:rPr>
            <w:rFonts w:ascii="Garamond" w:hAnsi="Garamond"/>
          </w:rPr>
          <w:delText>papers</w:delText>
        </w:r>
      </w:del>
      <w:ins w:id="1188" w:author="Michael Jennions" w:date="2020-07-28T10:56:00Z">
        <w:r w:rsidR="005F0106">
          <w:rPr>
            <w:rFonts w:ascii="Garamond" w:hAnsi="Garamond"/>
          </w:rPr>
          <w:t>articles</w:t>
        </w:r>
      </w:ins>
      <w:del w:id="1189" w:author="Michael Jennions" w:date="2020-07-20T19:50:00Z">
        <w:r w:rsidDel="00526290">
          <w:rPr>
            <w:rFonts w:ascii="Garamond" w:hAnsi="Garamond"/>
          </w:rPr>
          <w:delText xml:space="preserve"> for full-text screening</w:delText>
        </w:r>
      </w:del>
      <w:r>
        <w:rPr>
          <w:rFonts w:ascii="Garamond" w:hAnsi="Garamond"/>
        </w:rPr>
        <w:t xml:space="preserve">. We included </w:t>
      </w:r>
      <w:del w:id="1190" w:author="Michael Jennions" w:date="2020-07-28T10:56:00Z">
        <w:r w:rsidDel="005F0106">
          <w:rPr>
            <w:rFonts w:ascii="Garamond" w:hAnsi="Garamond"/>
          </w:rPr>
          <w:delText xml:space="preserve">papers </w:delText>
        </w:r>
      </w:del>
      <w:ins w:id="1191" w:author="Michael Jennions" w:date="2020-07-28T10:56:00Z">
        <w:r w:rsidR="005F0106">
          <w:rPr>
            <w:rFonts w:ascii="Garamond" w:hAnsi="Garamond"/>
          </w:rPr>
          <w:t xml:space="preserve">articles </w:t>
        </w:r>
      </w:ins>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del w:id="1192" w:author="Michael Jennions" w:date="2020-07-20T19:51:00Z">
        <w:r w:rsidDel="00526290">
          <w:rPr>
            <w:rFonts w:ascii="Garamond" w:hAnsi="Garamond"/>
          </w:rPr>
          <w:delText xml:space="preserve">some </w:delText>
        </w:r>
      </w:del>
      <w:del w:id="1193" w:author="Michael Jennions" w:date="2020-07-20T19:54:00Z">
        <w:r w:rsidDel="00526290">
          <w:rPr>
            <w:rFonts w:ascii="Garamond" w:hAnsi="Garamond"/>
          </w:rPr>
          <w:delText xml:space="preserve">measurement of </w:delText>
        </w:r>
      </w:del>
      <w:ins w:id="1194" w:author="Michael Jennions" w:date="2020-07-20T19:52:00Z">
        <w:r w:rsidR="00526290">
          <w:rPr>
            <w:rFonts w:ascii="Garamond" w:hAnsi="Garamond"/>
          </w:rPr>
          <w:t>variance</w:t>
        </w:r>
      </w:ins>
      <w:ins w:id="1195" w:author="Michael Jennions" w:date="2020-07-20T19:54:00Z">
        <w:r w:rsidR="00526290">
          <w:rPr>
            <w:rFonts w:ascii="Garamond" w:hAnsi="Garamond"/>
          </w:rPr>
          <w:t>s</w:t>
        </w:r>
      </w:ins>
      <w:ins w:id="1196" w:author="Michael Jennions" w:date="2020-07-20T19:52:00Z">
        <w:r w:rsidR="00526290">
          <w:rPr>
            <w:rFonts w:ascii="Garamond" w:hAnsi="Garamond"/>
          </w:rPr>
          <w:t xml:space="preserve"> (i.e. standard error or standard deviation)</w:t>
        </w:r>
      </w:ins>
      <w:del w:id="1197" w:author="Michael Jennions" w:date="2020-07-20T19:52:00Z">
        <w:r w:rsidRPr="00407717" w:rsidDel="00526290">
          <w:rPr>
            <w:rFonts w:ascii="Garamond" w:hAnsi="Garamond"/>
          </w:rPr>
          <w:delText>error</w:delText>
        </w:r>
      </w:del>
      <w:r w:rsidRPr="00407717">
        <w:rPr>
          <w:rFonts w:ascii="Garamond" w:hAnsi="Garamond"/>
        </w:rPr>
        <w:t xml:space="preserve"> </w:t>
      </w:r>
      <w:r>
        <w:rPr>
          <w:rFonts w:ascii="Garamond" w:hAnsi="Garamond"/>
        </w:rPr>
        <w:t xml:space="preserve">for </w:t>
      </w:r>
      <w:ins w:id="1198" w:author="Michael Jennions" w:date="2020-07-28T10:51:00Z">
        <w:r w:rsidR="001A473E">
          <w:rPr>
            <w:rFonts w:ascii="Garamond" w:hAnsi="Garamond"/>
          </w:rPr>
          <w:t xml:space="preserve">operational </w:t>
        </w:r>
      </w:ins>
      <w:ins w:id="1199" w:author="Michael Jennions" w:date="2020-07-28T11:02:00Z">
        <w:r w:rsidR="00233674">
          <w:rPr>
            <w:rFonts w:ascii="Garamond" w:hAnsi="Garamond"/>
          </w:rPr>
          <w:t xml:space="preserve">behavioural </w:t>
        </w:r>
      </w:ins>
      <w:ins w:id="1200" w:author="Michael Jennions" w:date="2020-07-28T10:51:00Z">
        <w:r w:rsidR="001A473E">
          <w:rPr>
            <w:rFonts w:ascii="Garamond" w:hAnsi="Garamond"/>
          </w:rPr>
          <w:t xml:space="preserve">measures of personality for </w:t>
        </w:r>
      </w:ins>
      <w:r>
        <w:rPr>
          <w:rFonts w:ascii="Garamond" w:hAnsi="Garamond"/>
        </w:rPr>
        <w:t>both males and females</w:t>
      </w:r>
      <w:ins w:id="1201" w:author="Michael Jennions" w:date="2020-07-20T19:54:00Z">
        <w:r w:rsidR="00526290">
          <w:rPr>
            <w:rFonts w:ascii="Garamond" w:hAnsi="Garamond"/>
          </w:rPr>
          <w:t>. Ra</w:t>
        </w:r>
      </w:ins>
      <w:del w:id="1202" w:author="Michael Jennions" w:date="2020-07-20T19:54:00Z">
        <w:r w:rsidDel="00526290">
          <w:rPr>
            <w:rFonts w:ascii="Garamond" w:hAnsi="Garamond"/>
          </w:rPr>
          <w:delText xml:space="preserve"> </w:delText>
        </w:r>
      </w:del>
      <w:del w:id="1203" w:author="Michael Jennions" w:date="2020-07-20T19:53:00Z">
        <w:r w:rsidDel="00526290">
          <w:rPr>
            <w:rFonts w:ascii="Garamond" w:hAnsi="Garamond"/>
          </w:rPr>
          <w:delText xml:space="preserve">because </w:delText>
        </w:r>
      </w:del>
      <w:del w:id="1204" w:author="Michael Jennions" w:date="2020-07-20T19:54:00Z">
        <w:r w:rsidDel="00526290">
          <w:rPr>
            <w:rFonts w:ascii="Garamond" w:hAnsi="Garamond"/>
          </w:rPr>
          <w:delText>ra</w:delText>
        </w:r>
      </w:del>
      <w:r>
        <w:rPr>
          <w:rFonts w:ascii="Garamond" w:hAnsi="Garamond"/>
        </w:rPr>
        <w:t xml:space="preserve">w summary statistics are required </w:t>
      </w:r>
      <w:del w:id="1205" w:author="Michael Jennions" w:date="2020-07-20T19:54:00Z">
        <w:r w:rsidDel="00526290">
          <w:rPr>
            <w:rFonts w:ascii="Garamond" w:hAnsi="Garamond"/>
          </w:rPr>
          <w:delText>for the derivation of</w:delText>
        </w:r>
      </w:del>
      <w:ins w:id="1206" w:author="Michael Jennions" w:date="2020-07-20T19:54:00Z">
        <w:r w:rsidR="00526290">
          <w:rPr>
            <w:rFonts w:ascii="Garamond" w:hAnsi="Garamond"/>
          </w:rPr>
          <w:t>to calculate</w:t>
        </w:r>
      </w:ins>
      <w:r>
        <w:rPr>
          <w:rFonts w:ascii="Garamond" w:hAnsi="Garamond"/>
        </w:rPr>
        <w:t xml:space="preserve"> variance-based effect size</w:t>
      </w:r>
      <w:ins w:id="1207" w:author="Michael Jennions" w:date="2020-07-20T19:54:00Z">
        <w:r w:rsidR="00526290">
          <w:rPr>
            <w:rFonts w:ascii="Garamond" w:hAnsi="Garamond"/>
          </w:rPr>
          <w:t>s,</w:t>
        </w:r>
      </w:ins>
      <w:r>
        <w:rPr>
          <w:rFonts w:ascii="Garamond" w:hAnsi="Garamond"/>
        </w:rPr>
        <w:t xml:space="preserve"> </w:t>
      </w:r>
      <w:del w:id="1208" w:author="Michael Jennions" w:date="2020-07-20T19:54:00Z">
        <w:r w:rsidDel="00526290">
          <w:rPr>
            <w:rFonts w:ascii="Garamond" w:hAnsi="Garamond"/>
          </w:rPr>
          <w:delText xml:space="preserve">measures </w:delText>
        </w:r>
      </w:del>
      <w:del w:id="1209" w:author="Michael Jennions" w:date="2020-07-28T10:52:00Z">
        <w:r w:rsidDel="001A473E">
          <w:rPr>
            <w:rFonts w:ascii="Garamond" w:hAnsi="Garamond"/>
          </w:rPr>
          <w:delText xml:space="preserve">and </w:delText>
        </w:r>
      </w:del>
      <w:ins w:id="1210" w:author="Michael Jennions" w:date="2020-07-28T10:52:00Z">
        <w:r w:rsidR="001A473E">
          <w:rPr>
            <w:rFonts w:ascii="Garamond" w:hAnsi="Garamond"/>
          </w:rPr>
          <w:t>which</w:t>
        </w:r>
      </w:ins>
      <w:ins w:id="1211" w:author="Michael Jennions" w:date="2020-07-20T19:54:00Z">
        <w:r w:rsidR="00526290">
          <w:rPr>
            <w:rFonts w:ascii="Garamond" w:hAnsi="Garamond"/>
          </w:rPr>
          <w:t xml:space="preserve"> also </w:t>
        </w:r>
      </w:ins>
      <w:r>
        <w:rPr>
          <w:rFonts w:ascii="Garamond" w:hAnsi="Garamond"/>
        </w:rPr>
        <w:t xml:space="preserve">provide </w:t>
      </w:r>
      <w:commentRangeStart w:id="1212"/>
      <w:r>
        <w:rPr>
          <w:rFonts w:ascii="Garamond" w:hAnsi="Garamond"/>
        </w:rPr>
        <w:t>greater opportunities to control for sources of non-independence</w:t>
      </w:r>
      <w:commentRangeEnd w:id="1212"/>
      <w:r w:rsidR="003F4985">
        <w:rPr>
          <w:rStyle w:val="CommentReference"/>
        </w:rPr>
        <w:commentReference w:id="1212"/>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 xml:space="preserve">. </w:t>
      </w:r>
      <w:ins w:id="1213" w:author="Michael Jennions" w:date="2020-07-20T19:55:00Z">
        <w:r w:rsidR="00526290">
          <w:rPr>
            <w:rFonts w:ascii="Garamond" w:hAnsi="Garamond"/>
          </w:rPr>
          <w:t>Consequently, s</w:t>
        </w:r>
      </w:ins>
      <w:del w:id="1214" w:author="Michael Jennions" w:date="2020-07-20T19:55:00Z">
        <w:r w:rsidDel="00526290">
          <w:rPr>
            <w:rFonts w:ascii="Garamond" w:hAnsi="Garamond"/>
          </w:rPr>
          <w:delText>S</w:delText>
        </w:r>
      </w:del>
      <w:r>
        <w:rPr>
          <w:rFonts w:ascii="Garamond" w:hAnsi="Garamond"/>
        </w:rPr>
        <w:t xml:space="preserve">tudies that only report </w:t>
      </w:r>
      <w:del w:id="1215" w:author="Michael Jennions" w:date="2020-07-20T19:53:00Z">
        <w:r w:rsidRPr="00407717" w:rsidDel="00526290">
          <w:rPr>
            <w:rFonts w:ascii="Garamond" w:hAnsi="Garamond"/>
          </w:rPr>
          <w:delText>PCAs</w:delText>
        </w:r>
        <w:r w:rsidDel="00526290">
          <w:rPr>
            <w:rFonts w:ascii="Garamond" w:hAnsi="Garamond"/>
          </w:rPr>
          <w:delText xml:space="preserve"> </w:delText>
        </w:r>
      </w:del>
      <w:ins w:id="1216" w:author="Michael Jennions" w:date="2020-07-20T19:53:00Z">
        <w:r w:rsidR="00526290">
          <w:rPr>
            <w:rFonts w:ascii="Garamond" w:hAnsi="Garamond"/>
          </w:rPr>
          <w:t xml:space="preserve">principle components </w:t>
        </w:r>
      </w:ins>
      <w:del w:id="1217" w:author="Michael Jennions" w:date="2020-07-20T19:55:00Z">
        <w:r w:rsidDel="00526290">
          <w:rPr>
            <w:rFonts w:ascii="Garamond" w:hAnsi="Garamond"/>
          </w:rPr>
          <w:delText xml:space="preserve">and </w:delText>
        </w:r>
      </w:del>
      <w:ins w:id="1218" w:author="Michael Jennions" w:date="2020-07-20T19:55:00Z">
        <w:r w:rsidR="00526290">
          <w:rPr>
            <w:rFonts w:ascii="Garamond" w:hAnsi="Garamond"/>
          </w:rPr>
          <w:t xml:space="preserve">or </w:t>
        </w:r>
      </w:ins>
      <w:r w:rsidRPr="00407717">
        <w:rPr>
          <w:rFonts w:ascii="Garamond" w:hAnsi="Garamond"/>
        </w:rPr>
        <w:t>factor loadings</w:t>
      </w:r>
      <w:r>
        <w:rPr>
          <w:rFonts w:ascii="Garamond" w:hAnsi="Garamond"/>
        </w:rPr>
        <w:t xml:space="preserve"> were</w:t>
      </w:r>
      <w:r w:rsidRPr="00407717">
        <w:rPr>
          <w:rFonts w:ascii="Garamond" w:hAnsi="Garamond"/>
        </w:rPr>
        <w:t xml:space="preserve"> excluded </w:t>
      </w:r>
      <w:del w:id="1219" w:author="Michael Jennions" w:date="2020-07-20T19:55:00Z">
        <w:r w:rsidDel="00526290">
          <w:rPr>
            <w:rFonts w:ascii="Garamond" w:hAnsi="Garamond"/>
          </w:rPr>
          <w:delText xml:space="preserve">as their interpretation can be challenging </w:delText>
        </w:r>
      </w:del>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ins w:id="1220" w:author="Michael Jennions" w:date="2020-07-20T19:55:00Z">
        <w:r w:rsidR="00526290">
          <w:rPr>
            <w:rFonts w:ascii="Garamond" w:hAnsi="Garamond"/>
            <w:noProof/>
          </w:rPr>
          <w:t>see</w:t>
        </w:r>
      </w:ins>
      <w:del w:id="1221" w:author="Michael Jennions" w:date="2020-07-20T19:55:00Z">
        <w:r w:rsidR="000941A1" w:rsidDel="00526290">
          <w:rPr>
            <w:rFonts w:ascii="Garamond" w:hAnsi="Garamond"/>
            <w:noProof/>
          </w:rPr>
          <w:delText>e.g.</w:delText>
        </w:r>
      </w:del>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1222"/>
      <w:r>
        <w:rPr>
          <w:rFonts w:ascii="Garamond" w:hAnsi="Garamond"/>
        </w:rPr>
        <w:t>Briefly,</w:t>
      </w:r>
      <w:commentRangeEnd w:id="1222"/>
      <w:r w:rsidR="00526290">
        <w:rPr>
          <w:rStyle w:val="CommentReference"/>
        </w:rPr>
        <w:commentReference w:id="1222"/>
      </w:r>
      <w:r>
        <w:rPr>
          <w:rFonts w:ascii="Garamond" w:hAnsi="Garamond"/>
        </w:rPr>
        <w:t xml:space="preserve"> we excluded </w:t>
      </w:r>
      <w:del w:id="1223" w:author="Michael Jennions" w:date="2020-07-28T10:56:00Z">
        <w:r w:rsidDel="005F0106">
          <w:rPr>
            <w:rFonts w:ascii="Garamond" w:hAnsi="Garamond"/>
          </w:rPr>
          <w:delText xml:space="preserve">papers </w:delText>
        </w:r>
      </w:del>
      <w:ins w:id="1224" w:author="Michael Jennions" w:date="2020-07-28T10:56:00Z">
        <w:r w:rsidR="005F0106">
          <w:rPr>
            <w:rFonts w:ascii="Garamond" w:hAnsi="Garamond"/>
          </w:rPr>
          <w:t xml:space="preserve">articles </w:t>
        </w:r>
      </w:ins>
      <w:del w:id="1225" w:author="Michael Jennions" w:date="2020-07-20T19:56:00Z">
        <w:r w:rsidDel="00526290">
          <w:rPr>
            <w:rFonts w:ascii="Garamond" w:hAnsi="Garamond"/>
          </w:rPr>
          <w:delText>at the</w:delText>
        </w:r>
      </w:del>
      <w:ins w:id="1226" w:author="Michael Jennions" w:date="2020-07-20T19:56:00Z">
        <w:r w:rsidR="00526290">
          <w:rPr>
            <w:rFonts w:ascii="Garamond" w:hAnsi="Garamond"/>
          </w:rPr>
          <w:t>during</w:t>
        </w:r>
      </w:ins>
      <w:r>
        <w:rPr>
          <w:rFonts w:ascii="Garamond" w:hAnsi="Garamond"/>
        </w:rPr>
        <w:t xml:space="preserve"> full-text </w:t>
      </w:r>
      <w:del w:id="1227" w:author="Michael Jennions" w:date="2020-07-20T19:56:00Z">
        <w:r w:rsidDel="00526290">
          <w:rPr>
            <w:rFonts w:ascii="Garamond" w:hAnsi="Garamond"/>
          </w:rPr>
          <w:delText xml:space="preserve">stage </w:delText>
        </w:r>
      </w:del>
      <w:ins w:id="1228" w:author="Michael Jennions" w:date="2020-07-20T19:56:00Z">
        <w:r w:rsidR="00526290">
          <w:rPr>
            <w:rFonts w:ascii="Garamond" w:hAnsi="Garamond"/>
          </w:rPr>
          <w:t xml:space="preserve">screening </w:t>
        </w:r>
      </w:ins>
      <w:del w:id="1229" w:author="Michael Jennions" w:date="2020-07-20T19:56:00Z">
        <w:r w:rsidDel="00526290">
          <w:rPr>
            <w:rFonts w:ascii="Garamond" w:hAnsi="Garamond"/>
          </w:rPr>
          <w:delText>if they met the</w:delText>
        </w:r>
      </w:del>
      <w:ins w:id="1230" w:author="Michael Jennions" w:date="2020-07-28T10:53:00Z">
        <w:r w:rsidR="001A473E">
          <w:rPr>
            <w:rFonts w:ascii="Garamond" w:hAnsi="Garamond"/>
          </w:rPr>
          <w:t>using</w:t>
        </w:r>
      </w:ins>
      <w:ins w:id="1231" w:author="Michael Jennions" w:date="2020-07-20T19:56:00Z">
        <w:r w:rsidR="00526290">
          <w:rPr>
            <w:rFonts w:ascii="Garamond" w:hAnsi="Garamond"/>
          </w:rPr>
          <w:t xml:space="preserve"> the</w:t>
        </w:r>
      </w:ins>
      <w:r>
        <w:rPr>
          <w:rFonts w:ascii="Garamond" w:hAnsi="Garamond"/>
        </w:rPr>
        <w:t xml:space="preserve"> following </w:t>
      </w:r>
      <w:del w:id="1232" w:author="Michael Jennions" w:date="2020-07-20T19:57:00Z">
        <w:r w:rsidDel="00526290">
          <w:rPr>
            <w:rFonts w:ascii="Garamond" w:hAnsi="Garamond"/>
          </w:rPr>
          <w:delText xml:space="preserve">exclusion </w:delText>
        </w:r>
      </w:del>
      <w:r>
        <w:rPr>
          <w:rFonts w:ascii="Garamond" w:hAnsi="Garamond"/>
        </w:rPr>
        <w:t xml:space="preserve">criteria: 1) </w:t>
      </w:r>
      <w:ins w:id="1233" w:author="Michael Jennions" w:date="2020-07-20T19:58:00Z">
        <w:r w:rsidR="00526290">
          <w:rPr>
            <w:rFonts w:ascii="Garamond" w:hAnsi="Garamond"/>
          </w:rPr>
          <w:t>it was</w:t>
        </w:r>
      </w:ins>
      <w:ins w:id="1234" w:author="Michael Jennions" w:date="2020-07-20T19:57:00Z">
        <w:r w:rsidR="00526290">
          <w:rPr>
            <w:rFonts w:ascii="Garamond" w:hAnsi="Garamond"/>
          </w:rPr>
          <w:t xml:space="preserve"> </w:t>
        </w:r>
      </w:ins>
      <w:del w:id="1235" w:author="Michael Jennions" w:date="2020-07-20T19:58:00Z">
        <w:r w:rsidDel="00526290">
          <w:rPr>
            <w:rFonts w:ascii="Garamond" w:hAnsi="Garamond"/>
          </w:rPr>
          <w:delText xml:space="preserve">were </w:delText>
        </w:r>
      </w:del>
      <w:r>
        <w:rPr>
          <w:rFonts w:ascii="Garamond" w:hAnsi="Garamond"/>
        </w:rPr>
        <w:t xml:space="preserve">not </w:t>
      </w:r>
      <w:ins w:id="1236" w:author="Michael Jennions" w:date="2020-07-20T19:58:00Z">
        <w:r w:rsidR="00526290">
          <w:rPr>
            <w:rFonts w:ascii="Garamond" w:hAnsi="Garamond"/>
          </w:rPr>
          <w:t xml:space="preserve">a </w:t>
        </w:r>
      </w:ins>
      <w:r>
        <w:rPr>
          <w:rFonts w:ascii="Garamond" w:hAnsi="Garamond"/>
        </w:rPr>
        <w:t xml:space="preserve">personality </w:t>
      </w:r>
      <w:del w:id="1237" w:author="Michael Jennions" w:date="2020-07-20T19:58:00Z">
        <w:r w:rsidDel="00526290">
          <w:rPr>
            <w:rFonts w:ascii="Garamond" w:hAnsi="Garamond"/>
          </w:rPr>
          <w:delText>studies</w:delText>
        </w:r>
        <w:r w:rsidR="0003118C" w:rsidDel="00526290">
          <w:rPr>
            <w:rFonts w:ascii="Garamond" w:hAnsi="Garamond"/>
          </w:rPr>
          <w:delText xml:space="preserve"> </w:delText>
        </w:r>
      </w:del>
      <w:ins w:id="1238" w:author="Michael Jennions" w:date="2020-07-20T19:58:00Z">
        <w:r w:rsidR="00526290">
          <w:rPr>
            <w:rFonts w:ascii="Garamond" w:hAnsi="Garamond"/>
          </w:rPr>
          <w:t xml:space="preserve">study </w:t>
        </w:r>
      </w:ins>
      <w:r w:rsidR="0003118C">
        <w:rPr>
          <w:rFonts w:ascii="Garamond" w:hAnsi="Garamond"/>
        </w:rPr>
        <w:t xml:space="preserve">(i.e. </w:t>
      </w:r>
      <w:del w:id="1239" w:author="Michael Jennions" w:date="2020-07-20T19:58:00Z">
        <w:r w:rsidR="0003118C" w:rsidDel="00526290">
          <w:rPr>
            <w:rFonts w:ascii="Garamond" w:hAnsi="Garamond"/>
          </w:rPr>
          <w:delText xml:space="preserve">studied </w:delText>
        </w:r>
      </w:del>
      <w:ins w:id="1240" w:author="Michael Jennions" w:date="2020-07-20T19:58:00Z">
        <w:r w:rsidR="00526290">
          <w:rPr>
            <w:rFonts w:ascii="Garamond" w:hAnsi="Garamond"/>
          </w:rPr>
          <w:t xml:space="preserve">reported </w:t>
        </w:r>
      </w:ins>
      <w:r w:rsidR="0003118C">
        <w:rPr>
          <w:rFonts w:ascii="Garamond" w:hAnsi="Garamond"/>
        </w:rPr>
        <w:t xml:space="preserve">a behaviour that </w:t>
      </w:r>
      <w:ins w:id="1241" w:author="Michael Jennions" w:date="2020-07-28T10:53:00Z">
        <w:r w:rsidR="001A473E">
          <w:rPr>
            <w:rFonts w:ascii="Garamond" w:hAnsi="Garamond"/>
          </w:rPr>
          <w:t xml:space="preserve">could not be assigned to </w:t>
        </w:r>
      </w:ins>
      <w:del w:id="1242" w:author="Michael Jennions" w:date="2020-07-20T19:57:00Z">
        <w:r w:rsidR="0003118C" w:rsidDel="00526290">
          <w:rPr>
            <w:rFonts w:ascii="Garamond" w:hAnsi="Garamond"/>
          </w:rPr>
          <w:delText xml:space="preserve">could </w:delText>
        </w:r>
      </w:del>
      <w:del w:id="1243" w:author="Michael Jennions" w:date="2020-07-28T10:53:00Z">
        <w:r w:rsidR="0003118C" w:rsidDel="001A473E">
          <w:rPr>
            <w:rFonts w:ascii="Garamond" w:hAnsi="Garamond"/>
          </w:rPr>
          <w:delText xml:space="preserve">not fit into </w:delText>
        </w:r>
      </w:del>
      <w:r w:rsidR="0003118C">
        <w:rPr>
          <w:rFonts w:ascii="Garamond" w:hAnsi="Garamond"/>
        </w:rPr>
        <w:t xml:space="preserve">any of the ‘Big Five’ categories, </w:t>
      </w:r>
      <w:ins w:id="1244" w:author="Michael Jennions" w:date="2020-07-28T10:53:00Z">
        <w:r w:rsidR="001A473E">
          <w:rPr>
            <w:rFonts w:ascii="Garamond" w:hAnsi="Garamond"/>
          </w:rPr>
          <w:t>e.g.</w:t>
        </w:r>
      </w:ins>
      <w:ins w:id="1245" w:author="Michael Jennions" w:date="2020-07-20T19:57:00Z">
        <w:r w:rsidR="00526290">
          <w:rPr>
            <w:rFonts w:ascii="Garamond" w:hAnsi="Garamond"/>
          </w:rPr>
          <w:t xml:space="preserve"> ‘</w:t>
        </w:r>
      </w:ins>
      <w:del w:id="1246" w:author="Michael Jennions" w:date="2020-07-20T19:57:00Z">
        <w:r w:rsidR="0003118C" w:rsidDel="00526290">
          <w:rPr>
            <w:rFonts w:ascii="Garamond" w:hAnsi="Garamond"/>
          </w:rPr>
          <w:delText xml:space="preserve">like </w:delText>
        </w:r>
      </w:del>
      <w:r w:rsidR="0003118C">
        <w:rPr>
          <w:rFonts w:ascii="Garamond" w:hAnsi="Garamond"/>
        </w:rPr>
        <w:t>social node position</w:t>
      </w:r>
      <w:ins w:id="1247" w:author="Michael Jennions" w:date="2020-07-20T19:57:00Z">
        <w:r w:rsidR="00526290">
          <w:rPr>
            <w:rFonts w:ascii="Garamond" w:hAnsi="Garamond"/>
          </w:rPr>
          <w:t>’</w:t>
        </w:r>
      </w:ins>
      <w:r w:rsidR="0003118C">
        <w:rPr>
          <w:rFonts w:ascii="Garamond" w:hAnsi="Garamond"/>
        </w:rPr>
        <w:t>)</w:t>
      </w:r>
      <w:r>
        <w:rPr>
          <w:rFonts w:ascii="Garamond" w:hAnsi="Garamond"/>
        </w:rPr>
        <w:t xml:space="preserve">, 2) </w:t>
      </w:r>
      <w:ins w:id="1248" w:author="Michael Jennions" w:date="2020-07-20T19:59:00Z">
        <w:r w:rsidR="00CB0112">
          <w:rPr>
            <w:rFonts w:ascii="Garamond" w:hAnsi="Garamond"/>
          </w:rPr>
          <w:t xml:space="preserve">the </w:t>
        </w:r>
      </w:ins>
      <w:r>
        <w:rPr>
          <w:rFonts w:ascii="Garamond" w:hAnsi="Garamond"/>
        </w:rPr>
        <w:t>stud</w:t>
      </w:r>
      <w:ins w:id="1249" w:author="Michael Jennions" w:date="2020-07-20T19:59:00Z">
        <w:r w:rsidR="00CB0112">
          <w:rPr>
            <w:rFonts w:ascii="Garamond" w:hAnsi="Garamond"/>
          </w:rPr>
          <w:t>y was on</w:t>
        </w:r>
      </w:ins>
      <w:del w:id="1250" w:author="Michael Jennions" w:date="2020-07-20T19:59:00Z">
        <w:r w:rsidDel="00CB0112">
          <w:rPr>
            <w:rFonts w:ascii="Garamond" w:hAnsi="Garamond"/>
          </w:rPr>
          <w:delText>ies</w:delText>
        </w:r>
      </w:del>
      <w:r>
        <w:rPr>
          <w:rFonts w:ascii="Garamond" w:hAnsi="Garamond"/>
        </w:rPr>
        <w:t xml:space="preserve"> </w:t>
      </w:r>
      <w:del w:id="1251" w:author="Michael Jennions" w:date="2020-07-20T19:59:00Z">
        <w:r w:rsidDel="00CB0112">
          <w:rPr>
            <w:rFonts w:ascii="Garamond" w:hAnsi="Garamond"/>
          </w:rPr>
          <w:delText xml:space="preserve">used </w:delText>
        </w:r>
      </w:del>
      <w:r>
        <w:rPr>
          <w:rFonts w:ascii="Garamond" w:hAnsi="Garamond"/>
        </w:rPr>
        <w:t>domestic</w:t>
      </w:r>
      <w:ins w:id="1252" w:author="Michael Jennions" w:date="2020-08-03T19:49:00Z">
        <w:r w:rsidR="003F4985">
          <w:rPr>
            <w:rFonts w:ascii="Garamond" w:hAnsi="Garamond"/>
          </w:rPr>
          <w:t>ated</w:t>
        </w:r>
      </w:ins>
      <w:r>
        <w:rPr>
          <w:rFonts w:ascii="Garamond" w:hAnsi="Garamond"/>
        </w:rPr>
        <w:t xml:space="preserve"> or agricultural animals </w:t>
      </w:r>
      <w:commentRangeStart w:id="1253"/>
      <w:r>
        <w:rPr>
          <w:rFonts w:ascii="Garamond" w:hAnsi="Garamond"/>
        </w:rPr>
        <w:t>where individuals were neutered</w:t>
      </w:r>
      <w:commentRangeEnd w:id="1253"/>
      <w:r w:rsidR="00526290">
        <w:rPr>
          <w:rStyle w:val="CommentReference"/>
        </w:rPr>
        <w:commentReference w:id="1253"/>
      </w:r>
      <w:r>
        <w:rPr>
          <w:rFonts w:ascii="Garamond" w:hAnsi="Garamond"/>
        </w:rPr>
        <w:t xml:space="preserve">, 3) </w:t>
      </w:r>
      <w:ins w:id="1254" w:author="Michael Jennions" w:date="2020-07-20T19:59:00Z">
        <w:r w:rsidR="00CB0112">
          <w:rPr>
            <w:rFonts w:ascii="Garamond" w:hAnsi="Garamond"/>
          </w:rPr>
          <w:t xml:space="preserve">the </w:t>
        </w:r>
      </w:ins>
      <w:r>
        <w:rPr>
          <w:rFonts w:ascii="Garamond" w:hAnsi="Garamond"/>
        </w:rPr>
        <w:t>stud</w:t>
      </w:r>
      <w:ins w:id="1255" w:author="Michael Jennions" w:date="2020-07-20T19:59:00Z">
        <w:r w:rsidR="00CB0112">
          <w:rPr>
            <w:rFonts w:ascii="Garamond" w:hAnsi="Garamond"/>
          </w:rPr>
          <w:t xml:space="preserve">y </w:t>
        </w:r>
      </w:ins>
      <w:del w:id="1256" w:author="Michael Jennions" w:date="2020-07-20T19:59:00Z">
        <w:r w:rsidDel="00CB0112">
          <w:rPr>
            <w:rFonts w:ascii="Garamond" w:hAnsi="Garamond"/>
          </w:rPr>
          <w:delText xml:space="preserve">ies </w:delText>
        </w:r>
      </w:del>
      <w:r>
        <w:rPr>
          <w:rFonts w:ascii="Garamond" w:hAnsi="Garamond"/>
        </w:rPr>
        <w:t xml:space="preserve">did not </w:t>
      </w:r>
      <w:del w:id="1257" w:author="Michael Jennions" w:date="2020-07-20T19:59:00Z">
        <w:r w:rsidDel="00CB0112">
          <w:rPr>
            <w:rFonts w:ascii="Garamond" w:hAnsi="Garamond"/>
          </w:rPr>
          <w:delText xml:space="preserve">compare </w:delText>
        </w:r>
      </w:del>
      <w:ins w:id="1258" w:author="Michael Jennions" w:date="2020-07-20T19:59:00Z">
        <w:r w:rsidR="00CB0112">
          <w:rPr>
            <w:rFonts w:ascii="Garamond" w:hAnsi="Garamond"/>
          </w:rPr>
          <w:t xml:space="preserve">report separate data for </w:t>
        </w:r>
      </w:ins>
      <w:r>
        <w:rPr>
          <w:rFonts w:ascii="Garamond" w:hAnsi="Garamond"/>
        </w:rPr>
        <w:t xml:space="preserve">males and females (i.e. </w:t>
      </w:r>
      <w:ins w:id="1259" w:author="Michael Jennions" w:date="2020-08-03T19:50:00Z">
        <w:r w:rsidR="003F4985">
          <w:rPr>
            <w:rFonts w:ascii="Garamond" w:hAnsi="Garamond"/>
          </w:rPr>
          <w:t xml:space="preserve">the </w:t>
        </w:r>
      </w:ins>
      <w:r>
        <w:rPr>
          <w:rFonts w:ascii="Garamond" w:hAnsi="Garamond"/>
        </w:rPr>
        <w:t>stud</w:t>
      </w:r>
      <w:ins w:id="1260" w:author="Michael Jennions" w:date="2020-08-03T19:50:00Z">
        <w:r w:rsidR="003F4985">
          <w:rPr>
            <w:rFonts w:ascii="Garamond" w:hAnsi="Garamond"/>
          </w:rPr>
          <w:t xml:space="preserve">y was </w:t>
        </w:r>
      </w:ins>
      <w:del w:id="1261" w:author="Michael Jennions" w:date="2020-08-03T19:50:00Z">
        <w:r w:rsidDel="003F4985">
          <w:rPr>
            <w:rFonts w:ascii="Garamond" w:hAnsi="Garamond"/>
          </w:rPr>
          <w:delText xml:space="preserve">ies </w:delText>
        </w:r>
      </w:del>
      <w:del w:id="1262" w:author="Michael Jennions" w:date="2020-07-20T19:59:00Z">
        <w:r w:rsidDel="00CB0112">
          <w:rPr>
            <w:rFonts w:ascii="Garamond" w:hAnsi="Garamond"/>
          </w:rPr>
          <w:delText>where animals were</w:delText>
        </w:r>
      </w:del>
      <w:ins w:id="1263" w:author="Michael Jennions" w:date="2020-07-20T19:59:00Z">
        <w:r w:rsidR="00CB0112">
          <w:rPr>
            <w:rFonts w:ascii="Garamond" w:hAnsi="Garamond"/>
          </w:rPr>
          <w:t>on</w:t>
        </w:r>
      </w:ins>
      <w:r>
        <w:rPr>
          <w:rFonts w:ascii="Garamond" w:hAnsi="Garamond"/>
        </w:rPr>
        <w:t xml:space="preserve"> </w:t>
      </w:r>
      <w:del w:id="1264" w:author="Michael Jennions" w:date="2020-07-20T19:59:00Z">
        <w:r w:rsidDel="00CB0112">
          <w:rPr>
            <w:rFonts w:ascii="Garamond" w:hAnsi="Garamond"/>
          </w:rPr>
          <w:delText>hermaphroditic</w:delText>
        </w:r>
      </w:del>
      <w:ins w:id="1265" w:author="Michael Jennions" w:date="2020-07-20T19:59:00Z">
        <w:r w:rsidR="00CB0112">
          <w:rPr>
            <w:rFonts w:ascii="Garamond" w:hAnsi="Garamond"/>
          </w:rPr>
          <w:t>hermaphrodites</w:t>
        </w:r>
      </w:ins>
      <w:r>
        <w:rPr>
          <w:rFonts w:ascii="Garamond" w:hAnsi="Garamond"/>
        </w:rPr>
        <w:t xml:space="preserve">, </w:t>
      </w:r>
      <w:del w:id="1266" w:author="Michael Jennions" w:date="2020-07-20T19:59:00Z">
        <w:r w:rsidDel="00CB0112">
          <w:rPr>
            <w:rFonts w:ascii="Garamond" w:hAnsi="Garamond"/>
          </w:rPr>
          <w:delText xml:space="preserve">clonal </w:delText>
        </w:r>
      </w:del>
      <w:ins w:id="1267" w:author="Michael Jennions" w:date="2020-07-20T19:59:00Z">
        <w:r w:rsidR="00CB0112">
          <w:rPr>
            <w:rFonts w:ascii="Garamond" w:hAnsi="Garamond"/>
          </w:rPr>
          <w:t xml:space="preserve">clones </w:t>
        </w:r>
      </w:ins>
      <w:r>
        <w:rPr>
          <w:rFonts w:ascii="Garamond" w:hAnsi="Garamond"/>
        </w:rPr>
        <w:t>or gynandromorphs</w:t>
      </w:r>
      <w:ins w:id="1268" w:author="Michael Jennions" w:date="2020-07-20T19:59:00Z">
        <w:r w:rsidR="00CB0112">
          <w:rPr>
            <w:rFonts w:ascii="Garamond" w:hAnsi="Garamond"/>
          </w:rPr>
          <w:t>;</w:t>
        </w:r>
      </w:ins>
      <w:del w:id="1269" w:author="Michael Jennions" w:date="2020-07-20T19:59:00Z">
        <w:r w:rsidDel="00CB0112">
          <w:rPr>
            <w:rFonts w:ascii="Garamond" w:hAnsi="Garamond"/>
          </w:rPr>
          <w:delText>,</w:delText>
        </w:r>
      </w:del>
      <w:r>
        <w:rPr>
          <w:rFonts w:ascii="Garamond" w:hAnsi="Garamond"/>
        </w:rPr>
        <w:t xml:space="preserve"> or </w:t>
      </w:r>
      <w:del w:id="1270" w:author="Michael Jennions" w:date="2020-08-03T19:50:00Z">
        <w:r w:rsidDel="003F4985">
          <w:rPr>
            <w:rFonts w:ascii="Garamond" w:hAnsi="Garamond"/>
          </w:rPr>
          <w:delText xml:space="preserve">where </w:delText>
        </w:r>
      </w:del>
      <w:ins w:id="1271" w:author="Michael Jennions" w:date="2020-07-20T20:00:00Z">
        <w:r w:rsidR="00CB0112">
          <w:rPr>
            <w:rFonts w:ascii="Garamond" w:hAnsi="Garamond"/>
          </w:rPr>
          <w:t xml:space="preserve">data from </w:t>
        </w:r>
      </w:ins>
      <w:r>
        <w:rPr>
          <w:rFonts w:ascii="Garamond" w:hAnsi="Garamond"/>
        </w:rPr>
        <w:t xml:space="preserve">both sexes were </w:t>
      </w:r>
      <w:del w:id="1272" w:author="Michael Jennions" w:date="2020-07-20T20:00:00Z">
        <w:r w:rsidDel="00CB0112">
          <w:rPr>
            <w:rFonts w:ascii="Garamond" w:hAnsi="Garamond"/>
          </w:rPr>
          <w:delText>analysed together</w:delText>
        </w:r>
      </w:del>
      <w:ins w:id="1273" w:author="Michael Jennions" w:date="2020-07-20T20:00:00Z">
        <w:r w:rsidR="00CB0112">
          <w:rPr>
            <w:rFonts w:ascii="Garamond" w:hAnsi="Garamond"/>
          </w:rPr>
          <w:t>combined</w:t>
        </w:r>
      </w:ins>
      <w:ins w:id="1274" w:author="Michael Jennions" w:date="2020-08-03T19:50:00Z">
        <w:r w:rsidR="003F4985">
          <w:rPr>
            <w:rFonts w:ascii="Garamond" w:hAnsi="Garamond"/>
          </w:rPr>
          <w:t>;</w:t>
        </w:r>
      </w:ins>
      <w:del w:id="1275" w:author="Michael Jennions" w:date="2020-08-03T19:50:00Z">
        <w:r w:rsidDel="003F4985">
          <w:rPr>
            <w:rFonts w:ascii="Garamond" w:hAnsi="Garamond"/>
          </w:rPr>
          <w:delText>,</w:delText>
        </w:r>
      </w:del>
      <w:r>
        <w:rPr>
          <w:rFonts w:ascii="Garamond" w:hAnsi="Garamond"/>
        </w:rPr>
        <w:t xml:space="preserve"> or only one sex was </w:t>
      </w:r>
      <w:del w:id="1276" w:author="Michael Jennions" w:date="2020-07-20T20:00:00Z">
        <w:r w:rsidDel="00CB0112">
          <w:rPr>
            <w:rFonts w:ascii="Garamond" w:hAnsi="Garamond"/>
          </w:rPr>
          <w:delText>studied</w:delText>
        </w:r>
      </w:del>
      <w:ins w:id="1277" w:author="Michael Jennions" w:date="2020-07-20T20:00:00Z">
        <w:r w:rsidR="00CB0112">
          <w:rPr>
            <w:rFonts w:ascii="Garamond" w:hAnsi="Garamond"/>
          </w:rPr>
          <w:t>measured</w:t>
        </w:r>
      </w:ins>
      <w:ins w:id="1278" w:author="Michael Jennions" w:date="2020-08-03T19:50:00Z">
        <w:r w:rsidR="003F4985">
          <w:rPr>
            <w:rFonts w:ascii="Garamond" w:hAnsi="Garamond"/>
          </w:rPr>
          <w:t xml:space="preserve">; or data was only </w:t>
        </w:r>
      </w:ins>
      <w:ins w:id="1279" w:author="Michael Jennions" w:date="2020-08-03T19:51:00Z">
        <w:r w:rsidR="003F4985">
          <w:rPr>
            <w:rFonts w:ascii="Garamond" w:hAnsi="Garamond"/>
          </w:rPr>
          <w:t>reported for one sex</w:t>
        </w:r>
      </w:ins>
      <w:r>
        <w:rPr>
          <w:rFonts w:ascii="Garamond" w:hAnsi="Garamond"/>
        </w:rPr>
        <w:t xml:space="preserve">), or 4) </w:t>
      </w:r>
      <w:commentRangeStart w:id="1280"/>
      <w:r>
        <w:rPr>
          <w:rFonts w:ascii="Garamond" w:hAnsi="Garamond"/>
        </w:rPr>
        <w:t>data were unsuitable</w:t>
      </w:r>
      <w:ins w:id="1281" w:author="Michael Jennions" w:date="2020-08-03T19:51:00Z">
        <w:r w:rsidR="007E35EB">
          <w:rPr>
            <w:rFonts w:ascii="Garamond" w:hAnsi="Garamond"/>
          </w:rPr>
          <w:t>/</w:t>
        </w:r>
      </w:ins>
      <w:del w:id="1282" w:author="Michael Jennions" w:date="2020-08-03T19:51:00Z">
        <w:r w:rsidDel="007E35EB">
          <w:rPr>
            <w:rFonts w:ascii="Garamond" w:hAnsi="Garamond"/>
          </w:rPr>
          <w:delText>/</w:delText>
        </w:r>
      </w:del>
      <w:r>
        <w:rPr>
          <w:rFonts w:ascii="Garamond" w:hAnsi="Garamond"/>
        </w:rPr>
        <w:t xml:space="preserve">missing </w:t>
      </w:r>
      <w:commentRangeEnd w:id="1280"/>
      <w:r w:rsidR="007E35EB">
        <w:rPr>
          <w:rStyle w:val="CommentReference"/>
        </w:rPr>
        <w:commentReference w:id="1280"/>
      </w:r>
      <w:r>
        <w:rPr>
          <w:rFonts w:ascii="Garamond" w:hAnsi="Garamond"/>
        </w:rPr>
        <w:t>(</w:t>
      </w:r>
      <w:del w:id="1283" w:author="Michael Jennions" w:date="2020-07-20T20:00:00Z">
        <w:r w:rsidRPr="00763764" w:rsidDel="00CB0112">
          <w:rPr>
            <w:rFonts w:ascii="Garamond" w:hAnsi="Garamond"/>
          </w:rPr>
          <w:delText>as shown in</w:delText>
        </w:r>
      </w:del>
      <w:ins w:id="1284" w:author="Michael Jennions" w:date="2020-07-20T20:00:00Z">
        <w:r w:rsidR="00CB0112">
          <w:rPr>
            <w:rFonts w:ascii="Garamond" w:hAnsi="Garamond"/>
          </w:rPr>
          <w:t>see</w:t>
        </w:r>
      </w:ins>
      <w:r w:rsidRPr="00763764">
        <w:rPr>
          <w:rFonts w:ascii="Garamond" w:hAnsi="Garamond"/>
        </w:rPr>
        <w:t xml:space="preserve"> Figure </w:t>
      </w:r>
      <w:r>
        <w:rPr>
          <w:rFonts w:ascii="Garamond" w:hAnsi="Garamond"/>
        </w:rPr>
        <w:t xml:space="preserve">3). </w:t>
      </w:r>
      <w:r w:rsidR="00450F38">
        <w:rPr>
          <w:rFonts w:ascii="Garamond" w:hAnsi="Garamond"/>
        </w:rPr>
        <w:t>By definition</w:t>
      </w:r>
      <w:ins w:id="1285" w:author="Michael Jennions" w:date="2020-07-20T20:00:00Z">
        <w:r w:rsidR="00CB0112">
          <w:rPr>
            <w:rFonts w:ascii="Garamond" w:hAnsi="Garamond"/>
          </w:rPr>
          <w:t>,</w:t>
        </w:r>
      </w:ins>
      <w:r w:rsidR="00450F38">
        <w:rPr>
          <w:rFonts w:ascii="Garamond" w:hAnsi="Garamond"/>
        </w:rPr>
        <w:t xml:space="preserve"> personality traits </w:t>
      </w:r>
      <w:del w:id="1286" w:author="Michael Jennions" w:date="2020-07-20T20:00:00Z">
        <w:r w:rsidR="00450F38" w:rsidDel="00CB0112">
          <w:rPr>
            <w:rFonts w:ascii="Garamond" w:hAnsi="Garamond"/>
          </w:rPr>
          <w:delText>must be</w:delText>
        </w:r>
      </w:del>
      <w:ins w:id="1287" w:author="Michael Jennions" w:date="2020-07-28T10:54:00Z">
        <w:r w:rsidR="00FD27A5">
          <w:rPr>
            <w:rFonts w:ascii="Garamond" w:hAnsi="Garamond"/>
          </w:rPr>
          <w:t>are</w:t>
        </w:r>
      </w:ins>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del w:id="1288" w:author="Michael Jennions" w:date="2020-07-20T20:00:00Z">
        <w:r w:rsidR="00450F38" w:rsidDel="00CB0112">
          <w:rPr>
            <w:rFonts w:ascii="Garamond" w:hAnsi="Garamond"/>
          </w:rPr>
          <w:delText xml:space="preserve">yet </w:delText>
        </w:r>
      </w:del>
      <w:ins w:id="1289" w:author="Michael Jennions" w:date="2020-07-20T20:00:00Z">
        <w:r w:rsidR="00CB0112">
          <w:rPr>
            <w:rFonts w:ascii="Garamond" w:hAnsi="Garamond"/>
          </w:rPr>
          <w:t xml:space="preserve">but </w:t>
        </w:r>
      </w:ins>
      <w:ins w:id="1290" w:author="Michael Jennions" w:date="2020-07-28T10:54:00Z">
        <w:r w:rsidR="00FD27A5">
          <w:rPr>
            <w:rFonts w:ascii="Garamond" w:hAnsi="Garamond"/>
          </w:rPr>
          <w:t xml:space="preserve">very </w:t>
        </w:r>
      </w:ins>
      <w:del w:id="1291" w:author="Michael Jennions" w:date="2020-07-20T20:02:00Z">
        <w:r w:rsidR="00450F38" w:rsidDel="00CB0112">
          <w:rPr>
            <w:rFonts w:ascii="Garamond" w:hAnsi="Garamond"/>
          </w:rPr>
          <w:delText xml:space="preserve">many </w:delText>
        </w:r>
      </w:del>
      <w:ins w:id="1292" w:author="Michael Jennions" w:date="2020-07-20T20:02:00Z">
        <w:r w:rsidR="00CB0112">
          <w:rPr>
            <w:rFonts w:ascii="Garamond" w:hAnsi="Garamond"/>
          </w:rPr>
          <w:t xml:space="preserve">few </w:t>
        </w:r>
      </w:ins>
      <w:ins w:id="1293" w:author="Michael Jennions" w:date="2020-08-03T20:02:00Z">
        <w:r w:rsidR="007E35EB">
          <w:rPr>
            <w:rFonts w:ascii="Garamond" w:hAnsi="Garamond"/>
          </w:rPr>
          <w:t xml:space="preserve">of the available </w:t>
        </w:r>
      </w:ins>
      <w:del w:id="1294" w:author="Michael Jennions" w:date="2020-07-28T10:56:00Z">
        <w:r w:rsidR="00450F38" w:rsidDel="005F0106">
          <w:rPr>
            <w:rFonts w:ascii="Garamond" w:hAnsi="Garamond"/>
          </w:rPr>
          <w:delText xml:space="preserve">studies </w:delText>
        </w:r>
      </w:del>
      <w:ins w:id="1295" w:author="Michael Jennions" w:date="2020-07-28T10:56:00Z">
        <w:r w:rsidR="005F0106">
          <w:rPr>
            <w:rFonts w:ascii="Garamond" w:hAnsi="Garamond"/>
          </w:rPr>
          <w:t xml:space="preserve">studies </w:t>
        </w:r>
      </w:ins>
      <w:del w:id="1296" w:author="Michael Jennions" w:date="2020-07-20T20:02:00Z">
        <w:r w:rsidR="00F37091" w:rsidDel="00CB0112">
          <w:rPr>
            <w:rFonts w:ascii="Garamond" w:hAnsi="Garamond"/>
          </w:rPr>
          <w:delText xml:space="preserve">did not </w:delText>
        </w:r>
      </w:del>
      <w:r w:rsidR="00F37091">
        <w:rPr>
          <w:rFonts w:ascii="Garamond" w:hAnsi="Garamond"/>
        </w:rPr>
        <w:t>report</w:t>
      </w:r>
      <w:ins w:id="1297" w:author="Michael Jennions" w:date="2020-08-03T20:01:00Z">
        <w:r w:rsidR="007E35EB">
          <w:rPr>
            <w:rFonts w:ascii="Garamond" w:hAnsi="Garamond"/>
          </w:rPr>
          <w:t>ed</w:t>
        </w:r>
      </w:ins>
      <w:r w:rsidR="00F37091">
        <w:rPr>
          <w:rFonts w:ascii="Garamond" w:hAnsi="Garamond"/>
        </w:rPr>
        <w:t xml:space="preserve"> repeatability</w:t>
      </w:r>
      <w:ins w:id="1298" w:author="Michael Jennions" w:date="2020-08-03T20:01:00Z">
        <w:r w:rsidR="007E35EB">
          <w:rPr>
            <w:rFonts w:ascii="Garamond" w:hAnsi="Garamond"/>
          </w:rPr>
          <w:t xml:space="preserve">, </w:t>
        </w:r>
      </w:ins>
      <w:del w:id="1299" w:author="Michael Jennions" w:date="2020-07-20T20:02:00Z">
        <w:r w:rsidR="00450F38" w:rsidDel="00CB0112">
          <w:rPr>
            <w:rFonts w:ascii="Garamond" w:hAnsi="Garamond"/>
          </w:rPr>
          <w:delText>, n</w:delText>
        </w:r>
      </w:del>
      <w:r w:rsidR="00450F38">
        <w:rPr>
          <w:rFonts w:ascii="Garamond" w:hAnsi="Garamond"/>
        </w:rPr>
        <w:t xml:space="preserve">or </w:t>
      </w:r>
      <w:del w:id="1300" w:author="Michael Jennions" w:date="2020-07-20T20:01:00Z">
        <w:r w:rsidR="00450F38" w:rsidDel="00CB0112">
          <w:rPr>
            <w:rFonts w:ascii="Garamond" w:hAnsi="Garamond"/>
          </w:rPr>
          <w:delText>refer to</w:delText>
        </w:r>
      </w:del>
      <w:ins w:id="1301" w:author="Michael Jennions" w:date="2020-07-20T20:01:00Z">
        <w:r w:rsidR="00CB0112">
          <w:rPr>
            <w:rFonts w:ascii="Garamond" w:hAnsi="Garamond"/>
          </w:rPr>
          <w:t>cite</w:t>
        </w:r>
      </w:ins>
      <w:ins w:id="1302" w:author="Michael Jennions" w:date="2020-08-03T20:02:00Z">
        <w:r w:rsidR="007E35EB">
          <w:rPr>
            <w:rFonts w:ascii="Garamond" w:hAnsi="Garamond"/>
          </w:rPr>
          <w:t>d</w:t>
        </w:r>
      </w:ins>
      <w:r w:rsidR="00450F38">
        <w:rPr>
          <w:rFonts w:ascii="Garamond" w:hAnsi="Garamond"/>
        </w:rPr>
        <w:t xml:space="preserve"> previous </w:t>
      </w:r>
      <w:del w:id="1303" w:author="Michael Jennions" w:date="2020-07-20T20:02:00Z">
        <w:r w:rsidR="00450F38" w:rsidDel="00CB0112">
          <w:rPr>
            <w:rFonts w:ascii="Garamond" w:hAnsi="Garamond"/>
          </w:rPr>
          <w:delText xml:space="preserve">studies </w:delText>
        </w:r>
      </w:del>
      <w:ins w:id="1304" w:author="Michael Jennions" w:date="2020-07-20T20:02:00Z">
        <w:r w:rsidR="00CB0112">
          <w:rPr>
            <w:rFonts w:ascii="Garamond" w:hAnsi="Garamond"/>
          </w:rPr>
          <w:t xml:space="preserve">work </w:t>
        </w:r>
      </w:ins>
      <w:r w:rsidR="00450F38">
        <w:rPr>
          <w:rFonts w:ascii="Garamond" w:hAnsi="Garamond"/>
        </w:rPr>
        <w:t xml:space="preserve">that </w:t>
      </w:r>
      <w:del w:id="1305" w:author="Michael Jennions" w:date="2020-07-20T20:01:00Z">
        <w:r w:rsidR="00450F38" w:rsidDel="00CB0112">
          <w:rPr>
            <w:rFonts w:ascii="Garamond" w:hAnsi="Garamond"/>
          </w:rPr>
          <w:delText>found those traits to be</w:delText>
        </w:r>
      </w:del>
      <w:ins w:id="1306" w:author="Michael Jennions" w:date="2020-07-20T20:01:00Z">
        <w:r w:rsidR="00CB0112">
          <w:rPr>
            <w:rFonts w:ascii="Garamond" w:hAnsi="Garamond"/>
          </w:rPr>
          <w:t>ha</w:t>
        </w:r>
      </w:ins>
      <w:ins w:id="1307" w:author="Michael Jennions" w:date="2020-07-20T20:02:00Z">
        <w:r w:rsidR="00CB0112">
          <w:rPr>
            <w:rFonts w:ascii="Garamond" w:hAnsi="Garamond"/>
          </w:rPr>
          <w:t>s</w:t>
        </w:r>
      </w:ins>
      <w:ins w:id="1308" w:author="Michael Jennions" w:date="2020-07-20T20:01:00Z">
        <w:r w:rsidR="00CB0112">
          <w:rPr>
            <w:rFonts w:ascii="Garamond" w:hAnsi="Garamond"/>
          </w:rPr>
          <w:t xml:space="preserve"> </w:t>
        </w:r>
      </w:ins>
      <w:ins w:id="1309" w:author="Michael Jennions" w:date="2020-07-20T20:02:00Z">
        <w:r w:rsidR="00CB0112">
          <w:rPr>
            <w:rFonts w:ascii="Garamond" w:hAnsi="Garamond"/>
          </w:rPr>
          <w:t>documented</w:t>
        </w:r>
      </w:ins>
      <w:r w:rsidR="00450F38">
        <w:rPr>
          <w:rFonts w:ascii="Garamond" w:hAnsi="Garamond"/>
        </w:rPr>
        <w:t xml:space="preserve"> repeatab</w:t>
      </w:r>
      <w:ins w:id="1310" w:author="Michael Jennions" w:date="2020-07-20T20:01:00Z">
        <w:r w:rsidR="00CB0112">
          <w:rPr>
            <w:rFonts w:ascii="Garamond" w:hAnsi="Garamond"/>
          </w:rPr>
          <w:t>ility</w:t>
        </w:r>
      </w:ins>
      <w:ins w:id="1311" w:author="Michael Jennions" w:date="2020-08-03T20:02:00Z">
        <w:r w:rsidR="007E35EB">
          <w:rPr>
            <w:rFonts w:ascii="Garamond" w:hAnsi="Garamond"/>
          </w:rPr>
          <w:t xml:space="preserve"> of the </w:t>
        </w:r>
        <w:r w:rsidR="00F33CE6">
          <w:rPr>
            <w:rFonts w:ascii="Garamond" w:hAnsi="Garamond"/>
          </w:rPr>
          <w:t>behavioural measure</w:t>
        </w:r>
      </w:ins>
      <w:del w:id="1312" w:author="Michael Jennions" w:date="2020-07-20T20:01:00Z">
        <w:r w:rsidR="00450F38" w:rsidDel="00CB0112">
          <w:rPr>
            <w:rFonts w:ascii="Garamond" w:hAnsi="Garamond"/>
          </w:rPr>
          <w:delText>le</w:delText>
        </w:r>
      </w:del>
      <w:ins w:id="1313" w:author="Michael Jennions" w:date="2020-08-03T20:03:00Z">
        <w:r w:rsidR="00F33CE6">
          <w:rPr>
            <w:rFonts w:ascii="Garamond" w:hAnsi="Garamond"/>
          </w:rPr>
          <w:t xml:space="preserve"> used to quantify personality.</w:t>
        </w:r>
      </w:ins>
      <w:del w:id="1314" w:author="Michael Jennions" w:date="2020-08-03T20:03:00Z">
        <w:r w:rsidR="00450F38" w:rsidDel="00F33CE6">
          <w:rPr>
            <w:rFonts w:ascii="Garamond" w:hAnsi="Garamond"/>
          </w:rPr>
          <w:delText>.</w:delText>
        </w:r>
      </w:del>
      <w:ins w:id="1315" w:author="Michael Jennions" w:date="2020-08-03T20:03:00Z">
        <w:r w:rsidR="00F33CE6">
          <w:rPr>
            <w:rFonts w:ascii="Garamond" w:hAnsi="Garamond"/>
          </w:rPr>
          <w:t xml:space="preserve"> </w:t>
        </w:r>
      </w:ins>
      <w:del w:id="1316" w:author="Michael Jennions" w:date="2020-08-03T20:03:00Z">
        <w:r w:rsidR="00450F38" w:rsidDel="00F33CE6">
          <w:rPr>
            <w:rFonts w:ascii="Garamond" w:hAnsi="Garamond"/>
          </w:rPr>
          <w:delText xml:space="preserve"> </w:delText>
        </w:r>
      </w:del>
      <w:r w:rsidR="00450F38">
        <w:rPr>
          <w:rFonts w:ascii="Garamond" w:hAnsi="Garamond"/>
        </w:rPr>
        <w:t xml:space="preserve">We therefore </w:t>
      </w:r>
      <w:del w:id="1317" w:author="Michael Jennions" w:date="2020-07-20T20:03:00Z">
        <w:r w:rsidR="00450F38" w:rsidDel="00CB0112">
          <w:rPr>
            <w:rFonts w:ascii="Garamond" w:hAnsi="Garamond"/>
          </w:rPr>
          <w:delText xml:space="preserve">decided to </w:delText>
        </w:r>
      </w:del>
      <w:r w:rsidR="00450F38">
        <w:rPr>
          <w:rFonts w:ascii="Garamond" w:hAnsi="Garamond"/>
        </w:rPr>
        <w:t>include</w:t>
      </w:r>
      <w:ins w:id="1318" w:author="Michael Jennions" w:date="2020-07-20T20:03:00Z">
        <w:r w:rsidR="00CB0112">
          <w:rPr>
            <w:rFonts w:ascii="Garamond" w:hAnsi="Garamond"/>
          </w:rPr>
          <w:t>d</w:t>
        </w:r>
      </w:ins>
      <w:r w:rsidR="00450F38">
        <w:rPr>
          <w:rFonts w:ascii="Garamond" w:hAnsi="Garamond"/>
        </w:rPr>
        <w:t xml:space="preserve"> </w:t>
      </w:r>
      <w:del w:id="1319" w:author="Michael Jennions" w:date="2020-07-20T20:04:00Z">
        <w:r w:rsidR="00450F38" w:rsidDel="00CB0112">
          <w:rPr>
            <w:rFonts w:ascii="Garamond" w:hAnsi="Garamond"/>
          </w:rPr>
          <w:delText>a broad range of</w:delText>
        </w:r>
      </w:del>
      <w:ins w:id="1320" w:author="Michael Jennions" w:date="2020-07-20T20:04:00Z">
        <w:r w:rsidR="00CB0112">
          <w:rPr>
            <w:rFonts w:ascii="Garamond" w:hAnsi="Garamond"/>
          </w:rPr>
          <w:t>all</w:t>
        </w:r>
      </w:ins>
      <w:r w:rsidR="00450F38">
        <w:rPr>
          <w:rFonts w:ascii="Garamond" w:hAnsi="Garamond"/>
        </w:rPr>
        <w:t xml:space="preserve"> behaviour</w:t>
      </w:r>
      <w:ins w:id="1321" w:author="Michael Jennions" w:date="2020-07-20T20:03:00Z">
        <w:r w:rsidR="00CB0112">
          <w:rPr>
            <w:rFonts w:ascii="Garamond" w:hAnsi="Garamond"/>
          </w:rPr>
          <w:t xml:space="preserve">s </w:t>
        </w:r>
      </w:ins>
      <w:del w:id="1322" w:author="Michael Jennions" w:date="2020-07-20T20:03:00Z">
        <w:r w:rsidR="00450F38" w:rsidDel="00CB0112">
          <w:rPr>
            <w:rFonts w:ascii="Garamond" w:hAnsi="Garamond"/>
          </w:rPr>
          <w:delText xml:space="preserve">al types </w:delText>
        </w:r>
      </w:del>
      <w:r w:rsidR="00450F38">
        <w:rPr>
          <w:rFonts w:ascii="Garamond" w:hAnsi="Garamond"/>
        </w:rPr>
        <w:t xml:space="preserve">that </w:t>
      </w:r>
      <w:ins w:id="1323" w:author="Michael Jennions" w:date="2020-07-20T20:02:00Z">
        <w:r w:rsidR="00CB0112">
          <w:rPr>
            <w:rFonts w:ascii="Garamond" w:hAnsi="Garamond"/>
          </w:rPr>
          <w:t>a</w:t>
        </w:r>
      </w:ins>
      <w:ins w:id="1324" w:author="Michael Jennions" w:date="2020-07-20T20:03:00Z">
        <w:r w:rsidR="00CB0112">
          <w:rPr>
            <w:rFonts w:ascii="Garamond" w:hAnsi="Garamond"/>
          </w:rPr>
          <w:t xml:space="preserve">re </w:t>
        </w:r>
      </w:ins>
      <w:ins w:id="1325" w:author="Michael Jennions" w:date="2020-08-03T20:03:00Z">
        <w:r w:rsidR="00F33CE6">
          <w:rPr>
            <w:rFonts w:ascii="Garamond" w:hAnsi="Garamond"/>
          </w:rPr>
          <w:t xml:space="preserve">commonly </w:t>
        </w:r>
      </w:ins>
      <w:ins w:id="1326" w:author="Michael Jennions" w:date="2020-07-28T10:54:00Z">
        <w:r w:rsidR="00FD27A5">
          <w:rPr>
            <w:rFonts w:ascii="Garamond" w:hAnsi="Garamond"/>
          </w:rPr>
          <w:t>described</w:t>
        </w:r>
      </w:ins>
      <w:ins w:id="1327" w:author="Michael Jennions" w:date="2020-07-20T20:03:00Z">
        <w:r w:rsidR="00CB0112">
          <w:rPr>
            <w:rFonts w:ascii="Garamond" w:hAnsi="Garamond"/>
          </w:rPr>
          <w:t xml:space="preserve"> </w:t>
        </w:r>
      </w:ins>
      <w:del w:id="1328" w:author="Michael Jennions" w:date="2020-07-20T20:04:00Z">
        <w:r w:rsidR="00450F38" w:rsidDel="00CB0112">
          <w:rPr>
            <w:rFonts w:ascii="Garamond" w:hAnsi="Garamond"/>
          </w:rPr>
          <w:delText>match up with</w:delText>
        </w:r>
      </w:del>
      <w:ins w:id="1329" w:author="Michael Jennions" w:date="2020-07-20T20:04:00Z">
        <w:r w:rsidR="00CB0112">
          <w:rPr>
            <w:rFonts w:ascii="Garamond" w:hAnsi="Garamond"/>
          </w:rPr>
          <w:t xml:space="preserve">as </w:t>
        </w:r>
      </w:ins>
      <w:ins w:id="1330" w:author="Michael Jennions" w:date="2020-08-03T20:03:00Z">
        <w:r w:rsidR="00F33CE6">
          <w:rPr>
            <w:rFonts w:ascii="Garamond" w:hAnsi="Garamond"/>
          </w:rPr>
          <w:t>being indices</w:t>
        </w:r>
      </w:ins>
      <w:ins w:id="1331" w:author="Michael Jennions" w:date="2020-07-20T20:04:00Z">
        <w:r w:rsidR="00CB0112">
          <w:rPr>
            <w:rFonts w:ascii="Garamond" w:hAnsi="Garamond"/>
          </w:rPr>
          <w:t xml:space="preserve"> of animal</w:t>
        </w:r>
      </w:ins>
      <w:r w:rsidR="00450F38">
        <w:rPr>
          <w:rFonts w:ascii="Garamond" w:hAnsi="Garamond"/>
        </w:rPr>
        <w:t xml:space="preserve"> personalit</w:t>
      </w:r>
      <w:ins w:id="1332" w:author="Michael Jennions" w:date="2020-08-03T20:04:00Z">
        <w:r w:rsidR="00F33CE6">
          <w:rPr>
            <w:rFonts w:ascii="Garamond" w:hAnsi="Garamond"/>
          </w:rPr>
          <w:t>y</w:t>
        </w:r>
      </w:ins>
      <w:ins w:id="1333" w:author="Michael Jennions" w:date="2020-07-20T20:04:00Z">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ins>
      <w:del w:id="1334" w:author="Michael Jennions" w:date="2020-07-20T20:04:00Z">
        <w:r w:rsidR="00450F38" w:rsidDel="00CB0112">
          <w:rPr>
            <w:rFonts w:ascii="Garamond" w:hAnsi="Garamond"/>
          </w:rPr>
          <w:delText>y studies</w:delText>
        </w:r>
      </w:del>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0BDF2A11" w:rsidR="005C69F2" w:rsidRDefault="005C69F2" w:rsidP="005C69F2">
      <w:pPr>
        <w:ind w:firstLine="720"/>
        <w:contextualSpacing/>
        <w:rPr>
          <w:rFonts w:ascii="Garamond" w:hAnsi="Garamond"/>
        </w:rPr>
      </w:pPr>
      <w:r>
        <w:rPr>
          <w:rFonts w:ascii="Garamond" w:hAnsi="Garamond"/>
        </w:rPr>
        <w:t xml:space="preserve">In total, </w:t>
      </w:r>
      <w:del w:id="1335" w:author="Michael Jennions" w:date="2020-07-20T20:05:00Z">
        <w:r w:rsidDel="00CB0112">
          <w:rPr>
            <w:rFonts w:ascii="Garamond" w:hAnsi="Garamond"/>
          </w:rPr>
          <w:delText>this provided</w:delText>
        </w:r>
      </w:del>
      <w:ins w:id="1336" w:author="Michael Jennions" w:date="2020-07-20T20:05:00Z">
        <w:r w:rsidR="00CB0112">
          <w:rPr>
            <w:rFonts w:ascii="Garamond" w:hAnsi="Garamond"/>
          </w:rPr>
          <w:t>we identified</w:t>
        </w:r>
      </w:ins>
      <w:r>
        <w:rPr>
          <w:rFonts w:ascii="Garamond" w:hAnsi="Garamond"/>
        </w:rPr>
        <w:t xml:space="preserve"> 211 eligible </w:t>
      </w:r>
      <w:del w:id="1337" w:author="Michael Jennions" w:date="2020-07-28T10:56:00Z">
        <w:r w:rsidDel="005F0106">
          <w:rPr>
            <w:rFonts w:ascii="Garamond" w:hAnsi="Garamond"/>
          </w:rPr>
          <w:delText xml:space="preserve">studies </w:delText>
        </w:r>
      </w:del>
      <w:ins w:id="1338" w:author="Michael Jennions" w:date="2020-07-28T10:56:00Z">
        <w:r w:rsidR="005F0106">
          <w:rPr>
            <w:rFonts w:ascii="Garamond" w:hAnsi="Garamond"/>
          </w:rPr>
          <w:t xml:space="preserve">articles </w:t>
        </w:r>
      </w:ins>
      <w:del w:id="1339" w:author="Michael Jennions" w:date="2020-07-28T10:55:00Z">
        <w:r w:rsidDel="00941604">
          <w:rPr>
            <w:rFonts w:ascii="Garamond" w:hAnsi="Garamond"/>
          </w:rPr>
          <w:delText xml:space="preserve">with </w:delText>
        </w:r>
      </w:del>
      <w:ins w:id="1340" w:author="Michael Jennions" w:date="2020-07-28T10:55:00Z">
        <w:r w:rsidR="00941604">
          <w:rPr>
            <w:rFonts w:ascii="Garamond" w:hAnsi="Garamond"/>
          </w:rPr>
          <w:t xml:space="preserve">that </w:t>
        </w:r>
      </w:ins>
      <w:ins w:id="1341" w:author="Michael Jennions" w:date="2020-08-03T20:04:00Z">
        <w:r w:rsidR="00F33CE6">
          <w:rPr>
            <w:rFonts w:ascii="Garamond" w:hAnsi="Garamond"/>
          </w:rPr>
          <w:t xml:space="preserve">provided us with </w:t>
        </w:r>
      </w:ins>
      <w:r>
        <w:rPr>
          <w:rFonts w:ascii="Garamond" w:hAnsi="Garamond"/>
        </w:rPr>
        <w:t xml:space="preserve">suitable data </w:t>
      </w:r>
      <w:del w:id="1342" w:author="Michael Jennions" w:date="2020-07-20T20:05:00Z">
        <w:r w:rsidDel="00CB0112">
          <w:rPr>
            <w:rFonts w:ascii="Garamond" w:hAnsi="Garamond"/>
          </w:rPr>
          <w:delText>that could be included in</w:delText>
        </w:r>
      </w:del>
      <w:ins w:id="1343" w:author="Michael Jennions" w:date="2020-07-20T20:05:00Z">
        <w:r w:rsidR="00CB0112">
          <w:rPr>
            <w:rFonts w:ascii="Garamond" w:hAnsi="Garamond"/>
          </w:rPr>
          <w:t>to calculate effect sizes</w:t>
        </w:r>
      </w:ins>
      <w:r>
        <w:rPr>
          <w:rFonts w:ascii="Garamond" w:hAnsi="Garamond"/>
        </w:rPr>
        <w:t xml:space="preserve"> </w:t>
      </w:r>
      <w:del w:id="1344" w:author="Michael Jennions" w:date="2020-07-20T20:05:00Z">
        <w:r w:rsidDel="00CB0112">
          <w:rPr>
            <w:rFonts w:ascii="Garamond" w:hAnsi="Garamond"/>
          </w:rPr>
          <w:delText xml:space="preserve">our meta-analysis </w:delText>
        </w:r>
      </w:del>
      <w:r>
        <w:rPr>
          <w:rFonts w:ascii="Garamond" w:hAnsi="Garamond"/>
        </w:rPr>
        <w:t>(</w:t>
      </w:r>
      <w:del w:id="1345" w:author="Michael Jennions" w:date="2020-07-20T20:05:00Z">
        <w:r w:rsidRPr="00763764" w:rsidDel="00CB0112">
          <w:rPr>
            <w:rFonts w:ascii="Garamond" w:hAnsi="Garamond"/>
          </w:rPr>
          <w:delText>see</w:delText>
        </w:r>
      </w:del>
      <w:del w:id="1346" w:author="Michael Jennions" w:date="2020-07-28T10:55:00Z">
        <w:r w:rsidRPr="00763764" w:rsidDel="00941604">
          <w:rPr>
            <w:rFonts w:ascii="Garamond" w:hAnsi="Garamond"/>
          </w:rPr>
          <w:delText xml:space="preserve"> </w:delText>
        </w:r>
      </w:del>
      <w:del w:id="1347" w:author="Michael Jennions" w:date="2020-07-20T20:05:00Z">
        <w:r w:rsidRPr="00763764" w:rsidDel="00CB0112">
          <w:rPr>
            <w:rFonts w:ascii="Garamond" w:hAnsi="Garamond"/>
          </w:rPr>
          <w:delText xml:space="preserve">Figure </w:delText>
        </w:r>
      </w:del>
      <w:ins w:id="1348" w:author="Michael Jennions" w:date="2020-07-20T20:05:00Z">
        <w:r w:rsidR="00CB0112" w:rsidRPr="00763764">
          <w:rPr>
            <w:rFonts w:ascii="Garamond" w:hAnsi="Garamond"/>
          </w:rPr>
          <w:t>Fig</w:t>
        </w:r>
        <w:r w:rsidR="00CB0112">
          <w:rPr>
            <w:rFonts w:ascii="Garamond" w:hAnsi="Garamond"/>
          </w:rPr>
          <w:t>.</w:t>
        </w:r>
        <w:r w:rsidR="00CB0112" w:rsidRPr="00763764">
          <w:rPr>
            <w:rFonts w:ascii="Garamond" w:hAnsi="Garamond"/>
          </w:rPr>
          <w:t xml:space="preserve"> </w:t>
        </w:r>
      </w:ins>
      <w:r>
        <w:rPr>
          <w:rFonts w:ascii="Garamond" w:hAnsi="Garamond"/>
        </w:rPr>
        <w:t xml:space="preserve">3). We extracted means, </w:t>
      </w:r>
      <w:ins w:id="1349" w:author="Michael Jennions" w:date="2020-07-20T20:06:00Z">
        <w:r w:rsidR="00CB0112">
          <w:rPr>
            <w:rFonts w:ascii="Garamond" w:hAnsi="Garamond"/>
          </w:rPr>
          <w:t xml:space="preserve">measures of variance </w:t>
        </w:r>
      </w:ins>
      <w:del w:id="1350" w:author="Michael Jennions" w:date="2020-07-20T20:06:00Z">
        <w:r w:rsidDel="00CB0112">
          <w:rPr>
            <w:rFonts w:ascii="Garamond" w:hAnsi="Garamond"/>
          </w:rPr>
          <w:delText xml:space="preserve">error </w:delText>
        </w:r>
      </w:del>
      <w:r>
        <w:rPr>
          <w:rFonts w:ascii="Garamond" w:hAnsi="Garamond"/>
        </w:rPr>
        <w:t>(standard deviation</w:t>
      </w:r>
      <w:ins w:id="1351" w:author="Michael Jennions" w:date="2020-07-20T20:06:00Z">
        <w:r w:rsidR="00CB0112">
          <w:rPr>
            <w:rFonts w:ascii="Garamond" w:hAnsi="Garamond"/>
          </w:rPr>
          <w:t xml:space="preserve"> or</w:t>
        </w:r>
      </w:ins>
      <w:del w:id="1352" w:author="Michael Jennions" w:date="2020-07-20T20:06:00Z">
        <w:r w:rsidDel="00CB0112">
          <w:rPr>
            <w:rFonts w:ascii="Garamond" w:hAnsi="Garamond"/>
          </w:rPr>
          <w:delText>,</w:delText>
        </w:r>
      </w:del>
      <w:r>
        <w:rPr>
          <w:rFonts w:ascii="Garamond" w:hAnsi="Garamond"/>
        </w:rPr>
        <w:t xml:space="preserve"> standard error) and sample sizes from </w:t>
      </w:r>
      <w:ins w:id="1353" w:author="Michael Jennions" w:date="2020-07-20T20:06:00Z">
        <w:r w:rsidR="00CB0112">
          <w:rPr>
            <w:rFonts w:ascii="Garamond" w:hAnsi="Garamond"/>
          </w:rPr>
          <w:t xml:space="preserve">the </w:t>
        </w:r>
      </w:ins>
      <w:r>
        <w:rPr>
          <w:rFonts w:ascii="Garamond" w:hAnsi="Garamond"/>
        </w:rPr>
        <w:t xml:space="preserve">text, tables, figures </w:t>
      </w:r>
      <w:del w:id="1354" w:author="Michael Jennions" w:date="2020-07-20T20:06:00Z">
        <w:r w:rsidDel="00CB0112">
          <w:rPr>
            <w:rFonts w:ascii="Garamond" w:hAnsi="Garamond"/>
          </w:rPr>
          <w:delText xml:space="preserve">and </w:delText>
        </w:r>
      </w:del>
      <w:ins w:id="1355" w:author="Michael Jennions" w:date="2020-07-20T20:06:00Z">
        <w:r w:rsidR="00CB0112">
          <w:rPr>
            <w:rFonts w:ascii="Garamond" w:hAnsi="Garamond"/>
          </w:rPr>
          <w:t xml:space="preserve">or </w:t>
        </w:r>
      </w:ins>
      <w:r>
        <w:rPr>
          <w:rFonts w:ascii="Garamond" w:hAnsi="Garamond"/>
        </w:rPr>
        <w:t xml:space="preserve">supplementary data files for both </w:t>
      </w:r>
      <w:del w:id="1356" w:author="Michael Jennions" w:date="2020-08-03T20:04:00Z">
        <w:r w:rsidDel="00F33CE6">
          <w:rPr>
            <w:rFonts w:ascii="Garamond" w:hAnsi="Garamond"/>
          </w:rPr>
          <w:delText>males and females</w:delText>
        </w:r>
      </w:del>
      <w:ins w:id="1357" w:author="Michael Jennions" w:date="2020-08-03T20:04:00Z">
        <w:r w:rsidR="00F33CE6">
          <w:rPr>
            <w:rFonts w:ascii="Garamond" w:hAnsi="Garamond"/>
          </w:rPr>
          <w:t>sexes</w:t>
        </w:r>
      </w:ins>
      <w:r>
        <w:rPr>
          <w:rFonts w:ascii="Garamond" w:hAnsi="Garamond"/>
        </w:rPr>
        <w:t xml:space="preserve"> </w:t>
      </w:r>
      <w:del w:id="1358" w:author="Michael Jennions" w:date="2020-07-20T20:06:00Z">
        <w:r w:rsidDel="00CB0112">
          <w:rPr>
            <w:rFonts w:ascii="Garamond" w:hAnsi="Garamond"/>
          </w:rPr>
          <w:delText xml:space="preserve">on </w:delText>
        </w:r>
      </w:del>
      <w:ins w:id="1359" w:author="Michael Jennions" w:date="2020-07-20T20:06:00Z">
        <w:r w:rsidR="00CB0112">
          <w:rPr>
            <w:rFonts w:ascii="Garamond" w:hAnsi="Garamond"/>
          </w:rPr>
          <w:t xml:space="preserve">for </w:t>
        </w:r>
      </w:ins>
      <w:r>
        <w:rPr>
          <w:rFonts w:ascii="Garamond" w:hAnsi="Garamond"/>
        </w:rPr>
        <w:t xml:space="preserve">all </w:t>
      </w:r>
      <w:ins w:id="1360" w:author="Michael Jennions" w:date="2020-07-28T11:02:00Z">
        <w:r w:rsidR="00233674">
          <w:rPr>
            <w:rFonts w:ascii="Garamond" w:hAnsi="Garamond"/>
          </w:rPr>
          <w:t xml:space="preserve">relevant behavioural </w:t>
        </w:r>
      </w:ins>
      <w:ins w:id="1361" w:author="Michael Jennions" w:date="2020-07-28T10:55:00Z">
        <w:r w:rsidR="00941604">
          <w:rPr>
            <w:rFonts w:ascii="Garamond" w:hAnsi="Garamond"/>
          </w:rPr>
          <w:t xml:space="preserve">measures of </w:t>
        </w:r>
      </w:ins>
      <w:r>
        <w:rPr>
          <w:rFonts w:ascii="Garamond" w:hAnsi="Garamond"/>
        </w:rPr>
        <w:t xml:space="preserve">personality traits </w:t>
      </w:r>
      <w:del w:id="1362" w:author="Michael Jennions" w:date="2020-07-20T20:06:00Z">
        <w:r w:rsidDel="00CB0112">
          <w:rPr>
            <w:rFonts w:ascii="Garamond" w:hAnsi="Garamond"/>
          </w:rPr>
          <w:delText xml:space="preserve">described </w:delText>
        </w:r>
      </w:del>
      <w:ins w:id="1363" w:author="Michael Jennions" w:date="2020-07-28T10:56:00Z">
        <w:r w:rsidR="00941604">
          <w:rPr>
            <w:rFonts w:ascii="Garamond" w:hAnsi="Garamond"/>
          </w:rPr>
          <w:t>that were</w:t>
        </w:r>
      </w:ins>
      <w:ins w:id="1364" w:author="Michael Jennions" w:date="2020-07-28T10:55:00Z">
        <w:r w:rsidR="00941604">
          <w:rPr>
            <w:rFonts w:ascii="Garamond" w:hAnsi="Garamond"/>
          </w:rPr>
          <w:t xml:space="preserve"> reported </w:t>
        </w:r>
      </w:ins>
      <w:r>
        <w:rPr>
          <w:rFonts w:ascii="Garamond" w:hAnsi="Garamond"/>
        </w:rPr>
        <w:t xml:space="preserve">by the </w:t>
      </w:r>
      <w:del w:id="1365" w:author="Michael Jennions" w:date="2020-08-03T20:04:00Z">
        <w:r w:rsidDel="00F33CE6">
          <w:rPr>
            <w:rFonts w:ascii="Garamond" w:hAnsi="Garamond"/>
          </w:rPr>
          <w:delText xml:space="preserve">study </w:delText>
        </w:r>
      </w:del>
      <w:r>
        <w:rPr>
          <w:rFonts w:ascii="Garamond" w:hAnsi="Garamond"/>
        </w:rPr>
        <w:t xml:space="preserve">authors. We </w:t>
      </w:r>
      <w:r>
        <w:rPr>
          <w:rFonts w:ascii="Garamond" w:hAnsi="Garamond"/>
        </w:rPr>
        <w:lastRenderedPageBreak/>
        <w:t xml:space="preserve">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del w:id="1366" w:author="Michael Jennions" w:date="2020-07-20T20:07:00Z">
        <w:r w:rsidDel="00CB0112">
          <w:rPr>
            <w:rFonts w:ascii="Garamond" w:hAnsi="Garamond"/>
          </w:rPr>
          <w:delText xml:space="preserve"> where needed</w:delText>
        </w:r>
      </w:del>
      <w:r>
        <w:rPr>
          <w:rFonts w:ascii="Garamond" w:hAnsi="Garamond"/>
        </w:rPr>
        <w:t>.</w:t>
      </w:r>
      <w:ins w:id="1367" w:author="Michael Jennions" w:date="2020-07-28T10:56:00Z">
        <w:r w:rsidR="005F0106">
          <w:rPr>
            <w:rFonts w:ascii="Garamond" w:hAnsi="Garamond"/>
          </w:rPr>
          <w:t xml:space="preserve"> The location of the </w:t>
        </w:r>
      </w:ins>
      <w:ins w:id="1368" w:author="Michael Jennions" w:date="2020-07-28T11:02:00Z">
        <w:r w:rsidR="00233674">
          <w:rPr>
            <w:rFonts w:ascii="Garamond" w:hAnsi="Garamond"/>
          </w:rPr>
          <w:t>data</w:t>
        </w:r>
      </w:ins>
      <w:r>
        <w:rPr>
          <w:rFonts w:ascii="Garamond" w:hAnsi="Garamond"/>
        </w:rPr>
        <w:t xml:space="preserve"> </w:t>
      </w:r>
      <w:ins w:id="1369" w:author="Michael Jennions" w:date="2020-07-28T10:56:00Z">
        <w:r w:rsidR="005F0106">
          <w:rPr>
            <w:rFonts w:ascii="Garamond" w:hAnsi="Garamond"/>
          </w:rPr>
          <w:t>in the original article</w:t>
        </w:r>
      </w:ins>
      <w:ins w:id="1370" w:author="Michael Jennions" w:date="2020-07-28T10:57:00Z">
        <w:r w:rsidR="005F0106">
          <w:rPr>
            <w:rFonts w:ascii="Garamond" w:hAnsi="Garamond"/>
          </w:rPr>
          <w:t xml:space="preserve"> is provided in </w:t>
        </w:r>
        <w:r w:rsidR="005F0106" w:rsidRPr="005F0106">
          <w:rPr>
            <w:rFonts w:ascii="Garamond" w:hAnsi="Garamond"/>
            <w:highlight w:val="yellow"/>
            <w:rPrChange w:id="1371" w:author="Michael Jennions" w:date="2020-07-28T10:57:00Z">
              <w:rPr>
                <w:rFonts w:ascii="Garamond" w:hAnsi="Garamond"/>
              </w:rPr>
            </w:rPrChange>
          </w:rPr>
          <w:t>XXXXX</w:t>
        </w:r>
        <w:r w:rsidR="005F0106">
          <w:rPr>
            <w:rFonts w:ascii="Garamond" w:hAnsi="Garamond"/>
            <w:highlight w:val="yellow"/>
          </w:rPr>
          <w:t>.</w:t>
        </w:r>
      </w:ins>
    </w:p>
    <w:p w14:paraId="189E8C65" w14:textId="77777777" w:rsidR="005C69F2" w:rsidRDefault="005C69F2" w:rsidP="005C69F2">
      <w:pPr>
        <w:contextualSpacing/>
        <w:rPr>
          <w:rFonts w:ascii="Garamond" w:hAnsi="Garamond"/>
        </w:rPr>
      </w:pPr>
    </w:p>
    <w:p w14:paraId="157CC713" w14:textId="536674CF" w:rsidR="005C69F2" w:rsidRDefault="005C69F2" w:rsidP="005C69F2">
      <w:pPr>
        <w:contextualSpacing/>
        <w:rPr>
          <w:ins w:id="1372" w:author="Michael Jennions" w:date="2020-07-20T21:02:00Z"/>
          <w:rFonts w:ascii="Garamond" w:hAnsi="Garamond"/>
          <w:i/>
          <w:iCs/>
        </w:rPr>
      </w:pPr>
      <w:r w:rsidRPr="00B166AE">
        <w:rPr>
          <w:rFonts w:ascii="Garamond" w:hAnsi="Garamond"/>
          <w:i/>
          <w:iCs/>
        </w:rPr>
        <w:t>Effect size</w:t>
      </w:r>
      <w:ins w:id="1373" w:author="Michael Jennions" w:date="2020-07-20T20:36:00Z">
        <w:r w:rsidR="00047AC3">
          <w:rPr>
            <w:rFonts w:ascii="Garamond" w:hAnsi="Garamond"/>
            <w:i/>
            <w:iCs/>
          </w:rPr>
          <w:t>s</w:t>
        </w:r>
      </w:ins>
      <w:r w:rsidRPr="00B166AE">
        <w:rPr>
          <w:rFonts w:ascii="Garamond" w:hAnsi="Garamond"/>
          <w:i/>
          <w:iCs/>
        </w:rPr>
        <w:t xml:space="preserve"> and sampling </w:t>
      </w:r>
      <w:del w:id="1374" w:author="Michael Jennions" w:date="2020-07-20T20:36:00Z">
        <w:r w:rsidRPr="00B166AE" w:rsidDel="00047AC3">
          <w:rPr>
            <w:rFonts w:ascii="Garamond" w:hAnsi="Garamond"/>
            <w:i/>
            <w:iCs/>
          </w:rPr>
          <w:delText>erro</w:delText>
        </w:r>
      </w:del>
      <w:ins w:id="1375" w:author="Michael Jennions" w:date="2020-07-20T20:36:00Z">
        <w:r w:rsidR="00047AC3">
          <w:rPr>
            <w:rFonts w:ascii="Garamond" w:hAnsi="Garamond"/>
            <w:i/>
            <w:iCs/>
          </w:rPr>
          <w:t>variances</w:t>
        </w:r>
      </w:ins>
      <w:del w:id="1376" w:author="Michael Jennions" w:date="2020-07-20T20:36:00Z">
        <w:r w:rsidRPr="00B166AE" w:rsidDel="00047AC3">
          <w:rPr>
            <w:rFonts w:ascii="Garamond" w:hAnsi="Garamond"/>
            <w:i/>
            <w:iCs/>
          </w:rPr>
          <w:delText>r</w:delText>
        </w:r>
      </w:del>
    </w:p>
    <w:p w14:paraId="1C9C1C84" w14:textId="77777777" w:rsidR="00EA6C0E" w:rsidRPr="00B166AE" w:rsidRDefault="00EA6C0E" w:rsidP="005C69F2">
      <w:pPr>
        <w:contextualSpacing/>
        <w:rPr>
          <w:rFonts w:ascii="Garamond" w:hAnsi="Garamond"/>
          <w:i/>
          <w:iCs/>
        </w:rPr>
      </w:pPr>
    </w:p>
    <w:p w14:paraId="6EEDE935" w14:textId="46F17427" w:rsidR="005C69F2" w:rsidRDefault="005C69F2" w:rsidP="00873DA0">
      <w:pPr>
        <w:ind w:firstLine="720"/>
        <w:contextualSpacing/>
        <w:rPr>
          <w:rFonts w:ascii="Garamond" w:hAnsi="Garamond"/>
        </w:rPr>
      </w:pPr>
      <w:r>
        <w:rPr>
          <w:rFonts w:ascii="Garamond" w:hAnsi="Garamond"/>
        </w:rPr>
        <w:t xml:space="preserve">To </w:t>
      </w:r>
      <w:del w:id="1377" w:author="Michael Jennions" w:date="2020-07-20T20:17:00Z">
        <w:r w:rsidDel="00671CF9">
          <w:rPr>
            <w:rFonts w:ascii="Garamond" w:hAnsi="Garamond"/>
          </w:rPr>
          <w:delText xml:space="preserve">understand </w:delText>
        </w:r>
      </w:del>
      <w:ins w:id="1378" w:author="Michael Jennions" w:date="2020-07-20T20:17:00Z">
        <w:r w:rsidR="00671CF9">
          <w:rPr>
            <w:rFonts w:ascii="Garamond" w:hAnsi="Garamond"/>
          </w:rPr>
          <w:t xml:space="preserve">quantify </w:t>
        </w:r>
      </w:ins>
      <w:del w:id="1379" w:author="Michael Jennions" w:date="2020-07-20T20:08:00Z">
        <w:r w:rsidDel="00EC63BF">
          <w:rPr>
            <w:rFonts w:ascii="Garamond" w:hAnsi="Garamond"/>
          </w:rPr>
          <w:delText>how males and females</w:delText>
        </w:r>
      </w:del>
      <w:ins w:id="1380" w:author="Michael Jennions" w:date="2020-07-20T20:08:00Z">
        <w:r w:rsidR="00EC63BF">
          <w:rPr>
            <w:rFonts w:ascii="Garamond" w:hAnsi="Garamond"/>
          </w:rPr>
          <w:t>sex</w:t>
        </w:r>
      </w:ins>
      <w:r>
        <w:rPr>
          <w:rFonts w:ascii="Garamond" w:hAnsi="Garamond"/>
        </w:rPr>
        <w:t xml:space="preserve"> differ</w:t>
      </w:r>
      <w:ins w:id="1381" w:author="Michael Jennions" w:date="2020-07-20T20:08:00Z">
        <w:r w:rsidR="00EC63BF">
          <w:rPr>
            <w:rFonts w:ascii="Garamond" w:hAnsi="Garamond"/>
          </w:rPr>
          <w:t>ences</w:t>
        </w:r>
      </w:ins>
      <w:r>
        <w:rPr>
          <w:rFonts w:ascii="Garamond" w:hAnsi="Garamond"/>
        </w:rPr>
        <w:t xml:space="preserve"> in </w:t>
      </w:r>
      <w:del w:id="1382" w:author="Michael Jennions" w:date="2020-07-20T20:08:00Z">
        <w:r w:rsidDel="00EC63BF">
          <w:rPr>
            <w:rFonts w:ascii="Garamond" w:hAnsi="Garamond"/>
          </w:rPr>
          <w:delText xml:space="preserve">their </w:delText>
        </w:r>
      </w:del>
      <w:r>
        <w:rPr>
          <w:rFonts w:ascii="Garamond" w:hAnsi="Garamond"/>
        </w:rPr>
        <w:t>mean</w:t>
      </w:r>
      <w:ins w:id="1383" w:author="Michael Jennions" w:date="2020-07-20T20:08:00Z">
        <w:r w:rsidR="00EC63BF">
          <w:rPr>
            <w:rFonts w:ascii="Garamond" w:hAnsi="Garamond"/>
          </w:rPr>
          <w:t>s</w:t>
        </w:r>
      </w:ins>
      <w:r>
        <w:rPr>
          <w:rFonts w:ascii="Garamond" w:hAnsi="Garamond"/>
        </w:rPr>
        <w:t xml:space="preserve"> </w:t>
      </w:r>
      <w:ins w:id="1384" w:author="Michael Jennions" w:date="2020-07-20T20:08:00Z">
        <w:r w:rsidR="00EC63BF">
          <w:rPr>
            <w:rFonts w:ascii="Garamond" w:hAnsi="Garamond"/>
          </w:rPr>
          <w:t xml:space="preserve">and variances for </w:t>
        </w:r>
      </w:ins>
      <w:r>
        <w:rPr>
          <w:rFonts w:ascii="Garamond" w:hAnsi="Garamond"/>
        </w:rPr>
        <w:t xml:space="preserve">personality traits </w:t>
      </w:r>
      <w:del w:id="1385" w:author="Michael Jennions" w:date="2020-07-20T20:08:00Z">
        <w:r w:rsidDel="00EC63BF">
          <w:rPr>
            <w:rFonts w:ascii="Garamond" w:hAnsi="Garamond"/>
          </w:rPr>
          <w:delText xml:space="preserve">and their variability </w:delText>
        </w:r>
      </w:del>
      <w:r>
        <w:rPr>
          <w:rFonts w:ascii="Garamond" w:hAnsi="Garamond"/>
        </w:rPr>
        <w:t xml:space="preserve">we used </w:t>
      </w:r>
      <w:ins w:id="1386" w:author="Michael Jennions" w:date="2020-07-20T20:27:00Z">
        <w:r w:rsidR="00113447">
          <w:rPr>
            <w:rFonts w:ascii="Garamond" w:hAnsi="Garamond"/>
          </w:rPr>
          <w:t xml:space="preserve">unbiased </w:t>
        </w:r>
      </w:ins>
      <w:del w:id="1387" w:author="Michael Jennions" w:date="2020-07-20T20:22:00Z">
        <w:r w:rsidDel="00210080">
          <w:rPr>
            <w:rFonts w:ascii="Garamond" w:hAnsi="Garamond"/>
          </w:rPr>
          <w:delText xml:space="preserve">two </w:delText>
        </w:r>
      </w:del>
      <w:ins w:id="1388" w:author="Michael Jennions" w:date="2020-07-20T20:18:00Z">
        <w:r w:rsidR="00671CF9">
          <w:rPr>
            <w:rFonts w:ascii="Garamond" w:hAnsi="Garamond"/>
          </w:rPr>
          <w:t xml:space="preserve">standardised </w:t>
        </w:r>
      </w:ins>
      <w:del w:id="1389" w:author="Michael Jennions" w:date="2020-07-20T20:08:00Z">
        <w:r w:rsidDel="00EC63BF">
          <w:rPr>
            <w:rFonts w:ascii="Garamond" w:hAnsi="Garamond"/>
          </w:rPr>
          <w:delText xml:space="preserve">contrast-based </w:delText>
        </w:r>
      </w:del>
      <w:r>
        <w:rPr>
          <w:rFonts w:ascii="Garamond" w:hAnsi="Garamond"/>
        </w:rPr>
        <w:t>effect size</w:t>
      </w:r>
      <w:ins w:id="1390" w:author="Michael Jennions" w:date="2020-07-20T20:08:00Z">
        <w:r w:rsidR="00EC63BF">
          <w:rPr>
            <w:rFonts w:ascii="Garamond" w:hAnsi="Garamond"/>
          </w:rPr>
          <w:t>s</w:t>
        </w:r>
      </w:ins>
      <w:del w:id="1391" w:author="Michael Jennions" w:date="2020-07-20T20:08:00Z">
        <w:r w:rsidDel="00EC63BF">
          <w:rPr>
            <w:rFonts w:ascii="Garamond" w:hAnsi="Garamond"/>
          </w:rPr>
          <w:delText xml:space="preserve"> measures</w:delText>
        </w:r>
      </w:del>
      <w:r>
        <w:rPr>
          <w:rFonts w:ascii="Garamond" w:hAnsi="Garamond"/>
        </w:rPr>
        <w:t xml:space="preserve">. </w:t>
      </w:r>
      <w:ins w:id="1392" w:author="Michael Jennions" w:date="2020-07-20T20:36:00Z">
        <w:r w:rsidR="00047AC3">
          <w:rPr>
            <w:rFonts w:ascii="Garamond" w:hAnsi="Garamond"/>
          </w:rPr>
          <w:t>F</w:t>
        </w:r>
      </w:ins>
      <w:ins w:id="1393" w:author="Michael Jennions" w:date="2020-07-20T20:37:00Z">
        <w:r w:rsidR="00047AC3">
          <w:rPr>
            <w:rFonts w:ascii="Garamond" w:hAnsi="Garamond"/>
          </w:rPr>
          <w:t>irst, t</w:t>
        </w:r>
      </w:ins>
      <w:del w:id="1394" w:author="Michael Jennions" w:date="2020-07-20T20:37:00Z">
        <w:r w:rsidDel="00047AC3">
          <w:rPr>
            <w:rFonts w:ascii="Garamond" w:hAnsi="Garamond"/>
          </w:rPr>
          <w:delText>T</w:delText>
        </w:r>
      </w:del>
      <w:r>
        <w:rPr>
          <w:rFonts w:ascii="Garamond" w:hAnsi="Garamond"/>
        </w:rPr>
        <w:t xml:space="preserve">o </w:t>
      </w:r>
      <w:del w:id="1395" w:author="Michael Jennions" w:date="2020-07-20T20:08:00Z">
        <w:r w:rsidDel="00EC63BF">
          <w:rPr>
            <w:rFonts w:ascii="Garamond" w:hAnsi="Garamond"/>
          </w:rPr>
          <w:delText xml:space="preserve">understand </w:delText>
        </w:r>
      </w:del>
      <w:ins w:id="1396" w:author="Michael Jennions" w:date="2020-07-20T20:08:00Z">
        <w:r w:rsidR="00EC63BF">
          <w:rPr>
            <w:rFonts w:ascii="Garamond" w:hAnsi="Garamond"/>
          </w:rPr>
          <w:t xml:space="preserve">quantify </w:t>
        </w:r>
      </w:ins>
      <w:ins w:id="1397" w:author="Michael Jennions" w:date="2020-07-20T20:18:00Z">
        <w:r w:rsidR="00671CF9">
          <w:rPr>
            <w:rFonts w:ascii="Garamond" w:hAnsi="Garamond"/>
          </w:rPr>
          <w:t xml:space="preserve">the </w:t>
        </w:r>
      </w:ins>
      <w:del w:id="1398" w:author="Michael Jennions" w:date="2020-07-20T20:08:00Z">
        <w:r w:rsidDel="00EC63BF">
          <w:rPr>
            <w:rFonts w:ascii="Garamond" w:hAnsi="Garamond"/>
          </w:rPr>
          <w:delText xml:space="preserve">changes in </w:delText>
        </w:r>
      </w:del>
      <w:del w:id="1399" w:author="Michael Jennions" w:date="2020-07-20T20:18:00Z">
        <w:r w:rsidDel="00671CF9">
          <w:rPr>
            <w:rFonts w:ascii="Garamond" w:hAnsi="Garamond"/>
          </w:rPr>
          <w:delText xml:space="preserve">mean </w:delText>
        </w:r>
      </w:del>
      <w:ins w:id="1400" w:author="Michael Jennions" w:date="2020-07-20T20:08:00Z">
        <w:r w:rsidR="00EC63BF">
          <w:rPr>
            <w:rFonts w:ascii="Garamond" w:hAnsi="Garamond"/>
          </w:rPr>
          <w:t xml:space="preserve">difference </w:t>
        </w:r>
      </w:ins>
      <w:del w:id="1401" w:author="Michael Jennions" w:date="2020-07-20T20:08:00Z">
        <w:r w:rsidDel="00EC63BF">
          <w:rPr>
            <w:rFonts w:ascii="Garamond" w:hAnsi="Garamond"/>
          </w:rPr>
          <w:delText xml:space="preserve">personality </w:delText>
        </w:r>
      </w:del>
      <w:r>
        <w:rPr>
          <w:rFonts w:ascii="Garamond" w:hAnsi="Garamond"/>
        </w:rPr>
        <w:t xml:space="preserve">between the sexes </w:t>
      </w:r>
      <w:ins w:id="1402" w:author="Michael Jennions" w:date="2020-07-20T20:18:00Z">
        <w:r w:rsidR="00671CF9">
          <w:rPr>
            <w:rFonts w:ascii="Garamond" w:hAnsi="Garamond"/>
          </w:rPr>
          <w:t xml:space="preserve">in the mean value of personality traits </w:t>
        </w:r>
      </w:ins>
      <w:r>
        <w:rPr>
          <w:rFonts w:ascii="Garamond" w:hAnsi="Garamond"/>
        </w:rPr>
        <w:t xml:space="preserve">we calculated </w:t>
      </w:r>
      <w:commentRangeStart w:id="1403"/>
      <w:r>
        <w:rPr>
          <w:rFonts w:ascii="Garamond" w:hAnsi="Garamond"/>
        </w:rPr>
        <w:t xml:space="preserve">Hedges’ </w:t>
      </w:r>
      <w:r w:rsidRPr="008F7F1B">
        <w:rPr>
          <w:rFonts w:ascii="Garamond" w:hAnsi="Garamond"/>
          <w:i/>
        </w:rPr>
        <w:t>g</w:t>
      </w:r>
      <w:r>
        <w:rPr>
          <w:rFonts w:ascii="Garamond" w:hAnsi="Garamond"/>
        </w:rPr>
        <w:t xml:space="preserve"> (</w:t>
      </w:r>
      <w:commentRangeEnd w:id="1403"/>
      <w:r w:rsidR="00210080">
        <w:rPr>
          <w:rStyle w:val="CommentReference"/>
        </w:rPr>
        <w:commentReference w:id="1403"/>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w:t>
      </w:r>
      <w:del w:id="1404" w:author="Michael Jennions" w:date="2020-07-20T20:35:00Z">
        <w:r w:rsidDel="00432690">
          <w:rPr>
            <w:rFonts w:ascii="Garamond" w:hAnsi="Garamond"/>
          </w:rPr>
          <w:delText xml:space="preserve">and its associated sampling error </w:delText>
        </w:r>
      </w:del>
      <w:r>
        <w:rPr>
          <w:rFonts w:ascii="Garamond" w:hAnsi="Garamond"/>
        </w:rPr>
        <w:t xml:space="preserve">as follows: </w:t>
      </w:r>
    </w:p>
    <w:p w14:paraId="38189722" w14:textId="6362DCBF" w:rsidR="005C69F2" w:rsidRPr="006C2D94" w:rsidRDefault="005C69F2">
      <w:pPr>
        <w:contextualSpacing/>
        <w:jc w:val="right"/>
        <w:rPr>
          <w:rFonts w:ascii="Garamond" w:eastAsiaTheme="minorEastAsia" w:hAnsi="Garamond"/>
          <w:i/>
          <w:sz w:val="20"/>
          <w:szCs w:val="20"/>
        </w:rPr>
        <w:pPrChange w:id="1405" w:author="Michael Jennions" w:date="2020-07-28T11:11: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4F2EFB"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pPr>
        <w:contextualSpacing/>
        <w:jc w:val="right"/>
        <w:rPr>
          <w:rFonts w:ascii="Garamond" w:hAnsi="Garamond"/>
          <w:i/>
          <w:sz w:val="20"/>
          <w:szCs w:val="20"/>
        </w:rPr>
        <w:pPrChange w:id="1406" w:author="Michael Jennions" w:date="2020-07-28T11:11:00Z">
          <w:pPr>
            <w:contextualSpacing/>
          </w:pPr>
        </w:pPrChange>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ins w:id="1407" w:author="Michael Jennions" w:date="2020-07-20T20:35:00Z"/>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ins w:id="1408" w:author="Michael Jennions" w:date="2020-07-28T11:03:00Z">
        <w:r w:rsidR="00233674">
          <w:rPr>
            <w:rFonts w:ascii="Garamond" w:eastAsiaTheme="minorEastAsia" w:hAnsi="Garamond"/>
          </w:rPr>
          <w:t xml:space="preserve"> of the behavioural measure</w:t>
        </w:r>
      </w:ins>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ins w:id="1409" w:author="Michael Jennions" w:date="2020-07-20T20:35:00Z">
        <w:r w:rsidR="00432690">
          <w:rPr>
            <w:rFonts w:ascii="Garamond" w:eastAsiaTheme="minorEastAsia" w:hAnsi="Garamond"/>
          </w:rPr>
          <w:t xml:space="preserve">The </w:t>
        </w:r>
      </w:ins>
      <w:ins w:id="1410" w:author="Michael Jennions" w:date="2020-07-20T20:54:00Z">
        <w:r w:rsidR="00D94658">
          <w:rPr>
            <w:rFonts w:ascii="Garamond" w:eastAsiaTheme="minorEastAsia" w:hAnsi="Garamond"/>
          </w:rPr>
          <w:t xml:space="preserve">associated </w:t>
        </w:r>
      </w:ins>
      <w:ins w:id="1411" w:author="Michael Jennions" w:date="2020-07-20T20:35:00Z">
        <w:r w:rsidR="00432690">
          <w:rPr>
            <w:rFonts w:ascii="Garamond" w:eastAsiaTheme="minorEastAsia" w:hAnsi="Garamond"/>
          </w:rPr>
          <w:t xml:space="preserve">sampling error variance of Hedges </w:t>
        </w:r>
        <w:r w:rsidR="00432690" w:rsidRPr="00432690">
          <w:rPr>
            <w:rFonts w:ascii="Garamond" w:eastAsiaTheme="minorEastAsia" w:hAnsi="Garamond"/>
            <w:i/>
            <w:rPrChange w:id="1412" w:author="Michael Jennions" w:date="2020-07-20T20:36:00Z">
              <w:rPr>
                <w:rFonts w:ascii="Garamond" w:eastAsiaTheme="minorEastAsia" w:hAnsi="Garamond"/>
              </w:rPr>
            </w:rPrChange>
          </w:rPr>
          <w:t>g</w:t>
        </w:r>
        <w:r w:rsidR="00432690">
          <w:rPr>
            <w:rFonts w:ascii="Garamond" w:eastAsiaTheme="minorEastAsia" w:hAnsi="Garamond"/>
          </w:rPr>
          <w:t xml:space="preserve"> is:</w:t>
        </w:r>
      </w:ins>
    </w:p>
    <w:p w14:paraId="689EE8F7" w14:textId="2F33F912" w:rsidR="00432690" w:rsidRDefault="00432690" w:rsidP="005C69F2">
      <w:pPr>
        <w:contextualSpacing/>
        <w:rPr>
          <w:ins w:id="1413" w:author="Michael Jennions" w:date="2020-07-20T20:36:00Z"/>
          <w:rFonts w:ascii="Garamond" w:eastAsiaTheme="minorEastAsia" w:hAnsi="Garamond"/>
        </w:rPr>
      </w:pPr>
    </w:p>
    <w:p w14:paraId="576053E9" w14:textId="1E416B93" w:rsidR="00ED3216" w:rsidRPr="006C2D94" w:rsidRDefault="00432690">
      <w:pPr>
        <w:contextualSpacing/>
        <w:jc w:val="right"/>
        <w:rPr>
          <w:ins w:id="1414" w:author="Michael Jennions" w:date="2020-07-20T20:59:00Z"/>
          <w:rFonts w:ascii="Garamond" w:hAnsi="Garamond"/>
          <w:i/>
          <w:sz w:val="20"/>
          <w:szCs w:val="20"/>
        </w:rPr>
        <w:pPrChange w:id="1415" w:author="Michael Jennions" w:date="2020-07-28T11:11:00Z">
          <w:pPr>
            <w:contextualSpacing/>
          </w:pPr>
        </w:pPrChange>
      </w:pPr>
      <w:ins w:id="1416" w:author="Michael Jennions" w:date="2020-07-20T20:36:00Z">
        <w:r w:rsidRPr="00432690">
          <w:rPr>
            <w:rFonts w:ascii="Garamond" w:eastAsiaTheme="minorEastAsia" w:hAnsi="Garamond"/>
            <w:highlight w:val="yellow"/>
            <w:rPrChange w:id="1417" w:author="Michael Jennions" w:date="2020-07-20T20:36:00Z">
              <w:rPr>
                <w:rFonts w:ascii="Garamond" w:eastAsiaTheme="minorEastAsia" w:hAnsi="Garamond"/>
              </w:rPr>
            </w:rPrChange>
          </w:rPr>
          <w:t>ADD EQUATION</w:t>
        </w:r>
      </w:ins>
      <w:ins w:id="1418" w:author="Michael Jennions" w:date="2020-07-20T20:59:00Z">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ins>
    </w:p>
    <w:p w14:paraId="2249AB6B" w14:textId="77777777" w:rsidR="00432690" w:rsidRDefault="00432690" w:rsidP="005C69F2">
      <w:pPr>
        <w:contextualSpacing/>
        <w:rPr>
          <w:ins w:id="1419" w:author="Michael Jennions" w:date="2020-07-20T20:35:00Z"/>
          <w:rFonts w:ascii="Garamond" w:eastAsiaTheme="minorEastAsia" w:hAnsi="Garamond"/>
        </w:rPr>
      </w:pPr>
    </w:p>
    <w:p w14:paraId="72B5C5EC" w14:textId="1FE67EB5" w:rsidR="005F230A" w:rsidRDefault="005C69F2" w:rsidP="005F230A">
      <w:pPr>
        <w:contextualSpacing/>
        <w:rPr>
          <w:ins w:id="1420" w:author="Michael Jennions" w:date="2020-07-28T11:07:00Z"/>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w:t>
      </w:r>
      <w:del w:id="1421" w:author="Michael Jennions" w:date="2020-07-20T20:19:00Z">
        <w:r w:rsidDel="00D92118">
          <w:rPr>
            <w:rFonts w:ascii="Garamond" w:eastAsiaTheme="minorEastAsia" w:hAnsi="Garamond"/>
          </w:rPr>
          <w:delText xml:space="preserve">as our chosen effect size </w:delText>
        </w:r>
      </w:del>
      <w:r>
        <w:rPr>
          <w:rFonts w:ascii="Garamond" w:eastAsiaTheme="minorEastAsia" w:hAnsi="Garamond"/>
        </w:rPr>
        <w:t xml:space="preserve">as </w:t>
      </w:r>
      <w:commentRangeStart w:id="1422"/>
      <w:del w:id="1423" w:author="Michael Jennions" w:date="2020-07-28T10:58:00Z">
        <w:r w:rsidDel="00F66D01">
          <w:rPr>
            <w:rFonts w:ascii="Garamond" w:eastAsiaTheme="minorEastAsia" w:hAnsi="Garamond"/>
          </w:rPr>
          <w:delText xml:space="preserve">much </w:delText>
        </w:r>
      </w:del>
      <w:ins w:id="1424" w:author="Michael Jennions" w:date="2020-07-28T10:58:00Z">
        <w:r w:rsidR="00F66D01">
          <w:rPr>
            <w:rFonts w:ascii="Garamond" w:eastAsiaTheme="minorEastAsia" w:hAnsi="Garamond"/>
          </w:rPr>
          <w:t xml:space="preserve">some </w:t>
        </w:r>
      </w:ins>
      <w:ins w:id="1425" w:author="Michael Jennions" w:date="2020-07-28T11:03:00Z">
        <w:r w:rsidR="00233674">
          <w:rPr>
            <w:rFonts w:ascii="Garamond" w:eastAsiaTheme="minorEastAsia" w:hAnsi="Garamond"/>
          </w:rPr>
          <w:t xml:space="preserve">behavioural </w:t>
        </w:r>
      </w:ins>
      <w:del w:id="1426" w:author="Michael Jennions" w:date="2020-07-28T10:58:00Z">
        <w:r w:rsidDel="00F66D01">
          <w:rPr>
            <w:rFonts w:ascii="Garamond" w:eastAsiaTheme="minorEastAsia" w:hAnsi="Garamond"/>
          </w:rPr>
          <w:delText>of the data</w:delText>
        </w:r>
      </w:del>
      <w:ins w:id="1427" w:author="Michael Jennions" w:date="2020-07-28T10:58:00Z">
        <w:r w:rsidR="00F66D01">
          <w:rPr>
            <w:rFonts w:ascii="Garamond" w:eastAsiaTheme="minorEastAsia" w:hAnsi="Garamond"/>
          </w:rPr>
          <w:t>measures</w:t>
        </w:r>
      </w:ins>
      <w:r>
        <w:rPr>
          <w:rFonts w:ascii="Garamond" w:eastAsiaTheme="minorEastAsia" w:hAnsi="Garamond"/>
        </w:rPr>
        <w:t xml:space="preserve"> </w:t>
      </w:r>
      <w:del w:id="1428" w:author="Michael Jennions" w:date="2020-07-28T10:58:00Z">
        <w:r w:rsidDel="00F66D01">
          <w:rPr>
            <w:rFonts w:ascii="Garamond" w:eastAsiaTheme="minorEastAsia" w:hAnsi="Garamond"/>
          </w:rPr>
          <w:delText xml:space="preserve">was </w:delText>
        </w:r>
      </w:del>
      <w:ins w:id="1429" w:author="Michael Jennions" w:date="2020-07-28T10:58:00Z">
        <w:r w:rsidR="00F66D01">
          <w:rPr>
            <w:rFonts w:ascii="Garamond" w:eastAsiaTheme="minorEastAsia" w:hAnsi="Garamond"/>
          </w:rPr>
          <w:t xml:space="preserve">were </w:t>
        </w:r>
      </w:ins>
      <w:ins w:id="1430" w:author="Michael Jennions" w:date="2020-07-28T10:59:00Z">
        <w:r w:rsidR="00F66D01">
          <w:rPr>
            <w:rFonts w:ascii="Garamond" w:eastAsiaTheme="minorEastAsia" w:hAnsi="Garamond"/>
          </w:rPr>
          <w:t xml:space="preserve">based on ranks or scores, </w:t>
        </w:r>
      </w:ins>
      <w:ins w:id="1431" w:author="Michael Jennions" w:date="2020-07-28T11:03:00Z">
        <w:r w:rsidR="00233674">
          <w:rPr>
            <w:rFonts w:ascii="Garamond" w:eastAsiaTheme="minorEastAsia" w:hAnsi="Garamond"/>
          </w:rPr>
          <w:t>meaning</w:t>
        </w:r>
      </w:ins>
      <w:ins w:id="1432" w:author="Michael Jennions" w:date="2020-07-28T10:59:00Z">
        <w:r w:rsidR="00F66D01">
          <w:rPr>
            <w:rFonts w:ascii="Garamond" w:eastAsiaTheme="minorEastAsia" w:hAnsi="Garamond"/>
          </w:rPr>
          <w:t xml:space="preserve"> that </w:t>
        </w:r>
      </w:ins>
      <w:del w:id="1433" w:author="Michael Jennions" w:date="2020-07-28T10:59:00Z">
        <w:r w:rsidDel="00F66D01">
          <w:rPr>
            <w:rFonts w:ascii="Garamond" w:eastAsiaTheme="minorEastAsia" w:hAnsi="Garamond"/>
          </w:rPr>
          <w:delText xml:space="preserve">not on a ratio scale </w:delText>
        </w:r>
      </w:del>
      <w:del w:id="1434" w:author="Michael Jennions" w:date="2020-07-20T20:20:00Z">
        <w:r w:rsidDel="00D92118">
          <w:rPr>
            <w:rFonts w:ascii="Garamond" w:eastAsiaTheme="minorEastAsia" w:hAnsi="Garamond"/>
          </w:rPr>
          <w:delText>and as such a</w:delText>
        </w:r>
      </w:del>
      <w:del w:id="1435" w:author="Michael Jennions" w:date="2020-07-28T10:59:00Z">
        <w:r w:rsidDel="00F66D01">
          <w:rPr>
            <w:rFonts w:ascii="Garamond" w:eastAsiaTheme="minorEastAsia" w:hAnsi="Garamond"/>
          </w:rPr>
          <w:delText xml:space="preserve"> </w:delText>
        </w:r>
      </w:del>
      <w:r>
        <w:rPr>
          <w:rFonts w:ascii="Garamond" w:eastAsiaTheme="minorEastAsia" w:hAnsi="Garamond"/>
        </w:rPr>
        <w:t>response ratio</w:t>
      </w:r>
      <w:ins w:id="1436" w:author="Michael Jennions" w:date="2020-07-20T20:20:00Z">
        <w:r w:rsidR="00D92118">
          <w:rPr>
            <w:rFonts w:ascii="Garamond" w:eastAsiaTheme="minorEastAsia" w:hAnsi="Garamond"/>
          </w:rPr>
          <w:t>s</w:t>
        </w:r>
      </w:ins>
      <w:r>
        <w:rPr>
          <w:rFonts w:ascii="Garamond" w:eastAsiaTheme="minorEastAsia" w:hAnsi="Garamond"/>
        </w:rPr>
        <w:t xml:space="preserve"> could not be calculated</w:t>
      </w:r>
      <w:commentRangeEnd w:id="1422"/>
      <w:r w:rsidR="00BA5521">
        <w:rPr>
          <w:rStyle w:val="CommentReference"/>
        </w:rPr>
        <w:commentReference w:id="1422"/>
      </w:r>
      <w:r>
        <w:rPr>
          <w:rFonts w:ascii="Garamond" w:eastAsiaTheme="minorEastAsia" w:hAnsi="Garamond"/>
        </w:rPr>
        <w:t xml:space="preserve">. </w:t>
      </w:r>
      <w:ins w:id="1437" w:author="Michael Jennions" w:date="2020-07-20T20:20:00Z">
        <w:r w:rsidR="00D92118">
          <w:rPr>
            <w:rFonts w:ascii="Garamond" w:eastAsiaTheme="minorEastAsia" w:hAnsi="Garamond"/>
          </w:rPr>
          <w:t xml:space="preserve">The </w:t>
        </w:r>
      </w:ins>
      <w:ins w:id="1438" w:author="Michael Jennions" w:date="2020-07-20T20:37:00Z">
        <w:r w:rsidR="00047AC3">
          <w:rPr>
            <w:rFonts w:ascii="Garamond" w:eastAsiaTheme="minorEastAsia" w:hAnsi="Garamond"/>
          </w:rPr>
          <w:t xml:space="preserve">relevant </w:t>
        </w:r>
      </w:ins>
      <w:ins w:id="1439" w:author="Michael Jennions" w:date="2020-07-28T11:01:00Z">
        <w:r w:rsidR="00233674">
          <w:rPr>
            <w:rFonts w:ascii="Garamond" w:eastAsiaTheme="minorEastAsia" w:hAnsi="Garamond"/>
          </w:rPr>
          <w:t xml:space="preserve">direction of the </w:t>
        </w:r>
      </w:ins>
      <w:ins w:id="1440" w:author="Michael Jennions" w:date="2020-07-20T20:20:00Z">
        <w:r w:rsidR="00D92118">
          <w:rPr>
            <w:rFonts w:ascii="Garamond" w:eastAsiaTheme="minorEastAsia" w:hAnsi="Garamond"/>
          </w:rPr>
          <w:t>e</w:t>
        </w:r>
      </w:ins>
      <w:del w:id="1441" w:author="Michael Jennions" w:date="2020-07-20T20:20:00Z">
        <w:r w:rsidDel="00D92118">
          <w:rPr>
            <w:rFonts w:ascii="Garamond" w:eastAsiaTheme="minorEastAsia" w:hAnsi="Garamond"/>
          </w:rPr>
          <w:delText>E</w:delText>
        </w:r>
      </w:del>
      <w:r>
        <w:rPr>
          <w:rFonts w:ascii="Garamond" w:eastAsiaTheme="minorEastAsia" w:hAnsi="Garamond"/>
        </w:rPr>
        <w:t xml:space="preserve">ffect size </w:t>
      </w:r>
      <w:ins w:id="1442" w:author="Michael Jennions" w:date="2020-07-28T11:04:00Z">
        <w:r w:rsidR="00233674">
          <w:rPr>
            <w:rFonts w:ascii="Garamond" w:eastAsiaTheme="minorEastAsia" w:hAnsi="Garamond"/>
          </w:rPr>
          <w:t xml:space="preserve">varies depending on the </w:t>
        </w:r>
      </w:ins>
      <w:del w:id="1443" w:author="Michael Jennions" w:date="2020-07-28T11:01:00Z">
        <w:r w:rsidDel="00233674">
          <w:rPr>
            <w:rFonts w:ascii="Garamond" w:eastAsiaTheme="minorEastAsia" w:hAnsi="Garamond"/>
          </w:rPr>
          <w:delText xml:space="preserve">direction </w:delText>
        </w:r>
      </w:del>
      <w:del w:id="1444" w:author="Michael Jennions" w:date="2020-07-28T11:04:00Z">
        <w:r w:rsidDel="00233674">
          <w:rPr>
            <w:rFonts w:ascii="Garamond" w:eastAsiaTheme="minorEastAsia" w:hAnsi="Garamond"/>
          </w:rPr>
          <w:delText>for a given</w:delText>
        </w:r>
      </w:del>
      <w:ins w:id="1445" w:author="Michael Jennions" w:date="2020-07-28T11:04:00Z">
        <w:r w:rsidR="00233674">
          <w:rPr>
            <w:rFonts w:ascii="Garamond" w:eastAsiaTheme="minorEastAsia" w:hAnsi="Garamond"/>
          </w:rPr>
          <w:t>focal</w:t>
        </w:r>
      </w:ins>
      <w:r>
        <w:rPr>
          <w:rFonts w:ascii="Garamond" w:eastAsiaTheme="minorEastAsia" w:hAnsi="Garamond"/>
        </w:rPr>
        <w:t xml:space="preserve"> </w:t>
      </w:r>
      <w:ins w:id="1446" w:author="Michael Jennions" w:date="2020-07-28T11:03:00Z">
        <w:r w:rsidR="00233674">
          <w:rPr>
            <w:rFonts w:ascii="Garamond" w:eastAsiaTheme="minorEastAsia" w:hAnsi="Garamond"/>
          </w:rPr>
          <w:t xml:space="preserve">behavioural measure of </w:t>
        </w:r>
      </w:ins>
      <w:del w:id="1447" w:author="Michael Jennions" w:date="2020-07-20T20:45:00Z">
        <w:r w:rsidDel="00674A55">
          <w:rPr>
            <w:rFonts w:ascii="Garamond" w:eastAsiaTheme="minorEastAsia" w:hAnsi="Garamond"/>
          </w:rPr>
          <w:delText xml:space="preserve">behavioural </w:delText>
        </w:r>
      </w:del>
      <w:ins w:id="1448" w:author="Michael Jennions" w:date="2020-07-20T20:45:00Z">
        <w:r w:rsidR="00674A55">
          <w:rPr>
            <w:rFonts w:ascii="Garamond" w:eastAsiaTheme="minorEastAsia" w:hAnsi="Garamond"/>
          </w:rPr>
          <w:t>personality</w:t>
        </w:r>
      </w:ins>
      <w:del w:id="1449" w:author="Michael Jennions" w:date="2020-07-28T11:03:00Z">
        <w:r w:rsidDel="00233674">
          <w:rPr>
            <w:rFonts w:ascii="Garamond" w:eastAsiaTheme="minorEastAsia" w:hAnsi="Garamond"/>
          </w:rPr>
          <w:delText xml:space="preserve">trait </w:delText>
        </w:r>
      </w:del>
      <w:del w:id="1450" w:author="Michael Jennions" w:date="2020-07-20T20:45:00Z">
        <w:r w:rsidDel="00674A55">
          <w:rPr>
            <w:rFonts w:ascii="Garamond" w:eastAsiaTheme="minorEastAsia" w:hAnsi="Garamond"/>
          </w:rPr>
          <w:delText xml:space="preserve">depended </w:delText>
        </w:r>
      </w:del>
      <w:del w:id="1451" w:author="Michael Jennions" w:date="2020-07-20T20:37:00Z">
        <w:r w:rsidDel="00047AC3">
          <w:rPr>
            <w:rFonts w:ascii="Garamond" w:eastAsiaTheme="minorEastAsia" w:hAnsi="Garamond"/>
          </w:rPr>
          <w:delText>on the way in which</w:delText>
        </w:r>
      </w:del>
      <w:del w:id="1452" w:author="Michael Jennions" w:date="2020-07-28T11:04:00Z">
        <w:r w:rsidDel="00233674">
          <w:rPr>
            <w:rFonts w:ascii="Garamond" w:eastAsiaTheme="minorEastAsia" w:hAnsi="Garamond"/>
          </w:rPr>
          <w:delText xml:space="preserve"> </w:delText>
        </w:r>
      </w:del>
      <w:del w:id="1453" w:author="Michael Jennions" w:date="2020-07-20T20:46:00Z">
        <w:r w:rsidDel="00674A55">
          <w:rPr>
            <w:rFonts w:ascii="Garamond" w:eastAsiaTheme="minorEastAsia" w:hAnsi="Garamond"/>
          </w:rPr>
          <w:delText xml:space="preserve">it </w:delText>
        </w:r>
      </w:del>
      <w:del w:id="1454" w:author="Michael Jennions" w:date="2020-07-20T20:45:00Z">
        <w:r w:rsidDel="00674A55">
          <w:rPr>
            <w:rFonts w:ascii="Garamond" w:eastAsiaTheme="minorEastAsia" w:hAnsi="Garamond"/>
          </w:rPr>
          <w:delText xml:space="preserve">was </w:delText>
        </w:r>
      </w:del>
      <w:del w:id="1455" w:author="Michael Jennions" w:date="2020-07-28T11:04:00Z">
        <w:r w:rsidDel="00233674">
          <w:rPr>
            <w:rFonts w:ascii="Garamond" w:eastAsiaTheme="minorEastAsia" w:hAnsi="Garamond"/>
          </w:rPr>
          <w:delText>measured</w:delText>
        </w:r>
      </w:del>
      <w:del w:id="1456" w:author="Michael Jennions" w:date="2020-07-20T20:45:00Z">
        <w:r w:rsidDel="00674A55">
          <w:rPr>
            <w:rFonts w:ascii="Garamond" w:eastAsiaTheme="minorEastAsia" w:hAnsi="Garamond"/>
          </w:rPr>
          <w:delText xml:space="preserve"> within a study</w:delText>
        </w:r>
      </w:del>
      <w:r>
        <w:rPr>
          <w:rFonts w:ascii="Garamond" w:eastAsiaTheme="minorEastAsia" w:hAnsi="Garamond"/>
        </w:rPr>
        <w:t xml:space="preserve">. For example, boldness </w:t>
      </w:r>
      <w:ins w:id="1457" w:author="Michael Jennions" w:date="2020-07-20T20:39:00Z">
        <w:r w:rsidR="00047AC3">
          <w:rPr>
            <w:rFonts w:ascii="Garamond" w:eastAsiaTheme="minorEastAsia" w:hAnsi="Garamond"/>
          </w:rPr>
          <w:t xml:space="preserve">is often </w:t>
        </w:r>
      </w:ins>
      <w:del w:id="1458" w:author="Michael Jennions" w:date="2020-07-20T20:39:00Z">
        <w:r w:rsidDel="00047AC3">
          <w:rPr>
            <w:rFonts w:ascii="Garamond" w:eastAsiaTheme="minorEastAsia" w:hAnsi="Garamond"/>
          </w:rPr>
          <w:delText xml:space="preserve">can </w:delText>
        </w:r>
      </w:del>
      <w:del w:id="1459" w:author="Michael Jennions" w:date="2020-07-20T20:37:00Z">
        <w:r w:rsidDel="00047AC3">
          <w:rPr>
            <w:rFonts w:ascii="Garamond" w:eastAsiaTheme="minorEastAsia" w:hAnsi="Garamond"/>
          </w:rPr>
          <w:delText xml:space="preserve">often </w:delText>
        </w:r>
      </w:del>
      <w:del w:id="1460" w:author="Michael Jennions" w:date="2020-07-20T20:39:00Z">
        <w:r w:rsidDel="00047AC3">
          <w:rPr>
            <w:rFonts w:ascii="Garamond" w:eastAsiaTheme="minorEastAsia" w:hAnsi="Garamond"/>
          </w:rPr>
          <w:delText xml:space="preserve">be </w:delText>
        </w:r>
      </w:del>
      <w:r>
        <w:rPr>
          <w:rFonts w:ascii="Garamond" w:eastAsiaTheme="minorEastAsia" w:hAnsi="Garamond"/>
        </w:rPr>
        <w:t xml:space="preserve">measured as </w:t>
      </w:r>
      <w:ins w:id="1461" w:author="Michael Jennions" w:date="2020-07-20T20:46:00Z">
        <w:r w:rsidR="00674A55">
          <w:rPr>
            <w:rFonts w:ascii="Garamond" w:eastAsiaTheme="minorEastAsia" w:hAnsi="Garamond"/>
          </w:rPr>
          <w:t xml:space="preserve">either </w:t>
        </w:r>
      </w:ins>
      <w:ins w:id="1462" w:author="Michael Jennions" w:date="2020-07-28T11:05:00Z">
        <w:r w:rsidR="005F230A">
          <w:rPr>
            <w:rFonts w:ascii="Garamond" w:eastAsiaTheme="minorEastAsia" w:hAnsi="Garamond"/>
          </w:rPr>
          <w:t>‘</w:t>
        </w:r>
      </w:ins>
      <w:r>
        <w:rPr>
          <w:rFonts w:ascii="Garamond" w:eastAsiaTheme="minorEastAsia" w:hAnsi="Garamond"/>
        </w:rPr>
        <w:t>latency to flee</w:t>
      </w:r>
      <w:ins w:id="1463" w:author="Michael Jennions" w:date="2020-07-28T11:05:00Z">
        <w:r w:rsidR="005F230A">
          <w:rPr>
            <w:rFonts w:ascii="Garamond" w:eastAsiaTheme="minorEastAsia" w:hAnsi="Garamond"/>
          </w:rPr>
          <w:t>’</w:t>
        </w:r>
      </w:ins>
      <w:ins w:id="1464" w:author="Michael Jennions" w:date="2020-07-20T20:46:00Z">
        <w:r w:rsidR="00674A55" w:rsidRPr="00674A55">
          <w:rPr>
            <w:rFonts w:ascii="Garamond" w:eastAsiaTheme="minorEastAsia" w:hAnsi="Garamond"/>
          </w:rPr>
          <w:t xml:space="preserve"> </w:t>
        </w:r>
        <w:r w:rsidR="00674A55">
          <w:rPr>
            <w:rFonts w:ascii="Garamond" w:eastAsiaTheme="minorEastAsia" w:hAnsi="Garamond"/>
          </w:rPr>
          <w:t xml:space="preserve">or </w:t>
        </w:r>
      </w:ins>
      <w:ins w:id="1465" w:author="Michael Jennions" w:date="2020-07-28T11:05:00Z">
        <w:r w:rsidR="005F230A">
          <w:rPr>
            <w:rFonts w:ascii="Garamond" w:eastAsiaTheme="minorEastAsia" w:hAnsi="Garamond"/>
          </w:rPr>
          <w:t>‘</w:t>
        </w:r>
      </w:ins>
      <w:ins w:id="1466" w:author="Michael Jennions" w:date="2020-07-20T20:46:00Z">
        <w:r w:rsidR="00674A55">
          <w:rPr>
            <w:rFonts w:ascii="Garamond" w:eastAsiaTheme="minorEastAsia" w:hAnsi="Garamond"/>
          </w:rPr>
          <w:t xml:space="preserve">time to resume </w:t>
        </w:r>
      </w:ins>
      <w:ins w:id="1467" w:author="Michael Jennions" w:date="2020-07-28T11:05:00Z">
        <w:r w:rsidR="005F230A">
          <w:rPr>
            <w:rFonts w:ascii="Garamond" w:eastAsiaTheme="minorEastAsia" w:hAnsi="Garamond"/>
          </w:rPr>
          <w:t xml:space="preserve">a </w:t>
        </w:r>
      </w:ins>
      <w:ins w:id="1468" w:author="Michael Jennions" w:date="2020-07-20T20:46:00Z">
        <w:r w:rsidR="00674A55">
          <w:rPr>
            <w:rFonts w:ascii="Garamond" w:eastAsiaTheme="minorEastAsia" w:hAnsi="Garamond"/>
          </w:rPr>
          <w:t>behaviour</w:t>
        </w:r>
      </w:ins>
      <w:ins w:id="1469" w:author="Michael Jennions" w:date="2020-07-28T11:05:00Z">
        <w:r w:rsidR="005F230A">
          <w:rPr>
            <w:rFonts w:ascii="Garamond" w:eastAsiaTheme="minorEastAsia" w:hAnsi="Garamond"/>
          </w:rPr>
          <w:t>’</w:t>
        </w:r>
      </w:ins>
      <w:ins w:id="1470" w:author="Michael Jennions" w:date="2020-07-20T20:46:00Z">
        <w:r w:rsidR="00674A55">
          <w:rPr>
            <w:rFonts w:ascii="Garamond" w:eastAsiaTheme="minorEastAsia" w:hAnsi="Garamond"/>
          </w:rPr>
          <w:t xml:space="preserve"> following a simulated predator approach. </w:t>
        </w:r>
      </w:ins>
      <w:ins w:id="1471" w:author="Michael Jennions" w:date="2020-07-28T11:06:00Z">
        <w:r w:rsidR="005F230A">
          <w:rPr>
            <w:rFonts w:ascii="Garamond" w:eastAsiaTheme="minorEastAsia" w:hAnsi="Garamond"/>
          </w:rPr>
          <w:t>Here a</w:t>
        </w:r>
      </w:ins>
      <w:ins w:id="1472" w:author="Michael Jennions" w:date="2020-07-20T20:47:00Z">
        <w:r w:rsidR="00674A55">
          <w:rPr>
            <w:rFonts w:ascii="Garamond" w:eastAsiaTheme="minorEastAsia" w:hAnsi="Garamond"/>
          </w:rPr>
          <w:t xml:space="preserve"> </w:t>
        </w:r>
      </w:ins>
      <w:ins w:id="1473" w:author="Michael Jennions" w:date="2020-07-28T11:06:00Z">
        <w:r w:rsidR="005F230A">
          <w:rPr>
            <w:rFonts w:ascii="Garamond" w:eastAsiaTheme="minorEastAsia" w:hAnsi="Garamond"/>
          </w:rPr>
          <w:t xml:space="preserve">bolder </w:t>
        </w:r>
      </w:ins>
      <w:ins w:id="1474" w:author="Michael Jennions" w:date="2020-07-20T20:47:00Z">
        <w:r w:rsidR="00674A55">
          <w:rPr>
            <w:rFonts w:ascii="Garamond" w:eastAsiaTheme="minorEastAsia" w:hAnsi="Garamond"/>
          </w:rPr>
          <w:t xml:space="preserve">individual is </w:t>
        </w:r>
      </w:ins>
      <w:ins w:id="1475" w:author="Michael Jennions" w:date="2020-07-20T20:48:00Z">
        <w:r w:rsidR="00674A55">
          <w:rPr>
            <w:rFonts w:ascii="Garamond" w:eastAsiaTheme="minorEastAsia" w:hAnsi="Garamond"/>
          </w:rPr>
          <w:t xml:space="preserve">therefore </w:t>
        </w:r>
      </w:ins>
      <w:ins w:id="1476" w:author="Michael Jennions" w:date="2020-07-20T20:47:00Z">
        <w:r w:rsidR="00674A55">
          <w:rPr>
            <w:rFonts w:ascii="Garamond" w:eastAsiaTheme="minorEastAsia" w:hAnsi="Garamond"/>
          </w:rPr>
          <w:t xml:space="preserve">indicted by </w:t>
        </w:r>
      </w:ins>
      <w:del w:id="1477" w:author="Michael Jennions" w:date="2020-07-20T20:37:00Z">
        <w:r w:rsidDel="00047AC3">
          <w:rPr>
            <w:rFonts w:ascii="Garamond" w:eastAsiaTheme="minorEastAsia" w:hAnsi="Garamond"/>
          </w:rPr>
          <w:delText>,</w:delText>
        </w:r>
      </w:del>
      <w:del w:id="1478" w:author="Michael Jennions" w:date="2020-07-20T20:38:00Z">
        <w:r w:rsidDel="00047AC3">
          <w:rPr>
            <w:rFonts w:ascii="Garamond" w:eastAsiaTheme="minorEastAsia" w:hAnsi="Garamond"/>
          </w:rPr>
          <w:delText xml:space="preserve"> where </w:delText>
        </w:r>
      </w:del>
      <w:r>
        <w:rPr>
          <w:rFonts w:ascii="Garamond" w:eastAsiaTheme="minorEastAsia" w:hAnsi="Garamond"/>
        </w:rPr>
        <w:t xml:space="preserve">a </w:t>
      </w:r>
      <w:del w:id="1479" w:author="Michael Jennions" w:date="2020-07-20T20:48:00Z">
        <w:r w:rsidDel="00674A55">
          <w:rPr>
            <w:rFonts w:ascii="Garamond" w:eastAsiaTheme="minorEastAsia" w:hAnsi="Garamond"/>
          </w:rPr>
          <w:delText xml:space="preserve">shorter </w:delText>
        </w:r>
      </w:del>
      <w:ins w:id="1480" w:author="Michael Jennions" w:date="2020-07-28T11:06:00Z">
        <w:r w:rsidR="005F230A">
          <w:rPr>
            <w:rFonts w:ascii="Garamond" w:eastAsiaTheme="minorEastAsia" w:hAnsi="Garamond"/>
          </w:rPr>
          <w:t>larger</w:t>
        </w:r>
      </w:ins>
      <w:ins w:id="1481" w:author="Michael Jennions" w:date="2020-07-20T20:48:00Z">
        <w:r w:rsidR="00674A55">
          <w:rPr>
            <w:rFonts w:ascii="Garamond" w:eastAsiaTheme="minorEastAsia" w:hAnsi="Garamond"/>
          </w:rPr>
          <w:t xml:space="preserve"> or a </w:t>
        </w:r>
      </w:ins>
      <w:ins w:id="1482" w:author="Michael Jennions" w:date="2020-07-28T11:06:00Z">
        <w:r w:rsidR="005F230A">
          <w:rPr>
            <w:rFonts w:ascii="Garamond" w:eastAsiaTheme="minorEastAsia" w:hAnsi="Garamond"/>
          </w:rPr>
          <w:t>smaller</w:t>
        </w:r>
      </w:ins>
      <w:ins w:id="1483" w:author="Michael Jennions" w:date="2020-07-20T20:48:00Z">
        <w:r w:rsidR="00674A55">
          <w:rPr>
            <w:rFonts w:ascii="Garamond" w:eastAsiaTheme="minorEastAsia" w:hAnsi="Garamond"/>
          </w:rPr>
          <w:t xml:space="preserve"> </w:t>
        </w:r>
      </w:ins>
      <w:del w:id="1484" w:author="Michael Jennions" w:date="2020-07-20T20:48:00Z">
        <w:r w:rsidDel="00674A55">
          <w:rPr>
            <w:rFonts w:ascii="Garamond" w:eastAsiaTheme="minorEastAsia" w:hAnsi="Garamond"/>
          </w:rPr>
          <w:delText xml:space="preserve">time </w:delText>
        </w:r>
      </w:del>
      <w:ins w:id="1485" w:author="Michael Jennions" w:date="2020-07-20T20:48:00Z">
        <w:r w:rsidR="00674A55">
          <w:rPr>
            <w:rFonts w:ascii="Garamond" w:eastAsiaTheme="minorEastAsia" w:hAnsi="Garamond"/>
          </w:rPr>
          <w:t xml:space="preserve">value </w:t>
        </w:r>
      </w:ins>
      <w:del w:id="1486" w:author="Michael Jennions" w:date="2020-07-20T20:48:00Z">
        <w:r w:rsidDel="00674A55">
          <w:rPr>
            <w:rFonts w:ascii="Garamond" w:eastAsiaTheme="minorEastAsia" w:hAnsi="Garamond"/>
          </w:rPr>
          <w:delText>indicates</w:delText>
        </w:r>
      </w:del>
      <w:del w:id="1487" w:author="Michael Jennions" w:date="2020-07-20T20:47:00Z">
        <w:r w:rsidDel="00674A55">
          <w:rPr>
            <w:rFonts w:ascii="Garamond" w:eastAsiaTheme="minorEastAsia" w:hAnsi="Garamond"/>
          </w:rPr>
          <w:delText xml:space="preserve"> a shyer individual. </w:delText>
        </w:r>
      </w:del>
      <w:del w:id="1488" w:author="Michael Jennions" w:date="2020-07-20T20:38:00Z">
        <w:r w:rsidDel="00047AC3">
          <w:rPr>
            <w:rFonts w:ascii="Garamond" w:eastAsiaTheme="minorEastAsia" w:hAnsi="Garamond"/>
          </w:rPr>
          <w:delText xml:space="preserve">Yet </w:delText>
        </w:r>
      </w:del>
      <w:del w:id="1489" w:author="Michael Jennions" w:date="2020-07-20T20:46:00Z">
        <w:r w:rsidDel="00674A55">
          <w:rPr>
            <w:rFonts w:ascii="Garamond" w:eastAsiaTheme="minorEastAsia" w:hAnsi="Garamond"/>
          </w:rPr>
          <w:delText>the time to resume behaviour following a simulated predator approach</w:delText>
        </w:r>
      </w:del>
      <w:del w:id="1490" w:author="Michael Jennions" w:date="2020-07-20T20:39:00Z">
        <w:r w:rsidDel="00047AC3">
          <w:rPr>
            <w:rFonts w:ascii="Garamond" w:eastAsiaTheme="minorEastAsia" w:hAnsi="Garamond"/>
          </w:rPr>
          <w:delText>, another common boldness measure, means that</w:delText>
        </w:r>
      </w:del>
      <w:del w:id="1491" w:author="Michael Jennions" w:date="2020-07-20T20:47:00Z">
        <w:r w:rsidDel="00674A55">
          <w:rPr>
            <w:rFonts w:ascii="Garamond" w:eastAsiaTheme="minorEastAsia" w:hAnsi="Garamond"/>
          </w:rPr>
          <w:delText xml:space="preserve"> </w:delText>
        </w:r>
      </w:del>
      <w:ins w:id="1492" w:author="Michael Jennions" w:date="2020-07-20T20:48:00Z">
        <w:r w:rsidR="00674A55">
          <w:rPr>
            <w:rFonts w:ascii="Garamond" w:eastAsiaTheme="minorEastAsia" w:hAnsi="Garamond"/>
          </w:rPr>
          <w:t>respectively</w:t>
        </w:r>
      </w:ins>
      <w:del w:id="1493" w:author="Michael Jennions" w:date="2020-07-20T20:40:00Z">
        <w:r w:rsidDel="00047AC3">
          <w:rPr>
            <w:rFonts w:ascii="Garamond" w:eastAsiaTheme="minorEastAsia" w:hAnsi="Garamond"/>
          </w:rPr>
          <w:delText>bolder individuals are those that resume normal behaviour more quickly</w:delText>
        </w:r>
      </w:del>
      <w:r>
        <w:rPr>
          <w:rFonts w:ascii="Garamond" w:eastAsiaTheme="minorEastAsia" w:hAnsi="Garamond"/>
        </w:rPr>
        <w:t xml:space="preserve">. </w:t>
      </w:r>
      <w:del w:id="1494" w:author="Michael Jennions" w:date="2020-07-20T20:40:00Z">
        <w:r w:rsidDel="00047AC3">
          <w:rPr>
            <w:rFonts w:ascii="Garamond" w:eastAsiaTheme="minorEastAsia" w:hAnsi="Garamond"/>
          </w:rPr>
          <w:delText>As such, we</w:delText>
        </w:r>
      </w:del>
      <w:ins w:id="1495" w:author="Michael Jennions" w:date="2020-07-20T20:40:00Z">
        <w:r w:rsidR="00047AC3">
          <w:rPr>
            <w:rFonts w:ascii="Garamond" w:eastAsiaTheme="minorEastAsia" w:hAnsi="Garamond"/>
          </w:rPr>
          <w:t xml:space="preserve">We </w:t>
        </w:r>
      </w:ins>
      <w:del w:id="1496" w:author="Michael Jennions" w:date="2020-07-20T20:52:00Z">
        <w:r w:rsidDel="00D94658">
          <w:rPr>
            <w:rFonts w:ascii="Garamond" w:eastAsiaTheme="minorEastAsia" w:hAnsi="Garamond"/>
          </w:rPr>
          <w:delText xml:space="preserve"> </w:delText>
        </w:r>
      </w:del>
      <w:del w:id="1497" w:author="Michael Jennions" w:date="2020-07-20T20:40:00Z">
        <w:r w:rsidDel="00047AC3">
          <w:rPr>
            <w:rFonts w:ascii="Garamond" w:eastAsiaTheme="minorEastAsia" w:hAnsi="Garamond"/>
          </w:rPr>
          <w:delText xml:space="preserve">carefully </w:delText>
        </w:r>
      </w:del>
      <w:r>
        <w:rPr>
          <w:rFonts w:ascii="Garamond" w:eastAsiaTheme="minorEastAsia" w:hAnsi="Garamond"/>
        </w:rPr>
        <w:t xml:space="preserve">examined all </w:t>
      </w:r>
      <w:ins w:id="1498" w:author="Michael Jennions" w:date="2020-07-20T20:40:00Z">
        <w:r w:rsidR="00047AC3">
          <w:rPr>
            <w:rFonts w:ascii="Garamond" w:eastAsiaTheme="minorEastAsia" w:hAnsi="Garamond"/>
          </w:rPr>
          <w:t xml:space="preserve">measurement protocols </w:t>
        </w:r>
      </w:ins>
      <w:del w:id="1499" w:author="Michael Jennions" w:date="2020-07-20T20:40:00Z">
        <w:r w:rsidDel="00047AC3">
          <w:rPr>
            <w:rFonts w:ascii="Garamond" w:eastAsiaTheme="minorEastAsia" w:hAnsi="Garamond"/>
          </w:rPr>
          <w:delText xml:space="preserve">behavioural traits </w:delText>
        </w:r>
      </w:del>
      <w:r>
        <w:rPr>
          <w:rFonts w:ascii="Garamond" w:eastAsiaTheme="minorEastAsia" w:hAnsi="Garamond"/>
        </w:rPr>
        <w:t>and</w:t>
      </w:r>
      <w:ins w:id="1500" w:author="Michael Jennions" w:date="2020-07-20T20:42:00Z">
        <w:r w:rsidR="00047AC3">
          <w:rPr>
            <w:rFonts w:ascii="Garamond" w:eastAsiaTheme="minorEastAsia" w:hAnsi="Garamond"/>
          </w:rPr>
          <w:t>, where necessary</w:t>
        </w:r>
      </w:ins>
      <w:ins w:id="1501" w:author="Michael Jennions" w:date="2020-07-20T20:49:00Z">
        <w:r w:rsidR="00674A55">
          <w:rPr>
            <w:rFonts w:ascii="Garamond" w:eastAsiaTheme="minorEastAsia" w:hAnsi="Garamond"/>
          </w:rPr>
          <w:t>,</w:t>
        </w:r>
      </w:ins>
      <w:ins w:id="1502" w:author="Michael Jennions" w:date="2020-07-20T20:42:00Z">
        <w:r w:rsidR="00047AC3">
          <w:rPr>
            <w:rFonts w:ascii="Garamond" w:eastAsiaTheme="minorEastAsia" w:hAnsi="Garamond"/>
          </w:rPr>
          <w:t xml:space="preserve"> reversed the </w:t>
        </w:r>
      </w:ins>
      <w:ins w:id="1503" w:author="Michael Jennions" w:date="2020-07-28T11:07:00Z">
        <w:r w:rsidR="005F230A">
          <w:rPr>
            <w:rFonts w:ascii="Garamond" w:eastAsiaTheme="minorEastAsia" w:hAnsi="Garamond"/>
          </w:rPr>
          <w:t xml:space="preserve">sign </w:t>
        </w:r>
      </w:ins>
      <w:ins w:id="1504" w:author="Michael Jennions" w:date="2020-07-20T20:42:00Z">
        <w:r w:rsidR="00047AC3">
          <w:rPr>
            <w:rFonts w:ascii="Garamond" w:eastAsiaTheme="minorEastAsia" w:hAnsi="Garamond"/>
          </w:rPr>
          <w:t xml:space="preserve">of the </w:t>
        </w:r>
      </w:ins>
      <w:ins w:id="1505" w:author="Michael Jennions" w:date="2020-07-20T20:45:00Z">
        <w:r w:rsidR="00674A55">
          <w:rPr>
            <w:rFonts w:ascii="Garamond" w:eastAsiaTheme="minorEastAsia" w:hAnsi="Garamond"/>
          </w:rPr>
          <w:t xml:space="preserve">male-female difference </w:t>
        </w:r>
      </w:ins>
      <w:ins w:id="1506" w:author="Michael Jennions" w:date="2020-07-20T20:42:00Z">
        <w:r w:rsidR="00047AC3">
          <w:rPr>
            <w:rFonts w:ascii="Garamond" w:eastAsiaTheme="minorEastAsia" w:hAnsi="Garamond"/>
          </w:rPr>
          <w:t xml:space="preserve">to </w:t>
        </w:r>
      </w:ins>
      <w:del w:id="1507" w:author="Michael Jennions" w:date="2020-07-20T20:42:00Z">
        <w:r w:rsidDel="00047AC3">
          <w:rPr>
            <w:rFonts w:ascii="Garamond" w:eastAsiaTheme="minorEastAsia" w:hAnsi="Garamond"/>
          </w:rPr>
          <w:delText xml:space="preserve"> </w:delText>
        </w:r>
      </w:del>
      <w:r>
        <w:rPr>
          <w:rFonts w:ascii="Garamond" w:eastAsiaTheme="minorEastAsia" w:hAnsi="Garamond"/>
        </w:rPr>
        <w:t>ensure</w:t>
      </w:r>
      <w:del w:id="1508" w:author="Michael Jennions" w:date="2020-07-20T20:42:00Z">
        <w:r w:rsidDel="00047AC3">
          <w:rPr>
            <w:rFonts w:ascii="Garamond" w:eastAsiaTheme="minorEastAsia" w:hAnsi="Garamond"/>
          </w:rPr>
          <w:delText>d</w:delText>
        </w:r>
      </w:del>
      <w:r>
        <w:rPr>
          <w:rFonts w:ascii="Garamond" w:eastAsiaTheme="minorEastAsia" w:hAnsi="Garamond"/>
        </w:rPr>
        <w:t xml:space="preserve"> that </w:t>
      </w:r>
      <w:ins w:id="1509" w:author="Michael Jennions" w:date="2020-07-20T20:45:00Z">
        <w:r w:rsidR="00674A55">
          <w:rPr>
            <w:rFonts w:ascii="Garamond" w:eastAsiaTheme="minorEastAsia" w:hAnsi="Garamond"/>
          </w:rPr>
          <w:t xml:space="preserve">the direction of the effect size </w:t>
        </w:r>
      </w:ins>
      <w:del w:id="1510" w:author="Michael Jennions" w:date="2020-07-20T20:42:00Z">
        <w:r w:rsidDel="00047AC3">
          <w:rPr>
            <w:rFonts w:ascii="Garamond" w:eastAsiaTheme="minorEastAsia" w:hAnsi="Garamond"/>
          </w:rPr>
          <w:delText xml:space="preserve">the </w:delText>
        </w:r>
      </w:del>
      <w:del w:id="1511" w:author="Michael Jennions" w:date="2020-07-20T20:45:00Z">
        <w:r w:rsidDel="00674A55">
          <w:rPr>
            <w:rFonts w:ascii="Garamond" w:eastAsiaTheme="minorEastAsia" w:hAnsi="Garamond"/>
          </w:rPr>
          <w:delText xml:space="preserve">directionality </w:delText>
        </w:r>
      </w:del>
      <w:del w:id="1512" w:author="Michael Jennions" w:date="2020-07-20T20:41:00Z">
        <w:r w:rsidDel="00047AC3">
          <w:rPr>
            <w:rFonts w:ascii="Garamond" w:eastAsiaTheme="minorEastAsia" w:hAnsi="Garamond"/>
          </w:rPr>
          <w:delText xml:space="preserve">(i.e., larger mean) </w:delText>
        </w:r>
      </w:del>
      <w:del w:id="1513" w:author="Michael Jennions" w:date="2020-07-20T20:42:00Z">
        <w:r w:rsidDel="00047AC3">
          <w:rPr>
            <w:rFonts w:ascii="Garamond" w:eastAsiaTheme="minorEastAsia" w:hAnsi="Garamond"/>
          </w:rPr>
          <w:delText>was</w:delText>
        </w:r>
      </w:del>
      <w:ins w:id="1514" w:author="Michael Jennions" w:date="2020-07-20T20:42:00Z">
        <w:r w:rsidR="00047AC3">
          <w:rPr>
            <w:rFonts w:ascii="Garamond" w:eastAsiaTheme="minorEastAsia" w:hAnsi="Garamond"/>
          </w:rPr>
          <w:t>had a consiste</w:t>
        </w:r>
      </w:ins>
      <w:ins w:id="1515" w:author="Michael Jennions" w:date="2020-07-20T20:43:00Z">
        <w:r w:rsidR="00047AC3">
          <w:rPr>
            <w:rFonts w:ascii="Garamond" w:eastAsiaTheme="minorEastAsia" w:hAnsi="Garamond"/>
          </w:rPr>
          <w:t xml:space="preserve">nt </w:t>
        </w:r>
        <w:r w:rsidR="00EC541D">
          <w:rPr>
            <w:rFonts w:ascii="Garamond" w:eastAsiaTheme="minorEastAsia" w:hAnsi="Garamond"/>
          </w:rPr>
          <w:t>int</w:t>
        </w:r>
      </w:ins>
      <w:ins w:id="1516" w:author="Michael Jennions" w:date="2020-07-20T20:45:00Z">
        <w:r w:rsidR="00674A55">
          <w:rPr>
            <w:rFonts w:ascii="Garamond" w:eastAsiaTheme="minorEastAsia" w:hAnsi="Garamond"/>
          </w:rPr>
          <w:t>e</w:t>
        </w:r>
      </w:ins>
      <w:ins w:id="1517" w:author="Michael Jennions" w:date="2020-07-20T20:43:00Z">
        <w:r w:rsidR="00EC541D">
          <w:rPr>
            <w:rFonts w:ascii="Garamond" w:eastAsiaTheme="minorEastAsia" w:hAnsi="Garamond"/>
          </w:rPr>
          <w:t>rpretat</w:t>
        </w:r>
      </w:ins>
      <w:ins w:id="1518" w:author="Michael Jennions" w:date="2020-07-20T20:44:00Z">
        <w:r w:rsidR="00EC541D">
          <w:rPr>
            <w:rFonts w:ascii="Garamond" w:eastAsiaTheme="minorEastAsia" w:hAnsi="Garamond"/>
          </w:rPr>
          <w:t>i</w:t>
        </w:r>
      </w:ins>
      <w:ins w:id="1519" w:author="Michael Jennions" w:date="2020-07-20T20:43:00Z">
        <w:r w:rsidR="00EC541D">
          <w:rPr>
            <w:rFonts w:ascii="Garamond" w:eastAsiaTheme="minorEastAsia" w:hAnsi="Garamond"/>
          </w:rPr>
          <w:t>on</w:t>
        </w:r>
        <w:r w:rsidR="00047AC3">
          <w:rPr>
            <w:rFonts w:ascii="Garamond" w:eastAsiaTheme="minorEastAsia" w:hAnsi="Garamond"/>
          </w:rPr>
          <w:t xml:space="preserve"> for </w:t>
        </w:r>
      </w:ins>
      <w:ins w:id="1520" w:author="Michael Jennions" w:date="2020-07-28T11:07:00Z">
        <w:r w:rsidR="005F230A">
          <w:rPr>
            <w:rFonts w:ascii="Garamond" w:eastAsiaTheme="minorEastAsia" w:hAnsi="Garamond"/>
          </w:rPr>
          <w:t>each</w:t>
        </w:r>
      </w:ins>
      <w:ins w:id="1521" w:author="Michael Jennions" w:date="2020-07-20T20:43:00Z">
        <w:r w:rsidR="00047AC3">
          <w:rPr>
            <w:rFonts w:ascii="Garamond" w:eastAsiaTheme="minorEastAsia" w:hAnsi="Garamond"/>
          </w:rPr>
          <w:t xml:space="preserve"> personality trait</w:t>
        </w:r>
      </w:ins>
      <w:del w:id="1522" w:author="Michael Jennions" w:date="2020-07-20T20:43:00Z">
        <w:r w:rsidDel="00047AC3">
          <w:rPr>
            <w:rFonts w:ascii="Garamond" w:eastAsiaTheme="minorEastAsia" w:hAnsi="Garamond"/>
          </w:rPr>
          <w:delText xml:space="preserve"> always consistent</w:delText>
        </w:r>
      </w:del>
      <w:ins w:id="1523" w:author="Michael Jennions" w:date="2020-07-20T20:43:00Z">
        <w:r w:rsidR="00047AC3">
          <w:rPr>
            <w:rFonts w:ascii="Garamond" w:eastAsiaTheme="minorEastAsia" w:hAnsi="Garamond"/>
          </w:rPr>
          <w:t>.</w:t>
        </w:r>
      </w:ins>
      <w:ins w:id="1524" w:author="Michael Jennions" w:date="2020-07-20T20:41:00Z">
        <w:r w:rsidR="00047AC3">
          <w:rPr>
            <w:rFonts w:ascii="Garamond" w:eastAsiaTheme="minorEastAsia" w:hAnsi="Garamond"/>
          </w:rPr>
          <w:t xml:space="preserve"> Specifically, a </w:t>
        </w:r>
      </w:ins>
      <w:ins w:id="1525" w:author="Michael Jennions" w:date="2020-07-28T11:08:00Z">
        <w:r w:rsidR="005F230A">
          <w:rPr>
            <w:rFonts w:ascii="Garamond" w:eastAsiaTheme="minorEastAsia" w:hAnsi="Garamond"/>
          </w:rPr>
          <w:t>positive</w:t>
        </w:r>
      </w:ins>
      <w:ins w:id="1526" w:author="Michael Jennions" w:date="2020-07-20T20:42:00Z">
        <w:r w:rsidR="00047AC3">
          <w:rPr>
            <w:rFonts w:ascii="Garamond" w:eastAsiaTheme="minorEastAsia" w:hAnsi="Garamond"/>
          </w:rPr>
          <w:t xml:space="preserve"> </w:t>
        </w:r>
      </w:ins>
      <w:ins w:id="1527" w:author="Michael Jennions" w:date="2020-07-28T11:17:00Z">
        <w:r w:rsidR="00006FA9">
          <w:rPr>
            <w:rFonts w:ascii="Garamond" w:eastAsiaTheme="minorEastAsia" w:hAnsi="Garamond"/>
          </w:rPr>
          <w:t xml:space="preserve">value of </w:t>
        </w:r>
        <w:r w:rsidR="00006FA9" w:rsidRPr="00006FA9">
          <w:rPr>
            <w:rFonts w:ascii="Garamond" w:eastAsiaTheme="minorEastAsia" w:hAnsi="Garamond"/>
            <w:i/>
            <w:rPrChange w:id="1528" w:author="Michael Jennions" w:date="2020-07-28T11:18:00Z">
              <w:rPr>
                <w:rFonts w:ascii="Garamond" w:eastAsiaTheme="minorEastAsia" w:hAnsi="Garamond"/>
              </w:rPr>
            </w:rPrChange>
          </w:rPr>
          <w:t>g</w:t>
        </w:r>
        <w:r w:rsidR="00006FA9">
          <w:rPr>
            <w:rFonts w:ascii="Garamond" w:eastAsiaTheme="minorEastAsia" w:hAnsi="Garamond"/>
          </w:rPr>
          <w:t xml:space="preserve"> </w:t>
        </w:r>
      </w:ins>
      <w:ins w:id="1529" w:author="Michael Jennions" w:date="2020-07-20T20:44:00Z">
        <w:r w:rsidR="00EC541D">
          <w:rPr>
            <w:rFonts w:ascii="Garamond" w:eastAsiaTheme="minorEastAsia" w:hAnsi="Garamond"/>
          </w:rPr>
          <w:t>indicat</w:t>
        </w:r>
      </w:ins>
      <w:ins w:id="1530" w:author="Michael Jennions" w:date="2020-07-28T11:08:00Z">
        <w:r w:rsidR="005F230A">
          <w:rPr>
            <w:rFonts w:ascii="Garamond" w:eastAsiaTheme="minorEastAsia" w:hAnsi="Garamond"/>
          </w:rPr>
          <w:t>es</w:t>
        </w:r>
      </w:ins>
      <w:ins w:id="1531" w:author="Michael Jennions" w:date="2020-07-20T20:44:00Z">
        <w:r w:rsidR="00EC541D">
          <w:rPr>
            <w:rFonts w:ascii="Garamond" w:eastAsiaTheme="minorEastAsia" w:hAnsi="Garamond"/>
          </w:rPr>
          <w:t xml:space="preserve"> </w:t>
        </w:r>
      </w:ins>
      <w:ins w:id="1532" w:author="Michael Jennions" w:date="2020-07-28T11:07:00Z">
        <w:r w:rsidR="005F230A">
          <w:rPr>
            <w:rFonts w:ascii="Garamond" w:eastAsiaTheme="minorEastAsia" w:hAnsi="Garamond"/>
          </w:rPr>
          <w:t>that males are more social, aggressive, exploratory</w:t>
        </w:r>
      </w:ins>
      <w:ins w:id="1533" w:author="Michael Jennions" w:date="2020-07-28T11:08:00Z">
        <w:r w:rsidR="005F230A">
          <w:rPr>
            <w:rFonts w:ascii="Garamond" w:eastAsiaTheme="minorEastAsia" w:hAnsi="Garamond"/>
          </w:rPr>
          <w:t xml:space="preserve">, </w:t>
        </w:r>
      </w:ins>
      <w:ins w:id="1534" w:author="Michael Jennions" w:date="2020-07-28T11:07:00Z">
        <w:r w:rsidR="005F230A">
          <w:rPr>
            <w:rFonts w:ascii="Garamond" w:eastAsiaTheme="minorEastAsia" w:hAnsi="Garamond"/>
          </w:rPr>
          <w:t>active</w:t>
        </w:r>
      </w:ins>
      <w:ins w:id="1535" w:author="Michael Jennions" w:date="2020-07-28T11:08:00Z">
        <w:r w:rsidR="005F230A">
          <w:rPr>
            <w:rFonts w:ascii="Garamond" w:eastAsiaTheme="minorEastAsia" w:hAnsi="Garamond"/>
          </w:rPr>
          <w:t xml:space="preserve"> or bold</w:t>
        </w:r>
      </w:ins>
      <w:ins w:id="1536" w:author="Michael Jennions" w:date="2020-07-28T11:07:00Z">
        <w:r w:rsidR="005F230A">
          <w:rPr>
            <w:rFonts w:ascii="Garamond" w:eastAsiaTheme="minorEastAsia" w:hAnsi="Garamond"/>
          </w:rPr>
          <w:t>.</w:t>
        </w:r>
      </w:ins>
    </w:p>
    <w:p w14:paraId="72FBC8C0" w14:textId="30DB937C" w:rsidR="005C69F2" w:rsidRDefault="005C69F2" w:rsidP="00753BDD">
      <w:pPr>
        <w:contextualSpacing/>
        <w:rPr>
          <w:rFonts w:ascii="Garamond" w:eastAsiaTheme="minorEastAsia" w:hAnsi="Garamond"/>
        </w:rPr>
      </w:pPr>
      <w:del w:id="1537" w:author="Michael Jennions" w:date="2020-07-20T20:44:00Z">
        <w:r w:rsidDel="00EC541D">
          <w:rPr>
            <w:rFonts w:ascii="Garamond" w:eastAsiaTheme="minorEastAsia" w:hAnsi="Garamond"/>
          </w:rPr>
          <w:delText xml:space="preserve">, flipping the direction of effect size estimates </w:delText>
        </w:r>
        <w:r w:rsidR="003E19EF" w:rsidDel="00EC541D">
          <w:rPr>
            <w:rFonts w:ascii="Garamond" w:eastAsiaTheme="minorEastAsia" w:hAnsi="Garamond"/>
          </w:rPr>
          <w:delText>to ensure effect size interpretations were consistent</w:delText>
        </w:r>
      </w:del>
      <w:del w:id="1538" w:author="Michael Jennions" w:date="2020-07-28T11:07:00Z">
        <w:r w:rsidDel="005F230A">
          <w:rPr>
            <w:rFonts w:ascii="Garamond" w:eastAsiaTheme="minorEastAsia" w:hAnsi="Garamond"/>
          </w:rPr>
          <w:delText xml:space="preserve">. </w:delText>
        </w:r>
      </w:del>
      <w:r>
        <w:rPr>
          <w:rFonts w:ascii="Garamond" w:eastAsiaTheme="minorEastAsia" w:hAnsi="Garamond"/>
        </w:rPr>
        <w:t xml:space="preserve"> </w:t>
      </w:r>
    </w:p>
    <w:p w14:paraId="0DB7C99E" w14:textId="23B6C183" w:rsidR="005C69F2" w:rsidRPr="00753BDD" w:rsidRDefault="00D94658" w:rsidP="006F48F9">
      <w:pPr>
        <w:ind w:firstLine="720"/>
        <w:contextualSpacing/>
        <w:rPr>
          <w:rFonts w:ascii="Garamond" w:eastAsiaTheme="minorEastAsia" w:hAnsi="Garamond"/>
        </w:rPr>
      </w:pPr>
      <w:ins w:id="1539" w:author="Michael Jennions" w:date="2020-07-20T20:53:00Z">
        <w:r>
          <w:rPr>
            <w:rFonts w:ascii="Garamond" w:hAnsi="Garamond"/>
          </w:rPr>
          <w:t xml:space="preserve">Second, to quantify </w:t>
        </w:r>
      </w:ins>
      <w:ins w:id="1540" w:author="Michael Jennions" w:date="2020-07-28T11:08:00Z">
        <w:r w:rsidR="00753BDD">
          <w:rPr>
            <w:rFonts w:ascii="Garamond" w:hAnsi="Garamond"/>
          </w:rPr>
          <w:t>a sex</w:t>
        </w:r>
      </w:ins>
      <w:ins w:id="1541" w:author="Michael Jennions" w:date="2020-07-20T20:53:00Z">
        <w:r>
          <w:rPr>
            <w:rFonts w:ascii="Garamond" w:hAnsi="Garamond"/>
          </w:rPr>
          <w:t xml:space="preserve"> difference in the variance in personality traits we </w:t>
        </w:r>
      </w:ins>
      <w:del w:id="1542" w:author="Michael Jennions" w:date="2020-07-20T20:54:00Z">
        <w:r w:rsidR="005C69F2" w:rsidDel="00D94658">
          <w:rPr>
            <w:rFonts w:ascii="Garamond" w:eastAsiaTheme="minorEastAsia" w:hAnsi="Garamond"/>
          </w:rPr>
          <w:delText xml:space="preserve">We had strong mean-variance relationships in our data. As such, to understand differences in variance in personality traits across the sexes </w:delText>
        </w:r>
      </w:del>
      <w:del w:id="1543" w:author="Michael Jennions" w:date="2020-07-20T20:58:00Z">
        <w:r w:rsidR="005C69F2" w:rsidDel="000B57B0">
          <w:rPr>
            <w:rFonts w:ascii="Garamond" w:eastAsiaTheme="minorEastAsia" w:hAnsi="Garamond"/>
          </w:rPr>
          <w:delText xml:space="preserve">we </w:delText>
        </w:r>
      </w:del>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ins w:id="1544" w:author="Michael Jennions" w:date="2020-07-20T20:55:00Z">
        <w:r>
          <w:rPr>
            <w:rFonts w:ascii="Garamond" w:eastAsiaTheme="minorEastAsia" w:hAnsi="Garamond"/>
            <w:noProof/>
          </w:rPr>
          <w:t>.</w:t>
        </w:r>
      </w:ins>
      <w:del w:id="1545" w:author="Michael Jennions" w:date="2020-07-20T20:55:00Z">
        <w:r w:rsidR="005C69F2" w:rsidDel="00D94658">
          <w:rPr>
            <w:rFonts w:ascii="Garamond" w:eastAsiaTheme="minorEastAsia" w:hAnsi="Garamond"/>
            <w:noProof/>
          </w:rPr>
          <w:delText>,</w:delText>
        </w:r>
      </w:del>
      <w:r w:rsidR="005C69F2">
        <w:rPr>
          <w:rFonts w:ascii="Garamond" w:eastAsiaTheme="minorEastAsia" w:hAnsi="Garamond"/>
          <w:noProof/>
        </w:rPr>
        <w:t xml:space="preserve"> </w:t>
      </w:r>
      <w:ins w:id="1546" w:author="Michael Jennions" w:date="2020-07-20T20:54:00Z">
        <w:r>
          <w:rPr>
            <w:rFonts w:ascii="Garamond" w:eastAsiaTheme="minorEastAsia" w:hAnsi="Garamond"/>
          </w:rPr>
          <w:t xml:space="preserve">We </w:t>
        </w:r>
      </w:ins>
      <w:ins w:id="1547" w:author="Michael Jennions" w:date="2020-07-20T20:56:00Z">
        <w:r w:rsidR="000B57B0">
          <w:rPr>
            <w:rFonts w:ascii="Garamond" w:eastAsiaTheme="minorEastAsia" w:hAnsi="Garamond"/>
          </w:rPr>
          <w:t xml:space="preserve">used this effect size rather than the lnCV to control for any </w:t>
        </w:r>
      </w:ins>
      <w:ins w:id="1548" w:author="Michael Jennions" w:date="2020-07-20T20:54:00Z">
        <w:r>
          <w:rPr>
            <w:rFonts w:ascii="Garamond" w:eastAsiaTheme="minorEastAsia" w:hAnsi="Garamond"/>
          </w:rPr>
          <w:t>mean-variance relationship</w:t>
        </w:r>
      </w:ins>
      <w:ins w:id="1549" w:author="Michael Jennions" w:date="2020-07-20T20:56:00Z">
        <w:r w:rsidR="000B57B0">
          <w:rPr>
            <w:rFonts w:ascii="Garamond" w:eastAsiaTheme="minorEastAsia" w:hAnsi="Garamond"/>
          </w:rPr>
          <w:t>s</w:t>
        </w:r>
      </w:ins>
      <w:ins w:id="1550" w:author="Michael Jennions" w:date="2020-07-20T20:57:00Z">
        <w:r w:rsidR="000B57B0">
          <w:rPr>
            <w:rFonts w:ascii="Garamond" w:eastAsiaTheme="minorEastAsia" w:hAnsi="Garamond"/>
          </w:rPr>
          <w:t xml:space="preserve"> </w:t>
        </w:r>
      </w:ins>
      <w:ins w:id="1551" w:author="Michael Jennions" w:date="2020-07-28T11:12:00Z">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ins>
      <w:ins w:id="1552" w:author="Michael Jennions" w:date="2020-07-20T20:57:00Z">
        <w:r w:rsidR="000B57B0" w:rsidRPr="000B57B0">
          <w:rPr>
            <w:rFonts w:ascii="Garamond" w:eastAsiaTheme="minorEastAsia" w:hAnsi="Garamond"/>
            <w:highlight w:val="yellow"/>
            <w:rPrChange w:id="1553" w:author="Michael Jennions" w:date="2020-07-20T20:57:00Z">
              <w:rPr>
                <w:rFonts w:ascii="Garamond" w:eastAsiaTheme="minorEastAsia" w:hAnsi="Garamond"/>
              </w:rPr>
            </w:rPrChange>
          </w:rPr>
          <w:t>see Senior et al. 2020</w:t>
        </w:r>
        <w:r w:rsidR="000B57B0">
          <w:rPr>
            <w:rFonts w:ascii="Garamond" w:eastAsiaTheme="minorEastAsia" w:hAnsi="Garamond"/>
          </w:rPr>
          <w:t>)</w:t>
        </w:r>
      </w:ins>
      <w:ins w:id="1554" w:author="Michael Jennions" w:date="2020-07-20T20:54:00Z">
        <w:r>
          <w:rPr>
            <w:rFonts w:ascii="Garamond" w:eastAsiaTheme="minorEastAsia" w:hAnsi="Garamond"/>
          </w:rPr>
          <w:t xml:space="preserve">. </w:t>
        </w:r>
      </w:ins>
      <w:ins w:id="1555" w:author="Michael Jennions" w:date="2020-07-28T11:09:00Z">
        <w:r w:rsidR="00753BDD">
          <w:rPr>
            <w:rFonts w:ascii="Garamond" w:eastAsiaTheme="minorEastAsia" w:hAnsi="Garamond"/>
          </w:rPr>
          <w:t xml:space="preserve">In our data set there was a positive relationship between </w:t>
        </w:r>
      </w:ins>
      <w:ins w:id="1556" w:author="Michael Jennions" w:date="2020-07-28T11:10:00Z">
        <w:r w:rsidR="00753BDD">
          <w:rPr>
            <w:rFonts w:ascii="Garamond" w:eastAsiaTheme="minorEastAsia" w:hAnsi="Garamond"/>
          </w:rPr>
          <w:t xml:space="preserve">the mean and variance in personality measurements </w:t>
        </w:r>
        <w:commentRangeStart w:id="1557"/>
        <w:r w:rsidR="00753BDD">
          <w:rPr>
            <w:rFonts w:ascii="Garamond" w:eastAsiaTheme="minorEastAsia" w:hAnsi="Garamond"/>
          </w:rPr>
          <w:t>(</w:t>
        </w:r>
        <w:r w:rsidR="00753BDD" w:rsidRPr="00753BDD">
          <w:rPr>
            <w:rFonts w:ascii="Garamond" w:eastAsiaTheme="minorEastAsia" w:hAnsi="Garamond"/>
            <w:highlight w:val="yellow"/>
            <w:rPrChange w:id="1558" w:author="Michael Jennions" w:date="2020-07-28T11:10:00Z">
              <w:rPr>
                <w:rFonts w:ascii="Garamond" w:eastAsiaTheme="minorEastAsia" w:hAnsi="Garamond"/>
              </w:rPr>
            </w:rPrChange>
          </w:rPr>
          <w:t>see XXX</w:t>
        </w:r>
        <w:r w:rsidR="00753BDD">
          <w:rPr>
            <w:rFonts w:ascii="Garamond" w:eastAsiaTheme="minorEastAsia" w:hAnsi="Garamond"/>
          </w:rPr>
          <w:t xml:space="preserve">). </w:t>
        </w:r>
      </w:ins>
      <w:commentRangeEnd w:id="1557"/>
      <w:ins w:id="1559" w:author="Michael Jennions" w:date="2020-08-03T20:12:00Z">
        <w:r w:rsidR="00E83378">
          <w:rPr>
            <w:rStyle w:val="CommentReference"/>
          </w:rPr>
          <w:commentReference w:id="1557"/>
        </w:r>
      </w:ins>
      <w:ins w:id="1560" w:author="Michael Jennions" w:date="2020-07-20T20:58:00Z">
        <w:r w:rsidR="000B57B0">
          <w:rPr>
            <w:rFonts w:ascii="Garamond" w:eastAsiaTheme="minorEastAsia" w:hAnsi="Garamond"/>
          </w:rPr>
          <w:t>We</w:t>
        </w:r>
      </w:ins>
      <w:ins w:id="1561" w:author="Michael Jennions" w:date="2020-07-20T20:54:00Z">
        <w:r>
          <w:rPr>
            <w:rFonts w:ascii="Garamond" w:eastAsiaTheme="minorEastAsia" w:hAnsi="Garamond"/>
          </w:rPr>
          <w:t xml:space="preserve"> </w:t>
        </w:r>
      </w:ins>
      <w:r w:rsidR="005C69F2">
        <w:rPr>
          <w:rFonts w:ascii="Garamond" w:eastAsiaTheme="minorEastAsia" w:hAnsi="Garamond"/>
          <w:noProof/>
        </w:rPr>
        <w:t>calculat</w:t>
      </w:r>
      <w:ins w:id="1562" w:author="Michael Jennions" w:date="2020-07-20T20:58:00Z">
        <w:r w:rsidR="000B57B0">
          <w:rPr>
            <w:rFonts w:ascii="Garamond" w:eastAsiaTheme="minorEastAsia" w:hAnsi="Garamond"/>
            <w:noProof/>
          </w:rPr>
          <w:t>ed</w:t>
        </w:r>
      </w:ins>
      <w:del w:id="1563" w:author="Michael Jennions" w:date="2020-07-20T20:58:00Z">
        <w:r w:rsidR="005C69F2" w:rsidDel="000B57B0">
          <w:rPr>
            <w:rFonts w:ascii="Garamond" w:eastAsiaTheme="minorEastAsia" w:hAnsi="Garamond"/>
            <w:noProof/>
          </w:rPr>
          <w:delText>ing</w:delText>
        </w:r>
      </w:del>
      <w:r w:rsidR="005C69F2">
        <w:rPr>
          <w:rFonts w:ascii="Garamond" w:eastAsiaTheme="minorEastAsia" w:hAnsi="Garamond"/>
          <w:noProof/>
        </w:rPr>
        <w:t xml:space="preserve"> the effect size </w:t>
      </w:r>
      <w:ins w:id="1564" w:author="Michael Jennions" w:date="2020-07-20T20:58:00Z">
        <w:r w:rsidR="000B57B0">
          <w:rPr>
            <w:rFonts w:ascii="Garamond" w:eastAsiaTheme="minorEastAsia" w:hAnsi="Garamond"/>
            <w:noProof/>
          </w:rPr>
          <w:t xml:space="preserve">(lnCVR) </w:t>
        </w:r>
      </w:ins>
      <w:r w:rsidR="005C69F2">
        <w:rPr>
          <w:rFonts w:ascii="Garamond" w:eastAsiaTheme="minorEastAsia" w:hAnsi="Garamond"/>
          <w:noProof/>
        </w:rPr>
        <w:t xml:space="preserve">and </w:t>
      </w:r>
      <w:ins w:id="1565" w:author="Michael Jennions" w:date="2020-07-20T20:58:00Z">
        <w:r w:rsidR="000B57B0">
          <w:rPr>
            <w:rFonts w:ascii="Garamond" w:eastAsiaTheme="minorEastAsia" w:hAnsi="Garamond"/>
            <w:noProof/>
          </w:rPr>
          <w:t xml:space="preserve">its associated </w:t>
        </w:r>
      </w:ins>
      <w:r w:rsidR="005C69F2">
        <w:rPr>
          <w:rFonts w:ascii="Garamond" w:eastAsiaTheme="minorEastAsia" w:hAnsi="Garamond"/>
          <w:noProof/>
        </w:rPr>
        <w:t xml:space="preserve">samping variance </w:t>
      </w:r>
      <w:ins w:id="1566" w:author="Michael Jennions" w:date="2020-07-20T20:58:00Z">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ins>
      <w:del w:id="1567" w:author="Michael Jennions" w:date="2020-07-20T20:58:00Z">
        <w:r w:rsidR="005C69F2" w:rsidDel="000B57B0">
          <w:rPr>
            <w:rFonts w:ascii="Garamond" w:eastAsiaTheme="minorEastAsia" w:hAnsi="Garamond"/>
            <w:noProof/>
          </w:rPr>
          <w:delText>a</w:delText>
        </w:r>
      </w:del>
      <w:ins w:id="1568" w:author="Michael Jennions" w:date="2020-07-20T20:58:00Z">
        <w:r w:rsidR="000B57B0">
          <w:rPr>
            <w:rFonts w:ascii="Garamond" w:eastAsiaTheme="minorEastAsia" w:hAnsi="Garamond"/>
            <w:noProof/>
          </w:rPr>
          <w:t>) a</w:t>
        </w:r>
      </w:ins>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4FE91C9B"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del w:id="1569" w:author="Michael Jennions" w:date="2020-07-20T20:59:00Z">
        <w:r w:rsidRPr="006C2D94" w:rsidDel="00ED3216">
          <w:rPr>
            <w:rFonts w:ascii="Garamond" w:eastAsiaTheme="minorEastAsia" w:hAnsi="Garamond"/>
            <w:i/>
            <w:sz w:val="20"/>
            <w:szCs w:val="20"/>
          </w:rPr>
          <w:delText>3</w:delText>
        </w:r>
      </w:del>
      <w:ins w:id="1570" w:author="Michael Jennions" w:date="2020-07-20T20:59:00Z">
        <w:r w:rsidR="00ED3216">
          <w:rPr>
            <w:rFonts w:ascii="Garamond" w:eastAsiaTheme="minorEastAsia" w:hAnsi="Garamond"/>
            <w:i/>
            <w:sz w:val="20"/>
            <w:szCs w:val="20"/>
          </w:rPr>
          <w:t>4</w:t>
        </w:r>
      </w:ins>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4F2EFB"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47B7F77F"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del w:id="1571" w:author="Michael Jennions" w:date="2020-07-20T20:59:00Z">
        <w:r w:rsidDel="00ED3216">
          <w:rPr>
            <w:rFonts w:ascii="Garamond" w:eastAsiaTheme="minorEastAsia" w:hAnsi="Garamond"/>
            <w:i/>
            <w:sz w:val="20"/>
            <w:szCs w:val="20"/>
          </w:rPr>
          <w:delText>4</w:delText>
        </w:r>
        <w:r w:rsidDel="00ED3216">
          <w:rPr>
            <w:rFonts w:ascii="Garamond" w:eastAsiaTheme="minorEastAsia" w:hAnsi="Garamond"/>
            <w:sz w:val="20"/>
            <w:szCs w:val="20"/>
          </w:rPr>
          <w:delText xml:space="preserve"> </w:delText>
        </w:r>
      </w:del>
      <w:ins w:id="1572" w:author="Michael Jennions" w:date="2020-07-20T20:59:00Z">
        <w:r w:rsidR="00ED3216">
          <w:rPr>
            <w:rFonts w:ascii="Garamond" w:eastAsiaTheme="minorEastAsia" w:hAnsi="Garamond"/>
            <w:i/>
            <w:sz w:val="20"/>
            <w:szCs w:val="20"/>
          </w:rPr>
          <w:t>5</w:t>
        </w:r>
        <w:r w:rsidR="00ED3216">
          <w:rPr>
            <w:rFonts w:ascii="Garamond" w:eastAsiaTheme="minorEastAsia" w:hAnsi="Garamond"/>
            <w:sz w:val="20"/>
            <w:szCs w:val="20"/>
          </w:rPr>
          <w:t xml:space="preserve"> </w:t>
        </w:r>
      </w:ins>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ins w:id="1573" w:author="Michael Jennions" w:date="2020-07-28T11:17:00Z"/>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ins w:id="1574" w:author="Michael Jennions" w:date="2020-07-20T21:01:00Z">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ins>
      <w:r>
        <w:rPr>
          <w:rFonts w:ascii="Garamond" w:eastAsiaTheme="minorEastAsia" w:hAnsi="Garamond"/>
        </w:rPr>
        <w:t xml:space="preserve">. </w:t>
      </w:r>
      <w:ins w:id="1575" w:author="Michael Jennions" w:date="2020-07-20T21:01:00Z">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ins>
      <w:ins w:id="1576" w:author="Michael Jennions" w:date="2020-07-20T21:02:00Z">
        <w:r w:rsidR="00546DD9">
          <w:rPr>
            <w:rFonts w:ascii="Garamond" w:eastAsiaTheme="minorEastAsia" w:hAnsi="Garamond"/>
          </w:rPr>
          <w:t xml:space="preserve"> </w:t>
        </w:r>
      </w:ins>
      <w:ins w:id="1577" w:author="Michael Jennions" w:date="2020-07-20T21:01:00Z">
        <w:r w:rsidR="00546DD9">
          <w:rPr>
            <w:rFonts w:ascii="Garamond" w:eastAsiaTheme="minorEastAsia" w:hAnsi="Garamond"/>
          </w:rPr>
          <w:t>a</w:t>
        </w:r>
      </w:ins>
      <w:ins w:id="1578" w:author="Michael Jennions" w:date="2020-07-20T21:02:00Z">
        <w:r w:rsidR="00546DD9">
          <w:rPr>
            <w:rFonts w:ascii="Garamond" w:eastAsiaTheme="minorEastAsia" w:hAnsi="Garamond"/>
          </w:rPr>
          <w:t xml:space="preserve">re the correlation between the logged means and standard deviations of males and females respectively. </w:t>
        </w:r>
      </w:ins>
      <w:ins w:id="1579" w:author="Michael Jennions" w:date="2020-07-28T11:18:00Z">
        <w:r w:rsidR="00006FA9">
          <w:rPr>
            <w:rFonts w:ascii="Garamond" w:eastAsiaTheme="minorEastAsia" w:hAnsi="Garamond"/>
          </w:rPr>
          <w:t>A</w:t>
        </w:r>
      </w:ins>
      <w:ins w:id="1580" w:author="Michael Jennions" w:date="2020-07-28T11:17:00Z">
        <w:r w:rsidR="00006FA9">
          <w:rPr>
            <w:rFonts w:ascii="Garamond" w:eastAsiaTheme="minorEastAsia" w:hAnsi="Garamond"/>
          </w:rPr>
          <w:t xml:space="preserve"> positive </w:t>
        </w:r>
      </w:ins>
      <w:ins w:id="1581" w:author="Michael Jennions" w:date="2020-07-28T11:18:00Z">
        <w:r w:rsidR="00006FA9">
          <w:rPr>
            <w:rFonts w:ascii="Garamond" w:eastAsiaTheme="minorEastAsia" w:hAnsi="Garamond"/>
          </w:rPr>
          <w:t xml:space="preserve">value of </w:t>
        </w:r>
        <w:r w:rsidR="00006FA9" w:rsidRPr="006F48F9">
          <w:rPr>
            <w:rFonts w:ascii="Garamond" w:eastAsiaTheme="minorEastAsia" w:hAnsi="Garamond"/>
          </w:rPr>
          <w:t>l</w:t>
        </w:r>
        <w:r w:rsidR="00006FA9" w:rsidRPr="00561A2D">
          <w:rPr>
            <w:rFonts w:ascii="Garamond" w:eastAsiaTheme="minorEastAsia" w:hAnsi="Garamond"/>
          </w:rPr>
          <w:t>nCVR</w:t>
        </w:r>
      </w:ins>
      <w:ins w:id="1582" w:author="Michael Jennions" w:date="2020-07-28T11:17:00Z">
        <w:r w:rsidR="00006FA9">
          <w:rPr>
            <w:rFonts w:ascii="Garamond" w:eastAsiaTheme="minorEastAsia" w:hAnsi="Garamond"/>
          </w:rPr>
          <w:t xml:space="preserve"> indicates that males are </w:t>
        </w:r>
      </w:ins>
      <w:ins w:id="1583" w:author="Michael Jennions" w:date="2020-07-28T11:18:00Z">
        <w:r w:rsidR="00006FA9">
          <w:rPr>
            <w:rFonts w:ascii="Garamond" w:eastAsiaTheme="minorEastAsia" w:hAnsi="Garamond"/>
          </w:rPr>
          <w:t>variable than females</w:t>
        </w:r>
      </w:ins>
      <w:ins w:id="1584" w:author="Michael Jennions" w:date="2020-07-28T11:17:00Z">
        <w:r w:rsidR="00006FA9">
          <w:rPr>
            <w:rFonts w:ascii="Garamond" w:eastAsiaTheme="minorEastAsia" w:hAnsi="Garamond"/>
          </w:rPr>
          <w:t>.</w:t>
        </w:r>
      </w:ins>
    </w:p>
    <w:p w14:paraId="28BC0484" w14:textId="40030E19" w:rsidR="005C69F2" w:rsidDel="00540E1F" w:rsidRDefault="005C69F2" w:rsidP="005C69F2">
      <w:pPr>
        <w:contextualSpacing/>
        <w:rPr>
          <w:del w:id="1585" w:author="Michael Jennions" w:date="2020-07-28T11:18:00Z"/>
          <w:rFonts w:ascii="Garamond" w:eastAsiaTheme="minorEastAsia" w:hAnsi="Garamond"/>
        </w:rPr>
      </w:pPr>
      <w:del w:id="1586" w:author="Michael Jennions" w:date="2020-07-28T11:12:00Z">
        <w:r w:rsidDel="00A31B91">
          <w:rPr>
            <w:rFonts w:ascii="Garamond" w:eastAsiaTheme="minorEastAsia" w:hAnsi="Garamond"/>
          </w:rPr>
          <w:delText xml:space="preserve">The lnCVR allows us to quantify </w:delText>
        </w:r>
      </w:del>
      <w:del w:id="1587" w:author="Michael Jennions" w:date="2020-07-20T21:00:00Z">
        <w:r w:rsidDel="00546DD9">
          <w:rPr>
            <w:rFonts w:ascii="Garamond" w:eastAsiaTheme="minorEastAsia" w:hAnsi="Garamond"/>
          </w:rPr>
          <w:delText xml:space="preserve">the </w:delText>
        </w:r>
      </w:del>
      <w:del w:id="1588" w:author="Michael Jennions" w:date="2020-07-28T11:12:00Z">
        <w:r w:rsidDel="00A31B91">
          <w:rPr>
            <w:rFonts w:ascii="Garamond" w:eastAsiaTheme="minorEastAsia" w:hAnsi="Garamond"/>
          </w:rPr>
          <w:delText xml:space="preserve">difference in variance </w:delText>
        </w:r>
      </w:del>
      <w:del w:id="1589" w:author="Michael Jennions" w:date="2020-07-20T21:00:00Z">
        <w:r w:rsidDel="00546DD9">
          <w:rPr>
            <w:rFonts w:ascii="Garamond" w:eastAsiaTheme="minorEastAsia" w:hAnsi="Garamond"/>
          </w:rPr>
          <w:delText xml:space="preserve">between the sexes </w:delText>
        </w:r>
      </w:del>
      <w:del w:id="1590" w:author="Michael Jennions" w:date="2020-07-28T11:12:00Z">
        <w:r w:rsidDel="00A31B91">
          <w:rPr>
            <w:rFonts w:ascii="Garamond" w:eastAsiaTheme="minorEastAsia" w:hAnsi="Garamond"/>
          </w:rPr>
          <w:delText xml:space="preserve">independent of </w:delText>
        </w:r>
      </w:del>
      <w:del w:id="1591" w:author="Michael Jennions" w:date="2020-07-20T21:00:00Z">
        <w:r w:rsidDel="00546DD9">
          <w:rPr>
            <w:rFonts w:ascii="Garamond" w:eastAsiaTheme="minorEastAsia" w:hAnsi="Garamond"/>
          </w:rPr>
          <w:delText xml:space="preserve">changes in </w:delText>
        </w:r>
      </w:del>
      <w:del w:id="1592" w:author="Michael Jennions" w:date="2020-07-28T11:12:00Z">
        <w:r w:rsidDel="00A31B91">
          <w:rPr>
            <w:rFonts w:ascii="Garamond" w:eastAsiaTheme="minorEastAsia" w:hAnsi="Garamond"/>
          </w:rPr>
          <w:delText>the mean (</w:delText>
        </w:r>
        <w:r w:rsidRPr="00EB7537" w:rsidDel="00A31B91">
          <w:rPr>
            <w:rFonts w:ascii="Garamond" w:eastAsiaTheme="minorEastAsia" w:hAnsi="Garamond"/>
            <w:noProof/>
          </w:rPr>
          <w:delText xml:space="preserve">Nakagawa </w:delText>
        </w:r>
        <w:r w:rsidRPr="00EB7537" w:rsidDel="00A31B91">
          <w:rPr>
            <w:rFonts w:ascii="Garamond" w:eastAsiaTheme="minorEastAsia" w:hAnsi="Garamond"/>
            <w:i/>
            <w:noProof/>
          </w:rPr>
          <w:delText>et al.</w:delText>
        </w:r>
        <w:r w:rsidRPr="00EB7537" w:rsidDel="00A31B91">
          <w:rPr>
            <w:rFonts w:ascii="Garamond" w:eastAsiaTheme="minorEastAsia" w:hAnsi="Garamond"/>
            <w:noProof/>
          </w:rPr>
          <w:delText xml:space="preserve"> 2015</w:delText>
        </w:r>
        <w:r w:rsidDel="00A31B91">
          <w:rPr>
            <w:rFonts w:ascii="Garamond" w:eastAsiaTheme="minorEastAsia" w:hAnsi="Garamond"/>
            <w:noProof/>
          </w:rPr>
          <w:delText xml:space="preserve">). </w:delText>
        </w:r>
      </w:del>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ins w:id="1593" w:author="Michael Jennions" w:date="2020-07-20T21:02:00Z"/>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2AABA8E3" w:rsidR="00E53669" w:rsidRDefault="00E53669" w:rsidP="001B22D0">
      <w:pPr>
        <w:ind w:firstLine="720"/>
        <w:contextualSpacing/>
        <w:rPr>
          <w:rFonts w:ascii="Garamond" w:eastAsiaTheme="minorEastAsia" w:hAnsi="Garamond"/>
          <w:noProof/>
        </w:rPr>
      </w:pPr>
      <w:r>
        <w:rPr>
          <w:rFonts w:ascii="Garamond" w:eastAsiaTheme="minorEastAsia" w:hAnsi="Garamond"/>
          <w:noProof/>
        </w:rPr>
        <w:lastRenderedPageBreak/>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del w:id="1594" w:author="Michael Jennions" w:date="2020-07-28T11:13:00Z">
        <w:r w:rsidDel="00A54802">
          <w:rPr>
            <w:rFonts w:ascii="Garamond" w:eastAsiaTheme="minorEastAsia" w:hAnsi="Garamond"/>
            <w:noProof/>
          </w:rPr>
          <w:delText xml:space="preserve">corrected </w:delText>
        </w:r>
      </w:del>
      <w:ins w:id="1595" w:author="Michael Jennions" w:date="2020-07-28T11:13:00Z">
        <w:r w:rsidR="00A54802">
          <w:rPr>
            <w:rFonts w:ascii="Garamond" w:eastAsiaTheme="minorEastAsia" w:hAnsi="Garamond"/>
            <w:noProof/>
          </w:rPr>
          <w:t xml:space="preserve">transfromed to </w:t>
        </w:r>
        <w:r w:rsidR="00A54802" w:rsidRPr="00A54802">
          <w:rPr>
            <w:rFonts w:ascii="Garamond" w:eastAsiaTheme="minorEastAsia" w:hAnsi="Garamond"/>
            <w:noProof/>
            <w:highlight w:val="yellow"/>
            <w:rPrChange w:id="1596" w:author="Michael Jennions" w:date="2020-07-28T11:15:00Z">
              <w:rPr>
                <w:rFonts w:ascii="Garamond" w:eastAsiaTheme="minorEastAsia" w:hAnsi="Garamond"/>
                <w:noProof/>
              </w:rPr>
            </w:rPrChange>
          </w:rPr>
          <w:t>ful</w:t>
        </w:r>
      </w:ins>
      <w:ins w:id="1597" w:author="Michael Jennions" w:date="2020-07-28T11:15:00Z">
        <w:r w:rsidR="00A54802" w:rsidRPr="00A54802">
          <w:rPr>
            <w:rFonts w:ascii="Garamond" w:eastAsiaTheme="minorEastAsia" w:hAnsi="Garamond"/>
            <w:noProof/>
            <w:highlight w:val="yellow"/>
            <w:rPrChange w:id="1598" w:author="Michael Jennions" w:date="2020-07-28T11:15:00Z">
              <w:rPr>
                <w:rFonts w:ascii="Garamond" w:eastAsiaTheme="minorEastAsia" w:hAnsi="Garamond"/>
                <w:noProof/>
              </w:rPr>
            </w:rPrChange>
          </w:rPr>
          <w:t>f</w:t>
        </w:r>
      </w:ins>
      <w:ins w:id="1599" w:author="Michael Jennions" w:date="2020-07-28T11:13:00Z">
        <w:r w:rsidR="00A54802" w:rsidRPr="00A54802">
          <w:rPr>
            <w:rFonts w:ascii="Garamond" w:eastAsiaTheme="minorEastAsia" w:hAnsi="Garamond"/>
            <w:noProof/>
            <w:highlight w:val="yellow"/>
            <w:rPrChange w:id="1600" w:author="Michael Jennions" w:date="2020-07-28T11:15:00Z">
              <w:rPr>
                <w:rFonts w:ascii="Garamond" w:eastAsiaTheme="minorEastAsia" w:hAnsi="Garamond"/>
                <w:noProof/>
              </w:rPr>
            </w:rPrChange>
          </w:rPr>
          <w:t xml:space="preserve">il distribution assumptions </w:t>
        </w:r>
      </w:ins>
      <w:ins w:id="1601" w:author="Michael Jennions" w:date="2020-07-28T11:15:00Z">
        <w:r w:rsidR="00A54802" w:rsidRPr="00A54802">
          <w:rPr>
            <w:rFonts w:ascii="Garamond" w:eastAsiaTheme="minorEastAsia" w:hAnsi="Garamond"/>
            <w:noProof/>
            <w:highlight w:val="yellow"/>
            <w:rPrChange w:id="1602" w:author="Michael Jennions" w:date="2020-07-28T11:15:00Z">
              <w:rPr>
                <w:rFonts w:ascii="Garamond" w:eastAsiaTheme="minorEastAsia" w:hAnsi="Garamond"/>
                <w:noProof/>
              </w:rPr>
            </w:rPrChange>
          </w:rPr>
          <w:t>about normality</w:t>
        </w:r>
        <w:r w:rsidR="00A54802">
          <w:rPr>
            <w:rFonts w:ascii="Garamond" w:eastAsiaTheme="minorEastAsia" w:hAnsi="Garamond"/>
            <w:noProof/>
          </w:rPr>
          <w:t xml:space="preserve"> </w:t>
        </w:r>
      </w:ins>
      <w:r>
        <w:rPr>
          <w:rFonts w:ascii="Garamond" w:eastAsiaTheme="minorEastAsia" w:hAnsi="Garamond"/>
          <w:noProof/>
        </w:rPr>
        <w:t>before we could calculate</w:t>
      </w:r>
      <w:ins w:id="1603" w:author="Michael Jennions" w:date="2020-07-20T21:33:00Z">
        <w:r w:rsidR="00DB6759">
          <w:rPr>
            <w:rFonts w:ascii="Garamond" w:eastAsiaTheme="minorEastAsia" w:hAnsi="Garamond"/>
            <w:noProof/>
          </w:rPr>
          <w:t xml:space="preserve"> </w:t>
        </w:r>
        <w:r w:rsidR="00DB6759" w:rsidRPr="00DB6759">
          <w:rPr>
            <w:rFonts w:ascii="Garamond" w:eastAsiaTheme="minorEastAsia" w:hAnsi="Garamond"/>
            <w:i/>
            <w:noProof/>
            <w:rPrChange w:id="1604" w:author="Michael Jennions" w:date="2020-07-20T21:33:00Z">
              <w:rPr>
                <w:rFonts w:ascii="Garamond" w:eastAsiaTheme="minorEastAsia" w:hAnsi="Garamond"/>
                <w:noProof/>
              </w:rPr>
            </w:rPrChange>
          </w:rPr>
          <w:t>g</w:t>
        </w:r>
      </w:ins>
      <w:r>
        <w:rPr>
          <w:rFonts w:ascii="Garamond" w:eastAsiaTheme="minorEastAsia" w:hAnsi="Garamond"/>
          <w:noProof/>
        </w:rPr>
        <w:t xml:space="preserve"> </w:t>
      </w:r>
      <w:del w:id="1605" w:author="Michael Jennions" w:date="2020-07-20T21:33:00Z">
        <w:r w:rsidDel="00DB6759">
          <w:rPr>
            <w:rFonts w:ascii="Garamond" w:eastAsiaTheme="minorEastAsia" w:hAnsi="Garamond"/>
            <w:noProof/>
          </w:rPr>
          <w:delText xml:space="preserve">SMD </w:delText>
        </w:r>
      </w:del>
      <w:ins w:id="1606" w:author="Michael Jennions" w:date="2020-07-20T21:33:00Z">
        <w:r w:rsidR="00DB6759">
          <w:rPr>
            <w:rFonts w:ascii="Garamond" w:eastAsiaTheme="minorEastAsia" w:hAnsi="Garamond"/>
            <w:noProof/>
          </w:rPr>
          <w:t>or</w:t>
        </w:r>
      </w:ins>
      <w:del w:id="1607" w:author="Michael Jennions" w:date="2020-07-20T21:33:00Z">
        <w:r w:rsidDel="00DB6759">
          <w:rPr>
            <w:rFonts w:ascii="Garamond" w:eastAsiaTheme="minorEastAsia" w:hAnsi="Garamond"/>
            <w:noProof/>
          </w:rPr>
          <w:delText>and</w:delText>
        </w:r>
      </w:del>
      <w:r>
        <w:rPr>
          <w:rFonts w:ascii="Garamond" w:eastAsiaTheme="minorEastAsia" w:hAnsi="Garamond"/>
          <w:noProof/>
        </w:rPr>
        <w:t xml:space="preserve"> lnCVR</w:t>
      </w:r>
      <w:del w:id="1608" w:author="Michael Jennions" w:date="2020-07-20T21:33:00Z">
        <w:r w:rsidDel="00DB6759">
          <w:rPr>
            <w:rFonts w:ascii="Garamond" w:eastAsiaTheme="minorEastAsia" w:hAnsi="Garamond"/>
            <w:noProof/>
          </w:rPr>
          <w:delText xml:space="preserve"> effect sizes</w:delText>
        </w:r>
      </w:del>
      <w:r>
        <w:rPr>
          <w:rFonts w:ascii="Garamond" w:eastAsiaTheme="minorEastAsia" w:hAnsi="Garamond"/>
          <w:noProof/>
        </w:rPr>
        <w:t xml:space="preserve">. First, </w:t>
      </w:r>
      <w:ins w:id="1609" w:author="Michael Jennions" w:date="2020-08-03T20:14:00Z">
        <w:r w:rsidR="005F5410">
          <w:rPr>
            <w:rFonts w:ascii="Garamond" w:eastAsiaTheme="minorEastAsia" w:hAnsi="Garamond"/>
            <w:noProof/>
          </w:rPr>
          <w:t xml:space="preserve">any </w:t>
        </w:r>
      </w:ins>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del w:id="1610" w:author="Michael Jennions" w:date="2020-07-20T21:34:00Z">
        <w:r w:rsidDel="00DB6759">
          <w:rPr>
            <w:rFonts w:ascii="Garamond" w:eastAsiaTheme="minorEastAsia" w:hAnsi="Garamond"/>
            <w:noProof/>
          </w:rPr>
          <w:delText>had not been corrected for normality</w:delText>
        </w:r>
      </w:del>
      <w:ins w:id="1611" w:author="Michael Jennions" w:date="2020-07-20T21:34:00Z">
        <w:r w:rsidR="00DB6759">
          <w:rPr>
            <w:rFonts w:ascii="Garamond" w:eastAsiaTheme="minorEastAsia" w:hAnsi="Garamond"/>
            <w:noProof/>
          </w:rPr>
          <w:t>was</w:t>
        </w:r>
      </w:ins>
      <w:r>
        <w:rPr>
          <w:rFonts w:ascii="Garamond" w:eastAsiaTheme="minorEastAsia" w:hAnsi="Garamond"/>
          <w:noProof/>
        </w:rPr>
        <w:t xml:space="preserve"> </w:t>
      </w:r>
      <w:del w:id="1612" w:author="Michael Jennions" w:date="2020-07-20T21:34:00Z">
        <w:r w:rsidDel="00DB6759">
          <w:rPr>
            <w:rFonts w:ascii="Garamond" w:eastAsiaTheme="minorEastAsia" w:hAnsi="Garamond"/>
            <w:noProof/>
          </w:rPr>
          <w:delText>(</w:delText>
        </w:r>
      </w:del>
      <w:r>
        <w:rPr>
          <w:rFonts w:ascii="Garamond" w:eastAsiaTheme="minorEastAsia" w:hAnsi="Garamond"/>
          <w:noProof/>
        </w:rPr>
        <w:t>right-skewed</w:t>
      </w:r>
      <w:del w:id="1613" w:author="Michael Jennions" w:date="2020-07-20T21:34:00Z">
        <w:r w:rsidDel="00DB6759">
          <w:rPr>
            <w:rFonts w:ascii="Garamond" w:eastAsiaTheme="minorEastAsia" w:hAnsi="Garamond"/>
            <w:noProof/>
          </w:rPr>
          <w:delText>)</w:delText>
        </w:r>
      </w:del>
      <w:r>
        <w:rPr>
          <w:rFonts w:ascii="Garamond" w:eastAsiaTheme="minorEastAsia" w:hAnsi="Garamond"/>
          <w:noProof/>
        </w:rPr>
        <w:t xml:space="preserve">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ins w:id="1614" w:author="Michael Jennions" w:date="2020-07-20T21:34:00Z">
        <w:r w:rsidR="00DB6759">
          <w:rPr>
            <w:rFonts w:ascii="Garamond" w:eastAsiaTheme="minorEastAsia" w:hAnsi="Garamond"/>
            <w:noProof/>
          </w:rPr>
          <w:t xml:space="preserve">to obtain </w:t>
        </w:r>
      </w:ins>
      <w:del w:id="1615" w:author="Michael Jennions" w:date="2020-07-20T21:35:00Z">
        <w:r w:rsidDel="00DA7FA8">
          <w:rPr>
            <w:rFonts w:ascii="Garamond" w:eastAsiaTheme="minorEastAsia" w:hAnsi="Garamond"/>
            <w:noProof/>
          </w:rPr>
          <w:delText xml:space="preserve">for </w:delText>
        </w:r>
      </w:del>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D115C57" w:rsidR="006C2D94" w:rsidRPr="006C2D94" w:rsidRDefault="006C2D94">
      <w:pPr>
        <w:contextualSpacing/>
        <w:jc w:val="right"/>
        <w:rPr>
          <w:rFonts w:ascii="Garamond" w:eastAsiaTheme="minorEastAsia" w:hAnsi="Garamond"/>
          <w:i/>
          <w:noProof/>
          <w:sz w:val="20"/>
          <w:szCs w:val="20"/>
        </w:rPr>
        <w:pPrChange w:id="1616" w:author="Michael Jennions" w:date="2020-07-28T11:11:00Z">
          <w:pPr>
            <w:contextualSpacing/>
            <w:jc w:val="center"/>
          </w:pPr>
        </w:pPrChange>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ins w:id="1617" w:author="Michael Jennions" w:date="2020-07-20T21:35:00Z">
        <w:r w:rsidR="00DA7FA8">
          <w:rPr>
            <w:rFonts w:ascii="Garamond" w:eastAsiaTheme="minorEastAsia" w:hAnsi="Garamond"/>
            <w:i/>
            <w:noProof/>
            <w:sz w:val="20"/>
            <w:szCs w:val="20"/>
          </w:rPr>
          <w:t>6</w:t>
        </w:r>
      </w:ins>
      <w:del w:id="1618" w:author="Michael Jennions" w:date="2020-07-20T21:35:00Z">
        <w:r w:rsidDel="00DA7FA8">
          <w:rPr>
            <w:rFonts w:ascii="Garamond" w:eastAsiaTheme="minorEastAsia" w:hAnsi="Garamond"/>
            <w:i/>
            <w:noProof/>
            <w:sz w:val="20"/>
            <w:szCs w:val="20"/>
          </w:rPr>
          <w:delText>5</w:delText>
        </w:r>
      </w:del>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44029025"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del w:id="1619" w:author="Michael Jennions" w:date="2020-07-20T21:45:00Z">
        <w:r w:rsidR="0012297E" w:rsidDel="004B289D">
          <w:rPr>
            <w:rFonts w:ascii="Garamond" w:eastAsiaTheme="minorEastAsia" w:hAnsi="Garamond"/>
            <w:noProof/>
            <w:sz w:val="20"/>
            <w:szCs w:val="20"/>
          </w:rPr>
          <w:delText xml:space="preserve">  </w:delText>
        </w:r>
      </w:del>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ins w:id="1620" w:author="Michael Jennions" w:date="2020-07-20T21:35:00Z">
        <w:r w:rsidR="00DA7FA8">
          <w:rPr>
            <w:rFonts w:ascii="Garamond" w:eastAsiaTheme="minorEastAsia" w:hAnsi="Garamond"/>
            <w:i/>
            <w:noProof/>
            <w:sz w:val="20"/>
            <w:szCs w:val="20"/>
          </w:rPr>
          <w:t>7</w:t>
        </w:r>
      </w:ins>
      <w:del w:id="1621" w:author="Michael Jennions" w:date="2020-07-20T21:35:00Z">
        <w:r w:rsidDel="00DA7FA8">
          <w:rPr>
            <w:rFonts w:ascii="Garamond" w:eastAsiaTheme="minorEastAsia" w:hAnsi="Garamond"/>
            <w:i/>
            <w:noProof/>
            <w:sz w:val="20"/>
            <w:szCs w:val="20"/>
          </w:rPr>
          <w:delText>6</w:delText>
        </w:r>
      </w:del>
    </w:p>
    <w:p w14:paraId="5006078E" w14:textId="75416934" w:rsidR="005C69F2" w:rsidRDefault="005C69F2" w:rsidP="005C69F2">
      <w:pPr>
        <w:contextualSpacing/>
        <w:rPr>
          <w:rFonts w:ascii="Garamond" w:hAnsi="Garamond"/>
        </w:rPr>
      </w:pPr>
    </w:p>
    <w:p w14:paraId="59CDD6C1" w14:textId="601CAFCA" w:rsidR="006C3397" w:rsidRDefault="002429AC" w:rsidP="006C3397">
      <w:pPr>
        <w:contextualSpacing/>
        <w:rPr>
          <w:rFonts w:ascii="Garamond" w:hAnsi="Garamond"/>
        </w:rPr>
      </w:pPr>
      <w:r>
        <w:rPr>
          <w:rFonts w:ascii="Garamond" w:hAnsi="Garamond"/>
        </w:rPr>
        <w:t xml:space="preserve">Second, </w:t>
      </w:r>
      <w:ins w:id="1622" w:author="Michael Jennions" w:date="2020-07-28T11:14:00Z">
        <w:r w:rsidR="00A54802">
          <w:rPr>
            <w:rFonts w:ascii="Garamond" w:hAnsi="Garamond"/>
          </w:rPr>
          <w:t xml:space="preserve">some behavioural measures were presented as </w:t>
        </w:r>
      </w:ins>
      <w:r>
        <w:rPr>
          <w:rFonts w:ascii="Garamond" w:hAnsi="Garamond"/>
        </w:rPr>
        <w:t>proportion</w:t>
      </w:r>
      <w:ins w:id="1623" w:author="Michael Jennions" w:date="2020-07-20T21:46:00Z">
        <w:r w:rsidR="004B289D">
          <w:rPr>
            <w:rFonts w:ascii="Garamond" w:hAnsi="Garamond"/>
          </w:rPr>
          <w:t>s</w:t>
        </w:r>
      </w:ins>
      <w:ins w:id="1624" w:author="Michael Jennions" w:date="2020-07-28T11:14:00Z">
        <w:r w:rsidR="00A54802">
          <w:rPr>
            <w:rFonts w:ascii="Garamond" w:hAnsi="Garamond"/>
          </w:rPr>
          <w:t>, which</w:t>
        </w:r>
      </w:ins>
      <w:r>
        <w:rPr>
          <w:rFonts w:ascii="Garamond" w:hAnsi="Garamond"/>
        </w:rPr>
        <w:t xml:space="preserve"> </w:t>
      </w:r>
      <w:del w:id="1625" w:author="Michael Jennions" w:date="2020-07-20T21:46:00Z">
        <w:r w:rsidDel="004B289D">
          <w:rPr>
            <w:rFonts w:ascii="Garamond" w:hAnsi="Garamond"/>
          </w:rPr>
          <w:delText xml:space="preserve">data </w:delText>
        </w:r>
      </w:del>
      <w:r>
        <w:rPr>
          <w:rFonts w:ascii="Garamond" w:hAnsi="Garamond"/>
        </w:rPr>
        <w:t>constrain</w:t>
      </w:r>
      <w:ins w:id="1626" w:author="Michael Jennions" w:date="2020-07-28T11:14:00Z">
        <w:r w:rsidR="00A54802">
          <w:rPr>
            <w:rFonts w:ascii="Garamond" w:hAnsi="Garamond"/>
          </w:rPr>
          <w:t>s</w:t>
        </w:r>
      </w:ins>
      <w:r>
        <w:rPr>
          <w:rFonts w:ascii="Garamond" w:hAnsi="Garamond"/>
        </w:rPr>
        <w:t xml:space="preserve"> </w:t>
      </w:r>
      <w:ins w:id="1627" w:author="Michael Jennions" w:date="2020-07-20T21:35:00Z">
        <w:r w:rsidR="00DA7FA8">
          <w:rPr>
            <w:rFonts w:ascii="Garamond" w:hAnsi="Garamond"/>
          </w:rPr>
          <w:t>the</w:t>
        </w:r>
      </w:ins>
      <w:ins w:id="1628" w:author="Michael Jennions" w:date="2020-07-28T11:15:00Z">
        <w:r w:rsidR="00A54802">
          <w:rPr>
            <w:rFonts w:ascii="Garamond" w:hAnsi="Garamond"/>
          </w:rPr>
          <w:t>ir</w:t>
        </w:r>
      </w:ins>
      <w:ins w:id="1629" w:author="Michael Jennions" w:date="2020-07-20T21:35:00Z">
        <w:r w:rsidR="00DA7FA8">
          <w:rPr>
            <w:rFonts w:ascii="Garamond" w:hAnsi="Garamond"/>
          </w:rPr>
          <w:t xml:space="preserve"> </w:t>
        </w:r>
      </w:ins>
      <w:r>
        <w:rPr>
          <w:rFonts w:ascii="Garamond" w:hAnsi="Garamond"/>
        </w:rPr>
        <w:t>distribution</w:t>
      </w:r>
      <w:del w:id="1630" w:author="Michael Jennions" w:date="2020-07-28T11:15:00Z">
        <w:r w:rsidDel="00A54802">
          <w:rPr>
            <w:rFonts w:ascii="Garamond" w:hAnsi="Garamond"/>
          </w:rPr>
          <w:delText>s of variances</w:delText>
        </w:r>
      </w:del>
      <w:del w:id="1631" w:author="Michael Jennions" w:date="2020-07-20T21:46:00Z">
        <w:r w:rsidDel="004B289D">
          <w:rPr>
            <w:rFonts w:ascii="Garamond" w:hAnsi="Garamond"/>
          </w:rPr>
          <w:delText xml:space="preserve"> at high and low values</w:delText>
        </w:r>
      </w:del>
      <w:r>
        <w:rPr>
          <w:rFonts w:ascii="Garamond" w:hAnsi="Garamond"/>
        </w:rPr>
        <w:t xml:space="preserve">, so we converted </w:t>
      </w:r>
      <w:del w:id="1632" w:author="Michael Jennions" w:date="2020-07-20T21:46:00Z">
        <w:r w:rsidDel="004B289D">
          <w:rPr>
            <w:rFonts w:ascii="Garamond" w:hAnsi="Garamond"/>
          </w:rPr>
          <w:delText>these data</w:delText>
        </w:r>
      </w:del>
      <w:ins w:id="1633" w:author="Michael Jennions" w:date="2020-07-20T21:46:00Z">
        <w:r w:rsidR="004B289D">
          <w:rPr>
            <w:rFonts w:ascii="Garamond" w:hAnsi="Garamond"/>
          </w:rPr>
          <w:t>them</w:t>
        </w:r>
      </w:ins>
      <w:r>
        <w:rPr>
          <w:rFonts w:ascii="Garamond" w:hAnsi="Garamond"/>
        </w:rPr>
        <w:t xml:space="preserve"> to </w:t>
      </w:r>
      <w:ins w:id="1634" w:author="Michael Jennions" w:date="2020-07-20T21:36:00Z">
        <w:r w:rsidR="00DA7FA8">
          <w:rPr>
            <w:rFonts w:ascii="Garamond" w:hAnsi="Garamond"/>
          </w:rPr>
          <w:t>the</w:t>
        </w:r>
      </w:ins>
      <w:del w:id="1635" w:author="Michael Jennions" w:date="2020-07-20T21:36:00Z">
        <w:r w:rsidDel="00DA7FA8">
          <w:rPr>
            <w:rFonts w:ascii="Garamond" w:hAnsi="Garamond"/>
          </w:rPr>
          <w:delText>a</w:delText>
        </w:r>
      </w:del>
      <w:r>
        <w:rPr>
          <w:rFonts w:ascii="Garamond" w:hAnsi="Garamond"/>
        </w:rPr>
        <w:t xml:space="preserve"> logit scale </w:t>
      </w:r>
      <w:ins w:id="1636" w:author="Michael Jennions" w:date="2020-07-20T21:36:00Z">
        <w:r w:rsidR="00DA7FA8">
          <w:rPr>
            <w:rFonts w:ascii="Garamond" w:hAnsi="Garamond"/>
          </w:rPr>
          <w:t>log (p/</w:t>
        </w:r>
      </w:ins>
      <w:ins w:id="1637" w:author="Michael Jennions" w:date="2020-07-28T11:16:00Z">
        <w:r w:rsidR="00A54802">
          <w:rPr>
            <w:rFonts w:ascii="Garamond" w:hAnsi="Garamond"/>
          </w:rPr>
          <w:t>[</w:t>
        </w:r>
      </w:ins>
      <w:ins w:id="1638" w:author="Michael Jennions" w:date="2020-07-20T21:36:00Z">
        <w:r w:rsidR="00DA7FA8">
          <w:rPr>
            <w:rFonts w:ascii="Garamond" w:hAnsi="Garamond"/>
          </w:rPr>
          <w:t>1-p</w:t>
        </w:r>
      </w:ins>
      <w:ins w:id="1639" w:author="Michael Jennions" w:date="2020-07-28T11:16:00Z">
        <w:r w:rsidR="00A54802">
          <w:rPr>
            <w:rFonts w:ascii="Garamond" w:hAnsi="Garamond"/>
          </w:rPr>
          <w:t>]</w:t>
        </w:r>
      </w:ins>
      <w:ins w:id="1640" w:author="Michael Jennions" w:date="2020-07-20T21:36:00Z">
        <w:r w:rsidR="00DA7FA8">
          <w:rPr>
            <w:rFonts w:ascii="Garamond" w:hAnsi="Garamond"/>
          </w:rPr>
          <w:t>)</w:t>
        </w:r>
      </w:ins>
      <w:ins w:id="1641" w:author="Michael Jennions" w:date="2020-07-20T21:37:00Z">
        <w:r w:rsidR="00DA7FA8">
          <w:rPr>
            <w:rFonts w:ascii="Garamond" w:hAnsi="Garamond"/>
          </w:rPr>
          <w:t xml:space="preserve"> </w:t>
        </w:r>
      </w:ins>
      <w:commentRangeStart w:id="1642"/>
      <w:r>
        <w:rPr>
          <w:rFonts w:ascii="Garamond" w:hAnsi="Garamond"/>
        </w:rPr>
        <w:t xml:space="preserve">to meet </w:t>
      </w:r>
      <w:ins w:id="1643" w:author="Michael Jennions" w:date="2020-07-20T21:35:00Z">
        <w:r w:rsidR="00DA7FA8">
          <w:rPr>
            <w:rFonts w:ascii="Garamond" w:hAnsi="Garamond"/>
          </w:rPr>
          <w:t xml:space="preserve">normality </w:t>
        </w:r>
      </w:ins>
      <w:r>
        <w:rPr>
          <w:rFonts w:ascii="Garamond" w:hAnsi="Garamond"/>
        </w:rPr>
        <w:t xml:space="preserve">assumptions </w:t>
      </w:r>
      <w:commentRangeEnd w:id="1642"/>
      <w:r w:rsidR="00DA7FA8">
        <w:rPr>
          <w:rStyle w:val="CommentReference"/>
        </w:rPr>
        <w:commentReference w:id="1642"/>
      </w:r>
      <w:del w:id="1644" w:author="Michael Jennions" w:date="2020-07-20T21:35:00Z">
        <w:r w:rsidDel="00DA7FA8">
          <w:rPr>
            <w:rFonts w:ascii="Garamond" w:hAnsi="Garamond"/>
          </w:rPr>
          <w:delText>of normality</w:delText>
        </w:r>
        <w:r w:rsidR="006B5179" w:rsidDel="00DA7FA8">
          <w:rPr>
            <w:rFonts w:ascii="Garamond" w:hAnsi="Garamond"/>
          </w:rPr>
          <w:delText xml:space="preserve"> </w:delText>
        </w:r>
      </w:del>
      <w:r w:rsidR="006B5179">
        <w:rPr>
          <w:rFonts w:ascii="Garamond" w:hAnsi="Garamond"/>
        </w:rPr>
        <w:t xml:space="preserve">before calculating </w:t>
      </w:r>
      <w:ins w:id="1645" w:author="Michael Jennions" w:date="2020-07-20T21:37:00Z">
        <w:r w:rsidR="00DA7FA8">
          <w:rPr>
            <w:rFonts w:ascii="Garamond" w:hAnsi="Garamond"/>
          </w:rPr>
          <w:t xml:space="preserve">the relevant </w:t>
        </w:r>
      </w:ins>
      <w:r w:rsidR="006B5179">
        <w:rPr>
          <w:rFonts w:ascii="Garamond" w:hAnsi="Garamond"/>
        </w:rPr>
        <w:t>effect size</w:t>
      </w:r>
      <w:del w:id="1646" w:author="Michael Jennions" w:date="2020-07-20T21:38:00Z">
        <w:r w:rsidR="006B5179" w:rsidDel="00DA7FA8">
          <w:rPr>
            <w:rFonts w:ascii="Garamond" w:hAnsi="Garamond"/>
          </w:rPr>
          <w:delText>s</w:delText>
        </w:r>
      </w:del>
      <w:r w:rsidR="006B5179">
        <w:rPr>
          <w:rFonts w:ascii="Garamond" w:hAnsi="Garamond"/>
        </w:rPr>
        <w:t xml:space="preserve">. </w:t>
      </w:r>
      <w:ins w:id="1647" w:author="Michael Jennions" w:date="2020-08-03T20:15:00Z">
        <w:r w:rsidR="00DA7CB0">
          <w:rPr>
            <w:rFonts w:ascii="Garamond" w:hAnsi="Garamond"/>
          </w:rPr>
          <w:t>Information on which effect sizes</w:t>
        </w:r>
      </w:ins>
      <w:ins w:id="1648" w:author="Michael Jennions" w:date="2020-07-28T11:16:00Z">
        <w:r w:rsidR="003661BA">
          <w:rPr>
            <w:rFonts w:ascii="Garamond" w:hAnsi="Garamond"/>
          </w:rPr>
          <w:t xml:space="preserve"> </w:t>
        </w:r>
      </w:ins>
      <w:ins w:id="1649" w:author="Michael Jennions" w:date="2020-08-03T20:15:00Z">
        <w:r w:rsidR="00DA7CB0">
          <w:rPr>
            <w:rFonts w:ascii="Garamond" w:hAnsi="Garamond"/>
          </w:rPr>
          <w:t>a</w:t>
        </w:r>
      </w:ins>
      <w:ins w:id="1650" w:author="Michael Jennions" w:date="2020-07-28T11:16:00Z">
        <w:r w:rsidR="003661BA">
          <w:rPr>
            <w:rFonts w:ascii="Garamond" w:hAnsi="Garamond"/>
          </w:rPr>
          <w:t xml:space="preserve">re based on transformed values are </w:t>
        </w:r>
      </w:ins>
      <w:ins w:id="1651" w:author="Michael Jennions" w:date="2020-08-03T20:15:00Z">
        <w:r w:rsidR="00DA7CB0">
          <w:rPr>
            <w:rFonts w:ascii="Garamond" w:hAnsi="Garamond"/>
          </w:rPr>
          <w:t>provided</w:t>
        </w:r>
      </w:ins>
      <w:ins w:id="1652" w:author="Michael Jennions" w:date="2020-07-28T11:16:00Z">
        <w:r w:rsidR="003661BA">
          <w:rPr>
            <w:rFonts w:ascii="Garamond" w:hAnsi="Garamond"/>
          </w:rPr>
          <w:t xml:space="preserve"> in </w:t>
        </w:r>
        <w:r w:rsidR="003661BA" w:rsidRPr="003661BA">
          <w:rPr>
            <w:rFonts w:ascii="Garamond" w:hAnsi="Garamond"/>
            <w:highlight w:val="yellow"/>
            <w:rPrChange w:id="1653" w:author="Michael Jennions" w:date="2020-07-28T11:17:00Z">
              <w:rPr>
                <w:rFonts w:ascii="Garamond" w:hAnsi="Garamond"/>
              </w:rPr>
            </w:rPrChange>
          </w:rPr>
          <w:t>XXXX</w:t>
        </w:r>
      </w:ins>
      <w:ins w:id="1654" w:author="Michael Jennions" w:date="2020-07-28T11:17:00Z">
        <w:r w:rsidR="003661BA">
          <w:rPr>
            <w:rFonts w:ascii="Garamond" w:hAnsi="Garamond"/>
          </w:rPr>
          <w:t>.</w:t>
        </w:r>
      </w:ins>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ins w:id="1655" w:author="Michael Jennions" w:date="2020-07-28T11:17:00Z"/>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4BB72B78" w:rsidR="005C69F2" w:rsidRDefault="005C69F2">
      <w:pPr>
        <w:ind w:firstLine="720"/>
        <w:rPr>
          <w:rFonts w:ascii="Garamond" w:hAnsi="Garamond"/>
        </w:rPr>
      </w:pPr>
      <w:r>
        <w:rPr>
          <w:rFonts w:ascii="Garamond" w:hAnsi="Garamond"/>
        </w:rPr>
        <w:t xml:space="preserve">We </w:t>
      </w:r>
      <w:del w:id="1656" w:author="Michael Jennions" w:date="2020-07-20T21:40:00Z">
        <w:r w:rsidDel="002530D8">
          <w:rPr>
            <w:rFonts w:ascii="Garamond" w:hAnsi="Garamond"/>
          </w:rPr>
          <w:delText xml:space="preserve">collected </w:delText>
        </w:r>
      </w:del>
      <w:ins w:id="1657" w:author="Michael Jennions" w:date="2020-07-20T21:40:00Z">
        <w:r w:rsidR="002530D8">
          <w:rPr>
            <w:rFonts w:ascii="Garamond" w:hAnsi="Garamond"/>
          </w:rPr>
          <w:t xml:space="preserve">extracted information on </w:t>
        </w:r>
      </w:ins>
      <w:ins w:id="1658" w:author="Michael Jennions" w:date="2020-07-28T11:19:00Z">
        <w:r w:rsidR="00183782">
          <w:rPr>
            <w:rFonts w:ascii="Garamond" w:hAnsi="Garamond"/>
          </w:rPr>
          <w:t>factors that differed among studies</w:t>
        </w:r>
      </w:ins>
      <w:del w:id="1659" w:author="Michael Jennions" w:date="2020-07-20T21:40:00Z">
        <w:r w:rsidDel="002530D8">
          <w:rPr>
            <w:rFonts w:ascii="Garamond" w:hAnsi="Garamond"/>
          </w:rPr>
          <w:delText xml:space="preserve">a series of </w:delText>
        </w:r>
      </w:del>
      <w:del w:id="1660" w:author="Michael Jennions" w:date="2020-07-20T21:49:00Z">
        <w:r w:rsidDel="007C3875">
          <w:rPr>
            <w:rFonts w:ascii="Garamond" w:hAnsi="Garamond"/>
          </w:rPr>
          <w:delText xml:space="preserve">moderator </w:delText>
        </w:r>
      </w:del>
      <w:del w:id="1661" w:author="Michael Jennions" w:date="2020-07-28T11:19:00Z">
        <w:r w:rsidDel="00183782">
          <w:rPr>
            <w:rFonts w:ascii="Garamond" w:hAnsi="Garamond"/>
          </w:rPr>
          <w:delText>variables</w:delText>
        </w:r>
      </w:del>
      <w:r>
        <w:rPr>
          <w:rFonts w:ascii="Garamond" w:hAnsi="Garamond"/>
        </w:rPr>
        <w:t xml:space="preserve"> </w:t>
      </w:r>
      <w:del w:id="1662" w:author="Michael Jennions" w:date="2020-07-20T21:38:00Z">
        <w:r w:rsidDel="00A10DB1">
          <w:rPr>
            <w:rFonts w:ascii="Garamond" w:hAnsi="Garamond"/>
          </w:rPr>
          <w:delText>that we</w:delText>
        </w:r>
      </w:del>
      <w:ins w:id="1663" w:author="Michael Jennions" w:date="2020-07-20T21:38:00Z">
        <w:r w:rsidR="00A10DB1">
          <w:rPr>
            <w:rFonts w:ascii="Garamond" w:hAnsi="Garamond"/>
          </w:rPr>
          <w:t xml:space="preserve">where </w:t>
        </w:r>
      </w:ins>
      <w:ins w:id="1664" w:author="Michael Jennions" w:date="2020-08-03T20:16:00Z">
        <w:r w:rsidR="007A2420">
          <w:rPr>
            <w:rFonts w:ascii="Garamond" w:hAnsi="Garamond"/>
          </w:rPr>
          <w:t>we had</w:t>
        </w:r>
      </w:ins>
      <w:ins w:id="1665" w:author="Michael Jennions" w:date="2020-07-20T21:38:00Z">
        <w:r w:rsidR="00A10DB1">
          <w:rPr>
            <w:rFonts w:ascii="Garamond" w:hAnsi="Garamond"/>
          </w:rPr>
          <w:t xml:space="preserve"> an</w:t>
        </w:r>
      </w:ins>
      <w:r>
        <w:rPr>
          <w:rFonts w:ascii="Garamond" w:hAnsi="Garamond"/>
        </w:rPr>
        <w:t xml:space="preserve"> </w:t>
      </w:r>
      <w:r w:rsidRPr="00250970">
        <w:rPr>
          <w:rFonts w:ascii="Garamond" w:hAnsi="Garamond"/>
          <w:i/>
          <w:iCs/>
        </w:rPr>
        <w:t>a priori</w:t>
      </w:r>
      <w:r>
        <w:rPr>
          <w:rFonts w:ascii="Garamond" w:hAnsi="Garamond"/>
        </w:rPr>
        <w:t xml:space="preserve"> expect</w:t>
      </w:r>
      <w:ins w:id="1666" w:author="Michael Jennions" w:date="2020-07-20T21:38:00Z">
        <w:r w:rsidR="00A10DB1">
          <w:rPr>
            <w:rFonts w:ascii="Garamond" w:hAnsi="Garamond"/>
          </w:rPr>
          <w:t xml:space="preserve">ation </w:t>
        </w:r>
      </w:ins>
      <w:ins w:id="1667" w:author="Michael Jennions" w:date="2020-08-03T20:16:00Z">
        <w:r w:rsidR="007A2420">
          <w:rPr>
            <w:rFonts w:ascii="Garamond" w:hAnsi="Garamond"/>
          </w:rPr>
          <w:t xml:space="preserve">that </w:t>
        </w:r>
      </w:ins>
      <w:ins w:id="1668" w:author="Michael Jennions" w:date="2020-07-20T21:38:00Z">
        <w:r w:rsidR="00A10DB1">
          <w:rPr>
            <w:rFonts w:ascii="Garamond" w:hAnsi="Garamond"/>
          </w:rPr>
          <w:t xml:space="preserve">they </w:t>
        </w:r>
      </w:ins>
      <w:ins w:id="1669" w:author="Michael Jennions" w:date="2020-07-28T11:19:00Z">
        <w:r w:rsidR="00183782">
          <w:rPr>
            <w:rFonts w:ascii="Garamond" w:hAnsi="Garamond"/>
          </w:rPr>
          <w:t>might</w:t>
        </w:r>
      </w:ins>
      <w:ins w:id="1670" w:author="Michael Jennions" w:date="2020-07-20T21:38:00Z">
        <w:r w:rsidR="00A10DB1">
          <w:rPr>
            <w:rFonts w:ascii="Garamond" w:hAnsi="Garamond"/>
          </w:rPr>
          <w:t xml:space="preserve"> </w:t>
        </w:r>
      </w:ins>
      <w:ins w:id="1671" w:author="Michael Jennions" w:date="2020-07-20T21:49:00Z">
        <w:r w:rsidR="007C3875">
          <w:rPr>
            <w:rFonts w:ascii="Garamond" w:hAnsi="Garamond"/>
          </w:rPr>
          <w:t>moderate</w:t>
        </w:r>
      </w:ins>
      <w:ins w:id="1672" w:author="Michael Jennions" w:date="2020-07-20T21:39:00Z">
        <w:r w:rsidR="00A10DB1">
          <w:rPr>
            <w:rFonts w:ascii="Garamond" w:hAnsi="Garamond"/>
          </w:rPr>
          <w:t xml:space="preserve"> the </w:t>
        </w:r>
      </w:ins>
      <w:del w:id="1673" w:author="Michael Jennions" w:date="2020-07-20T21:39:00Z">
        <w:r w:rsidDel="00A10DB1">
          <w:rPr>
            <w:rFonts w:ascii="Garamond" w:hAnsi="Garamond"/>
          </w:rPr>
          <w:delText xml:space="preserve">ed </w:delText>
        </w:r>
      </w:del>
      <w:ins w:id="1674" w:author="Michael Jennions" w:date="2020-07-20T21:39:00Z">
        <w:r w:rsidR="00A10DB1">
          <w:rPr>
            <w:rFonts w:ascii="Garamond" w:hAnsi="Garamond"/>
          </w:rPr>
          <w:t>magnitude and</w:t>
        </w:r>
      </w:ins>
      <w:ins w:id="1675" w:author="Michael Jennions" w:date="2020-07-28T11:19:00Z">
        <w:r w:rsidR="00183782">
          <w:rPr>
            <w:rFonts w:ascii="Garamond" w:hAnsi="Garamond"/>
          </w:rPr>
          <w:t>/or</w:t>
        </w:r>
      </w:ins>
      <w:ins w:id="1676" w:author="Michael Jennions" w:date="2020-07-20T21:39:00Z">
        <w:r w:rsidR="00A10DB1">
          <w:rPr>
            <w:rFonts w:ascii="Garamond" w:hAnsi="Garamond"/>
          </w:rPr>
          <w:t xml:space="preserve"> direction </w:t>
        </w:r>
      </w:ins>
      <w:del w:id="1677" w:author="Michael Jennions" w:date="2020-07-20T21:39:00Z">
        <w:r w:rsidDel="00A10DB1">
          <w:rPr>
            <w:rFonts w:ascii="Garamond" w:hAnsi="Garamond"/>
          </w:rPr>
          <w:delText>to moderate</w:delText>
        </w:r>
      </w:del>
      <w:ins w:id="1678" w:author="Michael Jennions" w:date="2020-07-20T21:39:00Z">
        <w:r w:rsidR="00A10DB1">
          <w:rPr>
            <w:rFonts w:ascii="Garamond" w:hAnsi="Garamond"/>
          </w:rPr>
          <w:t>of</w:t>
        </w:r>
      </w:ins>
      <w:r>
        <w:rPr>
          <w:rFonts w:ascii="Garamond" w:hAnsi="Garamond"/>
        </w:rPr>
        <w:t xml:space="preserve"> the effect size</w:t>
      </w:r>
      <w:ins w:id="1679" w:author="Michael Jennions" w:date="2020-07-20T21:42:00Z">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ins>
      <w:del w:id="1680" w:author="Michael Jennions" w:date="2020-07-20T21:39:00Z">
        <w:r w:rsidDel="00A10DB1">
          <w:rPr>
            <w:rFonts w:ascii="Garamond" w:hAnsi="Garamond"/>
          </w:rPr>
          <w:delText xml:space="preserve"> magnitude and direction</w:delText>
        </w:r>
      </w:del>
      <w:del w:id="1681" w:author="Michael Jennions" w:date="2020-07-20T21:42:00Z">
        <w:r w:rsidDel="002530D8">
          <w:rPr>
            <w:rFonts w:ascii="Garamond" w:hAnsi="Garamond"/>
          </w:rPr>
          <w:delText>.</w:delText>
        </w:r>
      </w:del>
      <w:r>
        <w:rPr>
          <w:rFonts w:ascii="Garamond" w:hAnsi="Garamond"/>
        </w:rPr>
        <w:t xml:space="preserve"> </w:t>
      </w:r>
      <w:ins w:id="1682" w:author="Michael Jennions" w:date="2020-07-28T11:19:00Z">
        <w:r w:rsidR="00183782">
          <w:rPr>
            <w:rFonts w:ascii="Garamond" w:hAnsi="Garamond"/>
          </w:rPr>
          <w:t>Specifically, w</w:t>
        </w:r>
      </w:ins>
      <w:del w:id="1683" w:author="Michael Jennions" w:date="2020-07-20T21:40:00Z">
        <w:r w:rsidDel="002530D8">
          <w:rPr>
            <w:rFonts w:ascii="Garamond" w:hAnsi="Garamond"/>
          </w:rPr>
          <w:delText xml:space="preserve">Personality traits extracted for males and females were categorised into one of five </w:delText>
        </w:r>
        <w:r w:rsidRPr="00BB22AF" w:rsidDel="002530D8">
          <w:rPr>
            <w:rFonts w:ascii="Garamond" w:hAnsi="Garamond"/>
          </w:rPr>
          <w:delText xml:space="preserve">types suggested by </w:delText>
        </w:r>
        <w:r w:rsidR="000941A1" w:rsidDel="002530D8">
          <w:rPr>
            <w:rFonts w:ascii="Garamond" w:hAnsi="Garamond"/>
          </w:rPr>
          <w:fldChar w:fldCharType="begin" w:fldLock="1"/>
        </w:r>
        <w:r w:rsidR="000941A1" w:rsidDel="002530D8">
          <w:rPr>
            <w:rFonts w:ascii="Garamond" w:hAnsi="Garamond"/>
          </w:rPr>
          <w:del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2007)","manualFormatting":"Réale et al. (2007)","plainTextFormattedCitation":"(Réale et al. 2007)","previouslyFormattedCitation":"(Réale &lt;i&gt;et al.&lt;/i&gt; 2007)"},"properties":{"noteIndex":0},"schema":"https://github.com/citation-style-language/schema/raw/master/csl-citation.json"}</w:delInstrText>
        </w:r>
        <w:r w:rsidR="000941A1" w:rsidDel="002530D8">
          <w:rPr>
            <w:rFonts w:ascii="Garamond" w:hAnsi="Garamond"/>
          </w:rPr>
          <w:fldChar w:fldCharType="separate"/>
        </w:r>
        <w:r w:rsidR="000941A1" w:rsidRPr="000941A1" w:rsidDel="002530D8">
          <w:rPr>
            <w:rFonts w:ascii="Garamond" w:hAnsi="Garamond"/>
            <w:noProof/>
          </w:rPr>
          <w:delText xml:space="preserve">Réale </w:delText>
        </w:r>
        <w:r w:rsidR="000941A1" w:rsidRPr="000941A1" w:rsidDel="002530D8">
          <w:rPr>
            <w:rFonts w:ascii="Garamond" w:hAnsi="Garamond"/>
            <w:i/>
            <w:noProof/>
          </w:rPr>
          <w:delText>et al.</w:delText>
        </w:r>
        <w:r w:rsidR="000941A1" w:rsidRPr="000941A1" w:rsidDel="002530D8">
          <w:rPr>
            <w:rFonts w:ascii="Garamond" w:hAnsi="Garamond"/>
            <w:noProof/>
          </w:rPr>
          <w:delText xml:space="preserve"> </w:delText>
        </w:r>
        <w:r w:rsidR="000941A1" w:rsidDel="002530D8">
          <w:rPr>
            <w:rFonts w:ascii="Garamond" w:hAnsi="Garamond"/>
            <w:noProof/>
          </w:rPr>
          <w:delText>(</w:delText>
        </w:r>
        <w:r w:rsidR="000941A1" w:rsidRPr="000941A1" w:rsidDel="002530D8">
          <w:rPr>
            <w:rFonts w:ascii="Garamond" w:hAnsi="Garamond"/>
            <w:noProof/>
          </w:rPr>
          <w:delText>2007)</w:delText>
        </w:r>
        <w:r w:rsidR="000941A1" w:rsidDel="002530D8">
          <w:rPr>
            <w:rFonts w:ascii="Garamond" w:hAnsi="Garamond"/>
          </w:rPr>
          <w:fldChar w:fldCharType="end"/>
        </w:r>
        <w:r w:rsidRPr="00BB22AF" w:rsidDel="002530D8">
          <w:rPr>
            <w:rFonts w:ascii="Garamond" w:hAnsi="Garamond"/>
          </w:rPr>
          <w:delText xml:space="preserve">; </w:delText>
        </w:r>
        <w:r w:rsidDel="002530D8">
          <w:rPr>
            <w:rFonts w:ascii="Garamond" w:hAnsi="Garamond"/>
          </w:rPr>
          <w:delText>‘b</w:delText>
        </w:r>
        <w:r w:rsidRPr="00BB22AF" w:rsidDel="002530D8">
          <w:rPr>
            <w:rFonts w:ascii="Garamond" w:hAnsi="Garamond"/>
          </w:rPr>
          <w:delText>oldness</w:delText>
        </w:r>
        <w:r w:rsidDel="002530D8">
          <w:rPr>
            <w:rFonts w:ascii="Garamond" w:hAnsi="Garamond"/>
          </w:rPr>
          <w:delText>’</w:delText>
        </w:r>
        <w:r w:rsidRPr="00BB22AF" w:rsidDel="002530D8">
          <w:rPr>
            <w:rFonts w:ascii="Garamond" w:hAnsi="Garamond"/>
          </w:rPr>
          <w:delText xml:space="preserve">, </w:delText>
        </w:r>
        <w:r w:rsidDel="002530D8">
          <w:rPr>
            <w:rFonts w:ascii="Garamond" w:hAnsi="Garamond"/>
          </w:rPr>
          <w:delText>‘a</w:delText>
        </w:r>
        <w:r w:rsidRPr="00BB22AF" w:rsidDel="002530D8">
          <w:rPr>
            <w:rFonts w:ascii="Garamond" w:hAnsi="Garamond"/>
          </w:rPr>
          <w:delText>ggression</w:delText>
        </w:r>
        <w:r w:rsidDel="002530D8">
          <w:rPr>
            <w:rFonts w:ascii="Garamond" w:hAnsi="Garamond"/>
          </w:rPr>
          <w:delText>’</w:delText>
        </w:r>
        <w:r w:rsidRPr="00BB22AF" w:rsidDel="002530D8">
          <w:rPr>
            <w:rFonts w:ascii="Garamond" w:hAnsi="Garamond"/>
          </w:rPr>
          <w:delText xml:space="preserve">, </w:delText>
        </w:r>
        <w:r w:rsidDel="002530D8">
          <w:rPr>
            <w:rFonts w:ascii="Garamond" w:hAnsi="Garamond"/>
          </w:rPr>
          <w:delText>‘a</w:delText>
        </w:r>
        <w:r w:rsidRPr="00BB22AF" w:rsidDel="002530D8">
          <w:rPr>
            <w:rFonts w:ascii="Garamond" w:hAnsi="Garamond"/>
          </w:rPr>
          <w:delText>ctivity</w:delText>
        </w:r>
        <w:r w:rsidDel="002530D8">
          <w:rPr>
            <w:rFonts w:ascii="Garamond" w:hAnsi="Garamond"/>
          </w:rPr>
          <w:delText>’</w:delText>
        </w:r>
        <w:r w:rsidRPr="00BB22AF" w:rsidDel="002530D8">
          <w:rPr>
            <w:rFonts w:ascii="Garamond" w:hAnsi="Garamond"/>
          </w:rPr>
          <w:delText xml:space="preserve">, </w:delText>
        </w:r>
        <w:r w:rsidDel="002530D8">
          <w:rPr>
            <w:rFonts w:ascii="Garamond" w:hAnsi="Garamond"/>
          </w:rPr>
          <w:delText>‘s</w:delText>
        </w:r>
        <w:r w:rsidRPr="00BB22AF" w:rsidDel="002530D8">
          <w:rPr>
            <w:rFonts w:ascii="Garamond" w:hAnsi="Garamond"/>
          </w:rPr>
          <w:delText>ociality</w:delText>
        </w:r>
        <w:r w:rsidDel="002530D8">
          <w:rPr>
            <w:rFonts w:ascii="Garamond" w:hAnsi="Garamond"/>
          </w:rPr>
          <w:delText>’</w:delText>
        </w:r>
        <w:r w:rsidRPr="00BB22AF" w:rsidDel="002530D8">
          <w:rPr>
            <w:rFonts w:ascii="Garamond" w:hAnsi="Garamond"/>
          </w:rPr>
          <w:delText xml:space="preserve"> and </w:delText>
        </w:r>
        <w:r w:rsidDel="002530D8">
          <w:rPr>
            <w:rFonts w:ascii="Garamond" w:hAnsi="Garamond"/>
          </w:rPr>
          <w:delText>‘e</w:delText>
        </w:r>
        <w:r w:rsidRPr="00BB22AF" w:rsidDel="002530D8">
          <w:rPr>
            <w:rFonts w:ascii="Garamond" w:hAnsi="Garamond"/>
          </w:rPr>
          <w:delText>xploration</w:delText>
        </w:r>
        <w:r w:rsidDel="002530D8">
          <w:rPr>
            <w:rFonts w:ascii="Garamond" w:hAnsi="Garamond"/>
          </w:rPr>
          <w:delText xml:space="preserve">’. </w:delText>
        </w:r>
      </w:del>
      <w:del w:id="1684" w:author="Michael Jennions" w:date="2020-07-28T11:19:00Z">
        <w:r w:rsidDel="00183782">
          <w:rPr>
            <w:rFonts w:ascii="Garamond" w:hAnsi="Garamond"/>
          </w:rPr>
          <w:delText>W</w:delText>
        </w:r>
      </w:del>
      <w:r>
        <w:rPr>
          <w:rFonts w:ascii="Garamond" w:hAnsi="Garamond"/>
        </w:rPr>
        <w:t xml:space="preserve">e </w:t>
      </w:r>
      <w:del w:id="1685" w:author="Michael Jennions" w:date="2020-07-20T21:41:00Z">
        <w:r w:rsidDel="002530D8">
          <w:rPr>
            <w:rFonts w:ascii="Garamond" w:hAnsi="Garamond"/>
          </w:rPr>
          <w:delText xml:space="preserve">also </w:delText>
        </w:r>
      </w:del>
      <w:r>
        <w:rPr>
          <w:rFonts w:ascii="Garamond" w:hAnsi="Garamond"/>
        </w:rPr>
        <w:t xml:space="preserve">recorded the </w:t>
      </w:r>
      <w:del w:id="1686" w:author="Michael Jennions" w:date="2020-07-20T21:41:00Z">
        <w:r w:rsidDel="002530D8">
          <w:rPr>
            <w:rFonts w:ascii="Garamond" w:hAnsi="Garamond"/>
          </w:rPr>
          <w:delText xml:space="preserve">taxonomic </w:delText>
        </w:r>
      </w:del>
      <w:ins w:id="1687" w:author="Michael Jennions" w:date="2020-07-20T21:41:00Z">
        <w:r w:rsidR="002530D8">
          <w:rPr>
            <w:rFonts w:ascii="Garamond" w:hAnsi="Garamond"/>
          </w:rPr>
          <w:t xml:space="preserve">taxa </w:t>
        </w:r>
      </w:ins>
      <w:del w:id="1688" w:author="Michael Jennions" w:date="2020-07-20T21:41:00Z">
        <w:r w:rsidDel="002530D8">
          <w:rPr>
            <w:rFonts w:ascii="Garamond" w:hAnsi="Garamond"/>
          </w:rPr>
          <w:delText xml:space="preserve">group </w:delText>
        </w:r>
      </w:del>
      <w:r>
        <w:rPr>
          <w:rFonts w:ascii="Garamond" w:hAnsi="Garamond"/>
        </w:rPr>
        <w:t xml:space="preserve">(‘invertebrates’, ‘fish’, ‘amphibians’, ‘reptiles’, ‘birds’, ‘mammals’), the age of </w:t>
      </w:r>
      <w:del w:id="1689" w:author="Michael Jennions" w:date="2020-07-20T21:41:00Z">
        <w:r w:rsidDel="002530D8">
          <w:rPr>
            <w:rFonts w:ascii="Garamond" w:hAnsi="Garamond"/>
          </w:rPr>
          <w:delText xml:space="preserve">the sample </w:delText>
        </w:r>
      </w:del>
      <w:ins w:id="1690" w:author="Michael Jennions" w:date="2020-07-20T21:41:00Z">
        <w:r w:rsidR="002530D8">
          <w:rPr>
            <w:rFonts w:ascii="Garamond" w:hAnsi="Garamond"/>
          </w:rPr>
          <w:t xml:space="preserve">individuals </w:t>
        </w:r>
      </w:ins>
      <w:r>
        <w:rPr>
          <w:rFonts w:ascii="Garamond" w:hAnsi="Garamond"/>
        </w:rPr>
        <w:t>(‘juvenile</w:t>
      </w:r>
      <w:del w:id="1691" w:author="Michael Jennions" w:date="2020-07-20T21:41:00Z">
        <w:r w:rsidDel="002530D8">
          <w:rPr>
            <w:rFonts w:ascii="Garamond" w:hAnsi="Garamond"/>
          </w:rPr>
          <w:delText>s</w:delText>
        </w:r>
      </w:del>
      <w:r>
        <w:rPr>
          <w:rFonts w:ascii="Garamond" w:hAnsi="Garamond"/>
        </w:rPr>
        <w:t>’ or ‘adult</w:t>
      </w:r>
      <w:del w:id="1692" w:author="Michael Jennions" w:date="2020-07-20T21:41:00Z">
        <w:r w:rsidDel="002530D8">
          <w:rPr>
            <w:rFonts w:ascii="Garamond" w:hAnsi="Garamond"/>
          </w:rPr>
          <w:delText>s</w:delText>
        </w:r>
      </w:del>
      <w:r>
        <w:rPr>
          <w:rFonts w:ascii="Garamond" w:hAnsi="Garamond"/>
        </w:rPr>
        <w:t>’), whether the study population was from the lab</w:t>
      </w:r>
      <w:ins w:id="1693" w:author="Michael Jennions" w:date="2020-08-03T20:16:00Z">
        <w:r w:rsidR="007A2420">
          <w:rPr>
            <w:rFonts w:ascii="Garamond" w:hAnsi="Garamond"/>
          </w:rPr>
          <w:t xml:space="preserve"> </w:t>
        </w:r>
      </w:ins>
      <w:ins w:id="1694" w:author="Michael Jennions" w:date="2020-08-03T20:17:00Z">
        <w:r w:rsidR="007A2420">
          <w:rPr>
            <w:rFonts w:ascii="Garamond" w:hAnsi="Garamond"/>
          </w:rPr>
          <w:t>(c</w:t>
        </w:r>
      </w:ins>
      <w:ins w:id="1695" w:author="Michael Jennions" w:date="2020-08-03T20:16:00Z">
        <w:r w:rsidR="007A2420">
          <w:rPr>
            <w:rFonts w:ascii="Garamond" w:hAnsi="Garamond"/>
          </w:rPr>
          <w:t>aptive breed)</w:t>
        </w:r>
      </w:ins>
      <w:r>
        <w:rPr>
          <w:rFonts w:ascii="Garamond" w:hAnsi="Garamond"/>
        </w:rPr>
        <w:t xml:space="preserve"> or the wild, </w:t>
      </w:r>
      <w:del w:id="1696" w:author="Michael Jennions" w:date="2020-08-03T20:29:00Z">
        <w:r w:rsidDel="00267554">
          <w:rPr>
            <w:rFonts w:ascii="Garamond" w:hAnsi="Garamond"/>
          </w:rPr>
          <w:delText xml:space="preserve">and </w:delText>
        </w:r>
      </w:del>
      <w:r>
        <w:rPr>
          <w:rFonts w:ascii="Garamond" w:hAnsi="Garamond"/>
        </w:rPr>
        <w:t xml:space="preserve">whether the </w:t>
      </w:r>
      <w:ins w:id="1697" w:author="Michael Jennions" w:date="2020-08-03T20:17:00Z">
        <w:r w:rsidR="007A2420">
          <w:rPr>
            <w:rFonts w:ascii="Garamond" w:hAnsi="Garamond"/>
          </w:rPr>
          <w:t>behaviours were</w:t>
        </w:r>
      </w:ins>
      <w:del w:id="1698" w:author="Michael Jennions" w:date="2020-08-03T20:17:00Z">
        <w:r w:rsidDel="007A2420">
          <w:rPr>
            <w:rFonts w:ascii="Garamond" w:hAnsi="Garamond"/>
          </w:rPr>
          <w:delText>study</w:delText>
        </w:r>
      </w:del>
      <w:r>
        <w:rPr>
          <w:rFonts w:ascii="Garamond" w:hAnsi="Garamond"/>
        </w:rPr>
        <w:t xml:space="preserve"> was </w:t>
      </w:r>
      <w:del w:id="1699" w:author="Michael Jennions" w:date="2020-08-03T20:17:00Z">
        <w:r w:rsidDel="007A2420">
          <w:rPr>
            <w:rFonts w:ascii="Garamond" w:hAnsi="Garamond"/>
          </w:rPr>
          <w:delText xml:space="preserve">conducted </w:delText>
        </w:r>
      </w:del>
      <w:ins w:id="1700" w:author="Michael Jennions" w:date="2020-08-03T20:17:00Z">
        <w:r w:rsidR="007A2420">
          <w:rPr>
            <w:rFonts w:ascii="Garamond" w:hAnsi="Garamond"/>
          </w:rPr>
          <w:t xml:space="preserve">measured </w:t>
        </w:r>
      </w:ins>
      <w:r>
        <w:rPr>
          <w:rFonts w:ascii="Garamond" w:hAnsi="Garamond"/>
        </w:rPr>
        <w:t>in the lab or field</w:t>
      </w:r>
      <w:ins w:id="1701" w:author="Michael Jennions" w:date="2020-08-03T20:29:00Z">
        <w:r w:rsidR="00267554">
          <w:rPr>
            <w:rFonts w:ascii="Garamond" w:hAnsi="Garamond"/>
          </w:rPr>
          <w:t>, and whether the data was collected in an experiment or during natural behaviour of the subject</w:t>
        </w:r>
      </w:ins>
      <w:ins w:id="1702" w:author="Michael Jennions" w:date="2020-07-20T21:42:00Z">
        <w:r w:rsidR="002530D8">
          <w:rPr>
            <w:rFonts w:ascii="Garamond" w:hAnsi="Garamond"/>
          </w:rPr>
          <w:t xml:space="preserve">. </w:t>
        </w:r>
      </w:ins>
      <w:ins w:id="1703" w:author="Michael Jennions" w:date="2020-07-28T11:19:00Z">
        <w:r w:rsidR="00183782">
          <w:rPr>
            <w:rFonts w:ascii="Garamond" w:hAnsi="Garamond"/>
          </w:rPr>
          <w:t>Most imp</w:t>
        </w:r>
      </w:ins>
      <w:ins w:id="1704" w:author="Michael Jennions" w:date="2020-07-28T11:20:00Z">
        <w:r w:rsidR="00183782">
          <w:rPr>
            <w:rFonts w:ascii="Garamond" w:hAnsi="Garamond"/>
          </w:rPr>
          <w:t>ortantly</w:t>
        </w:r>
      </w:ins>
      <w:ins w:id="1705" w:author="Michael Jennions" w:date="2020-07-20T21:42:00Z">
        <w:r w:rsidR="002530D8">
          <w:rPr>
            <w:rFonts w:ascii="Garamond" w:hAnsi="Garamond"/>
          </w:rPr>
          <w:t>, w</w:t>
        </w:r>
      </w:ins>
      <w:del w:id="1706" w:author="Michael Jennions" w:date="2020-07-20T21:42:00Z">
        <w:r w:rsidDel="002530D8">
          <w:rPr>
            <w:rFonts w:ascii="Garamond" w:hAnsi="Garamond"/>
          </w:rPr>
          <w:delText xml:space="preserve"> given this is expected to affect behaviour </w:delText>
        </w:r>
        <w:r w:rsidR="000941A1" w:rsidDel="002530D8">
          <w:rPr>
            <w:rFonts w:ascii="Garamond" w:hAnsi="Garamond"/>
          </w:rPr>
          <w:fldChar w:fldCharType="begin" w:fldLock="1"/>
        </w:r>
        <w:r w:rsidR="000941A1" w:rsidDel="002530D8">
          <w:rPr>
            <w:rFonts w:ascii="Garamond" w:hAnsi="Garamond"/>
          </w:rPr>
          <w:del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delInstrText>
        </w:r>
        <w:r w:rsidR="000941A1" w:rsidDel="002530D8">
          <w:rPr>
            <w:rFonts w:ascii="Garamond" w:hAnsi="Garamond"/>
          </w:rPr>
          <w:fldChar w:fldCharType="separate"/>
        </w:r>
        <w:r w:rsidR="000941A1" w:rsidRPr="000941A1" w:rsidDel="002530D8">
          <w:rPr>
            <w:rFonts w:ascii="Garamond" w:hAnsi="Garamond"/>
            <w:noProof/>
          </w:rPr>
          <w:delText xml:space="preserve">(Tarka </w:delText>
        </w:r>
        <w:r w:rsidR="000941A1" w:rsidRPr="000941A1" w:rsidDel="002530D8">
          <w:rPr>
            <w:rFonts w:ascii="Garamond" w:hAnsi="Garamond"/>
            <w:i/>
            <w:noProof/>
          </w:rPr>
          <w:delText>et al.</w:delText>
        </w:r>
        <w:r w:rsidR="000941A1" w:rsidRPr="000941A1" w:rsidDel="002530D8">
          <w:rPr>
            <w:rFonts w:ascii="Garamond" w:hAnsi="Garamond"/>
            <w:noProof/>
          </w:rPr>
          <w:delText xml:space="preserve"> 2018)</w:delText>
        </w:r>
        <w:r w:rsidR="000941A1" w:rsidDel="002530D8">
          <w:rPr>
            <w:rFonts w:ascii="Garamond" w:hAnsi="Garamond"/>
          </w:rPr>
          <w:fldChar w:fldCharType="end"/>
        </w:r>
        <w:r w:rsidDel="002530D8">
          <w:rPr>
            <w:rFonts w:ascii="Garamond" w:hAnsi="Garamond"/>
          </w:rPr>
          <w:delText>. W</w:delText>
        </w:r>
      </w:del>
      <w:r>
        <w:rPr>
          <w:rFonts w:ascii="Garamond" w:hAnsi="Garamond"/>
        </w:rPr>
        <w:t xml:space="preserve">e </w:t>
      </w:r>
      <w:del w:id="1707" w:author="Michael Jennions" w:date="2020-07-20T21:42:00Z">
        <w:r w:rsidDel="002530D8">
          <w:rPr>
            <w:rFonts w:ascii="Garamond" w:hAnsi="Garamond"/>
          </w:rPr>
          <w:delText xml:space="preserve">also </w:delText>
        </w:r>
      </w:del>
      <w:r>
        <w:rPr>
          <w:rFonts w:ascii="Garamond" w:hAnsi="Garamond"/>
        </w:rPr>
        <w:t xml:space="preserve">generated </w:t>
      </w:r>
      <w:del w:id="1708" w:author="Michael Jennions" w:date="2020-07-20T21:59:00Z">
        <w:r w:rsidDel="008B58C1">
          <w:rPr>
            <w:rFonts w:ascii="Garamond" w:hAnsi="Garamond"/>
          </w:rPr>
          <w:delText xml:space="preserve">three </w:delText>
        </w:r>
      </w:del>
      <w:ins w:id="1709" w:author="Michael Jennions" w:date="2020-07-20T21:59:00Z">
        <w:r w:rsidR="008B58C1">
          <w:rPr>
            <w:rFonts w:ascii="Garamond" w:hAnsi="Garamond"/>
          </w:rPr>
          <w:t xml:space="preserve">two </w:t>
        </w:r>
      </w:ins>
      <w:r>
        <w:rPr>
          <w:rFonts w:ascii="Garamond" w:hAnsi="Garamond"/>
        </w:rPr>
        <w:t xml:space="preserve">moderator variables </w:t>
      </w:r>
      <w:del w:id="1710" w:author="Michael Jennions" w:date="2020-07-20T21:42:00Z">
        <w:r w:rsidDel="002530D8">
          <w:rPr>
            <w:rFonts w:ascii="Garamond" w:hAnsi="Garamond"/>
          </w:rPr>
          <w:delText xml:space="preserve">that </w:delText>
        </w:r>
      </w:del>
      <w:del w:id="1711" w:author="Michael Jennions" w:date="2020-07-20T22:39:00Z">
        <w:r w:rsidDel="00984CDB">
          <w:rPr>
            <w:rFonts w:ascii="Garamond" w:hAnsi="Garamond"/>
          </w:rPr>
          <w:delText xml:space="preserve">attempt </w:delText>
        </w:r>
      </w:del>
      <w:r>
        <w:rPr>
          <w:rFonts w:ascii="Garamond" w:hAnsi="Garamond"/>
        </w:rPr>
        <w:t xml:space="preserve">to </w:t>
      </w:r>
      <w:del w:id="1712" w:author="Michael Jennions" w:date="2020-07-20T21:42:00Z">
        <w:r w:rsidDel="002530D8">
          <w:rPr>
            <w:rFonts w:ascii="Garamond" w:hAnsi="Garamond"/>
          </w:rPr>
          <w:delText xml:space="preserve">capture </w:delText>
        </w:r>
      </w:del>
      <w:ins w:id="1713" w:author="Michael Jennions" w:date="2020-07-20T21:42:00Z">
        <w:r w:rsidR="002530D8">
          <w:rPr>
            <w:rFonts w:ascii="Garamond" w:hAnsi="Garamond"/>
          </w:rPr>
          <w:t xml:space="preserve">quantify </w:t>
        </w:r>
      </w:ins>
      <w:r>
        <w:rPr>
          <w:rFonts w:ascii="Garamond" w:hAnsi="Garamond"/>
        </w:rPr>
        <w:t xml:space="preserve">the strength of sexual selection. First, </w:t>
      </w:r>
      <w:ins w:id="1714" w:author="Michael Jennions" w:date="2020-07-20T21:53:00Z">
        <w:r w:rsidR="007C3875">
          <w:rPr>
            <w:rFonts w:ascii="Garamond" w:hAnsi="Garamond"/>
          </w:rPr>
          <w:t xml:space="preserve">we quantified </w:t>
        </w:r>
      </w:ins>
      <w:del w:id="1715" w:author="Michael Jennions" w:date="2020-07-20T21:42:00Z">
        <w:r w:rsidDel="002530D8">
          <w:rPr>
            <w:rFonts w:ascii="Garamond" w:hAnsi="Garamond"/>
          </w:rPr>
          <w:delText xml:space="preserve">we quantified </w:delText>
        </w:r>
      </w:del>
      <w:r>
        <w:rPr>
          <w:rFonts w:ascii="Garamond" w:hAnsi="Garamond"/>
        </w:rPr>
        <w:t>the degree of sexual size dimorphism (SSD)</w:t>
      </w:r>
      <w:ins w:id="1716" w:author="Michael Jennions" w:date="2020-07-20T21:43:00Z">
        <w:r w:rsidR="002530D8">
          <w:rPr>
            <w:rFonts w:ascii="Garamond" w:hAnsi="Garamond"/>
          </w:rPr>
          <w:t xml:space="preserve">, </w:t>
        </w:r>
      </w:ins>
      <w:del w:id="1717" w:author="Michael Jennions" w:date="2020-07-20T21:42:00Z">
        <w:r w:rsidDel="002530D8">
          <w:rPr>
            <w:rFonts w:ascii="Garamond" w:hAnsi="Garamond"/>
          </w:rPr>
          <w:delText xml:space="preserve"> between males and females</w:delText>
        </w:r>
      </w:del>
      <w:del w:id="1718" w:author="Michael Jennions" w:date="2020-07-20T21:43:00Z">
        <w:r w:rsidR="00535848" w:rsidDel="002530D8">
          <w:rPr>
            <w:rFonts w:ascii="Garamond" w:hAnsi="Garamond"/>
          </w:rPr>
          <w:delText>;</w:delText>
        </w:r>
        <w:r w:rsidDel="002530D8">
          <w:rPr>
            <w:rFonts w:ascii="Garamond" w:hAnsi="Garamond"/>
          </w:rPr>
          <w:delText xml:space="preserve"> </w:delText>
        </w:r>
        <w:r w:rsidR="00535848" w:rsidDel="002530D8">
          <w:rPr>
            <w:rFonts w:ascii="Garamond" w:hAnsi="Garamond"/>
          </w:rPr>
          <w:delText xml:space="preserve">SSD is often condition-dependent and thus reflects male quality </w:delText>
        </w:r>
        <w:r w:rsidR="00535848" w:rsidRPr="00CB0691" w:rsidDel="002530D8">
          <w:rPr>
            <w:rFonts w:ascii="Garamond" w:hAnsi="Garamond"/>
          </w:rPr>
          <w:fldChar w:fldCharType="begin" w:fldLock="1"/>
        </w:r>
        <w:r w:rsidR="00535848" w:rsidRPr="00CB0691" w:rsidDel="002530D8">
          <w:rPr>
            <w:rFonts w:ascii="Garamond" w:hAnsi="Garamond"/>
          </w:rPr>
          <w:del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delInstrText>
        </w:r>
        <w:r w:rsidR="00535848" w:rsidRPr="00CB0691" w:rsidDel="002530D8">
          <w:rPr>
            <w:rFonts w:ascii="Garamond" w:hAnsi="Garamond"/>
          </w:rPr>
          <w:fldChar w:fldCharType="separate"/>
        </w:r>
        <w:r w:rsidR="00535848" w:rsidRPr="00CB0691" w:rsidDel="002530D8">
          <w:rPr>
            <w:rFonts w:ascii="Garamond" w:hAnsi="Garamond"/>
            <w:noProof/>
          </w:rPr>
          <w:delText>(Rowe and Houle 1996)</w:delText>
        </w:r>
        <w:r w:rsidR="00535848" w:rsidRPr="00CB0691" w:rsidDel="002530D8">
          <w:rPr>
            <w:rFonts w:ascii="Garamond" w:hAnsi="Garamond"/>
          </w:rPr>
          <w:fldChar w:fldCharType="end"/>
        </w:r>
        <w:r w:rsidR="00535848" w:rsidDel="002530D8">
          <w:rPr>
            <w:rFonts w:ascii="Garamond" w:hAnsi="Garamond"/>
          </w:rPr>
          <w:delText>, and</w:delText>
        </w:r>
      </w:del>
      <w:ins w:id="1719" w:author="Michael Jennions" w:date="2020-07-20T21:43:00Z">
        <w:r w:rsidR="002530D8">
          <w:rPr>
            <w:rFonts w:ascii="Garamond" w:hAnsi="Garamond"/>
          </w:rPr>
          <w:t>which</w:t>
        </w:r>
      </w:ins>
      <w:r w:rsidR="00535848">
        <w:rPr>
          <w:rFonts w:ascii="Garamond" w:hAnsi="Garamond"/>
        </w:rPr>
        <w:t xml:space="preserve"> </w:t>
      </w:r>
      <w:r>
        <w:rPr>
          <w:rFonts w:ascii="Garamond" w:hAnsi="Garamond"/>
        </w:rPr>
        <w:t xml:space="preserve">is </w:t>
      </w:r>
      <w:ins w:id="1720" w:author="Michael Jennions" w:date="2020-07-20T21:43:00Z">
        <w:r w:rsidR="002530D8">
          <w:rPr>
            <w:rFonts w:ascii="Garamond" w:hAnsi="Garamond"/>
          </w:rPr>
          <w:t xml:space="preserve">often </w:t>
        </w:r>
      </w:ins>
      <w:r>
        <w:rPr>
          <w:rFonts w:ascii="Garamond" w:hAnsi="Garamond"/>
        </w:rPr>
        <w:t xml:space="preserve">strongly correlated with </w:t>
      </w:r>
      <w:ins w:id="1721" w:author="Michael Jennions" w:date="2020-07-20T21:53:00Z">
        <w:r w:rsidR="007C3875">
          <w:rPr>
            <w:rFonts w:ascii="Garamond" w:hAnsi="Garamond"/>
          </w:rPr>
          <w:t xml:space="preserve">indicators of </w:t>
        </w:r>
      </w:ins>
      <w:r>
        <w:rPr>
          <w:rFonts w:ascii="Garamond" w:hAnsi="Garamond"/>
        </w:rPr>
        <w:t>the strength of sexual selection (</w:t>
      </w:r>
      <w:commentRangeStart w:id="1722"/>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1722"/>
      <w:r w:rsidR="009E5013">
        <w:rPr>
          <w:rStyle w:val="CommentReference"/>
        </w:rPr>
        <w:commentReference w:id="1722"/>
      </w:r>
      <w:r>
        <w:rPr>
          <w:rFonts w:ascii="Garamond" w:hAnsi="Garamond"/>
        </w:rPr>
        <w:t xml:space="preserve">. We </w:t>
      </w:r>
      <w:del w:id="1723" w:author="Michael Jennions" w:date="2020-07-20T21:44:00Z">
        <w:r w:rsidDel="009E5013">
          <w:rPr>
            <w:rFonts w:ascii="Garamond" w:hAnsi="Garamond"/>
          </w:rPr>
          <w:delText xml:space="preserve">created </w:delText>
        </w:r>
      </w:del>
      <w:ins w:id="1724" w:author="Michael Jennions" w:date="2020-07-20T21:44:00Z">
        <w:r w:rsidR="009E5013">
          <w:rPr>
            <w:rFonts w:ascii="Garamond" w:hAnsi="Garamond"/>
          </w:rPr>
          <w:t xml:space="preserve">calculated </w:t>
        </w:r>
      </w:ins>
      <w:del w:id="1725" w:author="Michael Jennions" w:date="2020-07-20T21:44:00Z">
        <w:r w:rsidDel="009E5013">
          <w:rPr>
            <w:rFonts w:ascii="Garamond" w:hAnsi="Garamond"/>
          </w:rPr>
          <w:delText xml:space="preserve">an </w:delText>
        </w:r>
      </w:del>
      <w:r>
        <w:rPr>
          <w:rFonts w:ascii="Garamond" w:hAnsi="Garamond"/>
        </w:rPr>
        <w:t xml:space="preserve">SSD </w:t>
      </w:r>
      <w:del w:id="1726" w:author="Michael Jennions" w:date="2020-07-20T21:44:00Z">
        <w:r w:rsidDel="009E5013">
          <w:rPr>
            <w:rFonts w:ascii="Garamond" w:hAnsi="Garamond"/>
          </w:rPr>
          <w:delText>index by taking</w:delText>
        </w:r>
      </w:del>
      <w:ins w:id="1727" w:author="Michael Jennions" w:date="2020-07-20T21:44:00Z">
        <w:r w:rsidR="009E5013">
          <w:rPr>
            <w:rFonts w:ascii="Garamond" w:hAnsi="Garamond"/>
          </w:rPr>
          <w:t>as</w:t>
        </w:r>
      </w:ins>
      <w:r>
        <w:rPr>
          <w:rFonts w:ascii="Garamond" w:hAnsi="Garamond"/>
        </w:rPr>
        <w:t xml:space="preserve"> the ratio of male </w:t>
      </w:r>
      <w:del w:id="1728" w:author="Michael Jennions" w:date="2020-07-20T21:44:00Z">
        <w:r w:rsidDel="009E5013">
          <w:rPr>
            <w:rFonts w:ascii="Garamond" w:hAnsi="Garamond"/>
          </w:rPr>
          <w:delText xml:space="preserve">and </w:delText>
        </w:r>
      </w:del>
      <w:ins w:id="1729" w:author="Michael Jennions" w:date="2020-07-20T21:44:00Z">
        <w:r w:rsidR="009E5013">
          <w:rPr>
            <w:rFonts w:ascii="Garamond" w:hAnsi="Garamond"/>
          </w:rPr>
          <w:t xml:space="preserve">to </w:t>
        </w:r>
      </w:ins>
      <w:r>
        <w:rPr>
          <w:rFonts w:ascii="Garamond" w:hAnsi="Garamond"/>
        </w:rPr>
        <w:t xml:space="preserve">female mean body </w:t>
      </w:r>
      <w:del w:id="1730" w:author="Michael Jennions" w:date="2020-07-20T21:44:00Z">
        <w:r w:rsidDel="009E5013">
          <w:rPr>
            <w:rFonts w:ascii="Garamond" w:hAnsi="Garamond"/>
          </w:rPr>
          <w:delText>size</w:delText>
        </w:r>
      </w:del>
      <w:ins w:id="1731" w:author="Michael Jennions" w:date="2020-07-20T21:44:00Z">
        <w:r w:rsidR="009E5013">
          <w:rPr>
            <w:rFonts w:ascii="Garamond" w:hAnsi="Garamond"/>
          </w:rPr>
          <w:t>length</w:t>
        </w:r>
      </w:ins>
      <w:r>
        <w:rPr>
          <w:rFonts w:ascii="Garamond" w:hAnsi="Garamond"/>
        </w:rPr>
        <w:t xml:space="preserve">, mass or </w:t>
      </w:r>
      <w:ins w:id="1732" w:author="Michael Jennions" w:date="2020-07-20T21:44:00Z">
        <w:r w:rsidR="009E5013">
          <w:rPr>
            <w:rFonts w:ascii="Garamond" w:hAnsi="Garamond"/>
          </w:rPr>
          <w:t xml:space="preserve">the size of </w:t>
        </w:r>
      </w:ins>
      <w:r>
        <w:rPr>
          <w:rFonts w:ascii="Garamond" w:hAnsi="Garamond"/>
        </w:rPr>
        <w:t xml:space="preserve">another </w:t>
      </w:r>
      <w:del w:id="1733" w:author="Michael Jennions" w:date="2020-07-20T21:44:00Z">
        <w:r w:rsidDel="009E5013">
          <w:rPr>
            <w:rFonts w:ascii="Garamond" w:hAnsi="Garamond"/>
          </w:rPr>
          <w:delText>sexually dimorphic</w:delText>
        </w:r>
      </w:del>
      <w:ins w:id="1734" w:author="Michael Jennions" w:date="2020-07-20T21:44:00Z">
        <w:r w:rsidR="009E5013">
          <w:rPr>
            <w:rFonts w:ascii="Garamond" w:hAnsi="Garamond"/>
          </w:rPr>
          <w:t>focal</w:t>
        </w:r>
      </w:ins>
      <w:r>
        <w:rPr>
          <w:rFonts w:ascii="Garamond" w:hAnsi="Garamond"/>
        </w:rPr>
        <w:t xml:space="preserve"> trait (e.g. wing length)</w:t>
      </w:r>
      <w:ins w:id="1735" w:author="Michael Jennions" w:date="2020-07-28T11:21:00Z">
        <w:r w:rsidR="00183782">
          <w:rPr>
            <w:rFonts w:ascii="Garamond" w:hAnsi="Garamond"/>
          </w:rPr>
          <w:t>. We</w:t>
        </w:r>
      </w:ins>
      <w:del w:id="1736" w:author="Michael Jennions" w:date="2020-07-28T11:21:00Z">
        <w:r w:rsidDel="00183782">
          <w:rPr>
            <w:rFonts w:ascii="Garamond" w:hAnsi="Garamond"/>
          </w:rPr>
          <w:delText>, and</w:delText>
        </w:r>
      </w:del>
      <w:r>
        <w:rPr>
          <w:rFonts w:ascii="Garamond" w:hAnsi="Garamond"/>
        </w:rPr>
        <w:t xml:space="preserve"> </w:t>
      </w:r>
      <w:ins w:id="1737" w:author="Michael Jennions" w:date="2020-07-20T21:49:00Z">
        <w:r w:rsidR="007C3875">
          <w:rPr>
            <w:rFonts w:ascii="Garamond" w:hAnsi="Garamond"/>
          </w:rPr>
          <w:t xml:space="preserve">then </w:t>
        </w:r>
      </w:ins>
      <w:r>
        <w:rPr>
          <w:rFonts w:ascii="Garamond" w:hAnsi="Garamond"/>
        </w:rPr>
        <w:t xml:space="preserve">used the following </w:t>
      </w:r>
      <w:del w:id="1738" w:author="Michael Jennions" w:date="2020-07-20T21:49:00Z">
        <w:r w:rsidDel="007C3875">
          <w:rPr>
            <w:rFonts w:ascii="Garamond" w:hAnsi="Garamond"/>
          </w:rPr>
          <w:delText xml:space="preserve">calculation </w:delText>
        </w:r>
      </w:del>
      <w:ins w:id="1739" w:author="Michael Jennions" w:date="2020-07-20T21:49:00Z">
        <w:r w:rsidR="007C3875">
          <w:rPr>
            <w:rFonts w:ascii="Garamond" w:hAnsi="Garamond"/>
          </w:rPr>
          <w:t xml:space="preserve">index of SSD </w:t>
        </w:r>
      </w:ins>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1740"/>
    </w:p>
    <w:p w14:paraId="2390EE52" w14:textId="44AA403B"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r>
            <w:del w:id="1741" w:author="Michael Jennions" w:date="2020-08-03T20:21:00Z">
              <w:rPr>
                <w:rFonts w:ascii="Cambria Math" w:hAnsi="Cambria Math"/>
                <w:sz w:val="20"/>
                <w:szCs w:val="20"/>
              </w:rPr>
              <m:t xml:space="preserve"> 1-</m:t>
            </w:del>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ins w:id="1742" w:author="Michael Jennions" w:date="2020-08-03T20:21:00Z">
              <w:rPr>
                <w:rFonts w:ascii="Cambria Math" w:hAnsi="Cambria Math"/>
                <w:sz w:val="20"/>
                <w:szCs w:val="20"/>
              </w:rPr>
              <m:t xml:space="preserve">-1 </m:t>
            </w:ins>
          </m:r>
        </m:oMath>
      </m:oMathPara>
    </w:p>
    <w:p w14:paraId="0A138DB8" w14:textId="6CB4F45C" w:rsidR="005C69F2" w:rsidRDefault="006C2D94" w:rsidP="005C69F2">
      <w:pPr>
        <w:contextualSpacing/>
        <w:rPr>
          <w:ins w:id="1743" w:author="Michael Jennions" w:date="2020-07-20T21:45:00Z"/>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del w:id="1744" w:author="Michael Jennions" w:date="2020-07-20T21:45:00Z">
        <w:r w:rsidRPr="006C2D94" w:rsidDel="004B289D">
          <w:rPr>
            <w:rFonts w:ascii="Garamond" w:hAnsi="Garamond"/>
            <w:i/>
            <w:sz w:val="20"/>
          </w:rPr>
          <w:delText>7</w:delText>
        </w:r>
      </w:del>
      <w:ins w:id="1745" w:author="Michael Jennions" w:date="2020-07-20T21:45:00Z">
        <w:r w:rsidR="004B289D">
          <w:rPr>
            <w:rFonts w:ascii="Garamond" w:hAnsi="Garamond"/>
            <w:i/>
            <w:sz w:val="20"/>
          </w:rPr>
          <w:t>8</w:t>
        </w:r>
      </w:ins>
      <w:commentRangeEnd w:id="1740"/>
      <w:ins w:id="1746" w:author="Michael Jennions" w:date="2020-08-03T20:18:00Z">
        <w:r w:rsidR="007A2420">
          <w:rPr>
            <w:rStyle w:val="CommentReference"/>
          </w:rPr>
          <w:commentReference w:id="1740"/>
        </w:r>
      </w:ins>
    </w:p>
    <w:p w14:paraId="750F6E85" w14:textId="77777777" w:rsidR="004B289D" w:rsidRPr="006C2D94" w:rsidRDefault="004B289D" w:rsidP="005C69F2">
      <w:pPr>
        <w:contextualSpacing/>
        <w:rPr>
          <w:rFonts w:ascii="Garamond" w:hAnsi="Garamond"/>
          <w:i/>
        </w:rPr>
      </w:pPr>
    </w:p>
    <w:p w14:paraId="7F1C5768" w14:textId="39704F8F" w:rsidR="00183782" w:rsidRDefault="003D15CA" w:rsidP="005C69F2">
      <w:pPr>
        <w:contextualSpacing/>
        <w:rPr>
          <w:ins w:id="1747" w:author="Michael Jennions" w:date="2020-07-28T11:21:00Z"/>
          <w:rFonts w:ascii="Garamond" w:hAnsi="Garamond"/>
        </w:rPr>
      </w:pPr>
      <w:r>
        <w:rPr>
          <w:rFonts w:ascii="Garamond" w:hAnsi="Garamond"/>
        </w:rPr>
        <w:t xml:space="preserve">Using </w:t>
      </w:r>
      <w:del w:id="1748" w:author="Michael Jennions" w:date="2020-07-20T21:49:00Z">
        <w:r w:rsidDel="007C3875">
          <w:rPr>
            <w:rFonts w:ascii="Garamond" w:hAnsi="Garamond"/>
          </w:rPr>
          <w:delText>a ratio for</w:delText>
        </w:r>
      </w:del>
      <w:ins w:id="1749" w:author="Michael Jennions" w:date="2020-07-20T21:49:00Z">
        <w:r w:rsidR="007C3875">
          <w:rPr>
            <w:rFonts w:ascii="Garamond" w:hAnsi="Garamond"/>
          </w:rPr>
          <w:t>the</w:t>
        </w:r>
      </w:ins>
      <w:r>
        <w:rPr>
          <w:rFonts w:ascii="Garamond" w:hAnsi="Garamond"/>
        </w:rPr>
        <w:t xml:space="preserve"> SSD </w:t>
      </w:r>
      <w:ins w:id="1750" w:author="Michael Jennions" w:date="2020-07-20T21:49:00Z">
        <w:r w:rsidR="007C3875">
          <w:rPr>
            <w:rFonts w:ascii="Garamond" w:hAnsi="Garamond"/>
          </w:rPr>
          <w:t xml:space="preserve">index </w:t>
        </w:r>
      </w:ins>
      <w:del w:id="1751" w:author="Michael Jennions" w:date="2020-07-20T21:50:00Z">
        <w:r w:rsidDel="007C3875">
          <w:rPr>
            <w:rFonts w:ascii="Garamond" w:hAnsi="Garamond"/>
          </w:rPr>
          <w:delText xml:space="preserve">instead </w:delText>
        </w:r>
      </w:del>
      <w:ins w:id="1752" w:author="Michael Jennions" w:date="2020-07-20T21:50:00Z">
        <w:r w:rsidR="007C3875">
          <w:rPr>
            <w:rFonts w:ascii="Garamond" w:hAnsi="Garamond"/>
          </w:rPr>
          <w:t xml:space="preserve">rather than the sex difference </w:t>
        </w:r>
      </w:ins>
      <w:del w:id="1753" w:author="Michael Jennions" w:date="2020-07-20T21:50:00Z">
        <w:r w:rsidDel="007C3875">
          <w:rPr>
            <w:rFonts w:ascii="Garamond" w:hAnsi="Garamond"/>
          </w:rPr>
          <w:delText xml:space="preserve">of </w:delText>
        </w:r>
      </w:del>
      <w:ins w:id="1754" w:author="Michael Jennions" w:date="2020-07-20T21:50:00Z">
        <w:r w:rsidR="007C3875">
          <w:rPr>
            <w:rFonts w:ascii="Garamond" w:hAnsi="Garamond"/>
          </w:rPr>
          <w:t xml:space="preserve">in </w:t>
        </w:r>
      </w:ins>
      <w:r>
        <w:rPr>
          <w:rFonts w:ascii="Garamond" w:hAnsi="Garamond"/>
        </w:rPr>
        <w:t xml:space="preserve">raw means </w:t>
      </w:r>
      <w:del w:id="1755" w:author="Michael Jennions" w:date="2020-07-20T21:50:00Z">
        <w:r w:rsidDel="007C3875">
          <w:rPr>
            <w:rFonts w:ascii="Garamond" w:hAnsi="Garamond"/>
          </w:rPr>
          <w:delText xml:space="preserve">for male and females </w:delText>
        </w:r>
      </w:del>
      <w:r>
        <w:rPr>
          <w:rFonts w:ascii="Garamond" w:hAnsi="Garamond"/>
        </w:rPr>
        <w:t>allow</w:t>
      </w:r>
      <w:del w:id="1756" w:author="Michael Jennions" w:date="2020-07-20T21:55:00Z">
        <w:r w:rsidDel="005273B4">
          <w:rPr>
            <w:rFonts w:ascii="Garamond" w:hAnsi="Garamond"/>
          </w:rPr>
          <w:delText>ed</w:delText>
        </w:r>
      </w:del>
      <w:ins w:id="1757" w:author="Michael Jennions" w:date="2020-07-20T21:55:00Z">
        <w:r w:rsidR="005273B4">
          <w:rPr>
            <w:rFonts w:ascii="Garamond" w:hAnsi="Garamond"/>
          </w:rPr>
          <w:t>s</w:t>
        </w:r>
      </w:ins>
      <w:r>
        <w:rPr>
          <w:rFonts w:ascii="Garamond" w:hAnsi="Garamond"/>
        </w:rPr>
        <w:t xml:space="preserve"> </w:t>
      </w:r>
      <w:del w:id="1758" w:author="Michael Jennions" w:date="2020-07-20T21:50:00Z">
        <w:r w:rsidDel="007C3875">
          <w:rPr>
            <w:rFonts w:ascii="Garamond" w:hAnsi="Garamond"/>
          </w:rPr>
          <w:delText>us to</w:delText>
        </w:r>
      </w:del>
      <w:ins w:id="1759" w:author="Michael Jennions" w:date="2020-07-20T21:50:00Z">
        <w:r w:rsidR="007C3875">
          <w:rPr>
            <w:rFonts w:ascii="Garamond" w:hAnsi="Garamond"/>
          </w:rPr>
          <w:t>for</w:t>
        </w:r>
      </w:ins>
      <w:r w:rsidR="003D384E">
        <w:rPr>
          <w:rFonts w:ascii="Garamond" w:hAnsi="Garamond"/>
        </w:rPr>
        <w:t>:</w:t>
      </w:r>
      <w:r>
        <w:rPr>
          <w:rFonts w:ascii="Garamond" w:hAnsi="Garamond"/>
        </w:rPr>
        <w:t xml:space="preserve"> </w:t>
      </w:r>
      <w:r w:rsidR="00A91023">
        <w:rPr>
          <w:rFonts w:ascii="Garamond" w:hAnsi="Garamond"/>
        </w:rPr>
        <w:t xml:space="preserve">1) </w:t>
      </w:r>
      <w:del w:id="1760" w:author="Michael Jennions" w:date="2020-07-20T21:50:00Z">
        <w:r w:rsidDel="007C3875">
          <w:rPr>
            <w:rFonts w:ascii="Garamond" w:hAnsi="Garamond"/>
          </w:rPr>
          <w:delText xml:space="preserve">have </w:delText>
        </w:r>
      </w:del>
      <w:r>
        <w:rPr>
          <w:rFonts w:ascii="Garamond" w:hAnsi="Garamond"/>
        </w:rPr>
        <w:t xml:space="preserve">a single continuous moderator </w:t>
      </w:r>
      <w:del w:id="1761" w:author="Michael Jennions" w:date="2020-07-20T21:50:00Z">
        <w:r w:rsidDel="007C3875">
          <w:rPr>
            <w:rFonts w:ascii="Garamond" w:hAnsi="Garamond"/>
          </w:rPr>
          <w:delText xml:space="preserve">for sexual selection </w:delText>
        </w:r>
      </w:del>
      <w:r>
        <w:rPr>
          <w:rFonts w:ascii="Garamond" w:hAnsi="Garamond"/>
        </w:rPr>
        <w:t xml:space="preserve">that </w:t>
      </w:r>
      <w:ins w:id="1762" w:author="Michael Jennions" w:date="2020-07-20T21:51:00Z">
        <w:r w:rsidR="007C3875">
          <w:rPr>
            <w:rFonts w:ascii="Garamond" w:hAnsi="Garamond"/>
          </w:rPr>
          <w:t xml:space="preserve">is zero </w:t>
        </w:r>
      </w:ins>
      <w:del w:id="1763" w:author="Michael Jennions" w:date="2020-07-20T21:51:00Z">
        <w:r w:rsidDel="007C3875">
          <w:rPr>
            <w:rFonts w:ascii="Garamond" w:hAnsi="Garamond"/>
          </w:rPr>
          <w:delText xml:space="preserve">tells us </w:delText>
        </w:r>
      </w:del>
      <w:r>
        <w:rPr>
          <w:rFonts w:ascii="Garamond" w:hAnsi="Garamond"/>
        </w:rPr>
        <w:t xml:space="preserve">when the sexes are </w:t>
      </w:r>
      <w:del w:id="1764" w:author="Michael Jennions" w:date="2020-07-20T21:50:00Z">
        <w:r w:rsidDel="007C3875">
          <w:rPr>
            <w:rFonts w:ascii="Garamond" w:hAnsi="Garamond"/>
          </w:rPr>
          <w:delText>equal in</w:delText>
        </w:r>
      </w:del>
      <w:ins w:id="1765" w:author="Michael Jennions" w:date="2020-07-20T21:50:00Z">
        <w:r w:rsidR="007C3875">
          <w:rPr>
            <w:rFonts w:ascii="Garamond" w:hAnsi="Garamond"/>
          </w:rPr>
          <w:t>the same</w:t>
        </w:r>
      </w:ins>
      <w:r>
        <w:rPr>
          <w:rFonts w:ascii="Garamond" w:hAnsi="Garamond"/>
        </w:rPr>
        <w:t xml:space="preserve"> size</w:t>
      </w:r>
      <w:del w:id="1766" w:author="Michael Jennions" w:date="2020-07-20T21:51:00Z">
        <w:r w:rsidDel="007C3875">
          <w:rPr>
            <w:rFonts w:ascii="Garamond" w:hAnsi="Garamond"/>
          </w:rPr>
          <w:delText xml:space="preserve"> (0)</w:delText>
        </w:r>
      </w:del>
      <w:r>
        <w:rPr>
          <w:rFonts w:ascii="Garamond" w:hAnsi="Garamond"/>
        </w:rPr>
        <w:t xml:space="preserve">, </w:t>
      </w:r>
      <w:ins w:id="1767" w:author="Michael Jennions" w:date="2020-07-20T21:51:00Z">
        <w:r w:rsidR="007C3875">
          <w:rPr>
            <w:rFonts w:ascii="Garamond" w:hAnsi="Garamond"/>
          </w:rPr>
          <w:t xml:space="preserve">and positive </w:t>
        </w:r>
      </w:ins>
      <w:r>
        <w:rPr>
          <w:rFonts w:ascii="Garamond" w:hAnsi="Garamond"/>
        </w:rPr>
        <w:t>when males are larger than females</w:t>
      </w:r>
      <w:ins w:id="1768" w:author="Michael Jennions" w:date="2020-07-20T21:51:00Z">
        <w:r w:rsidR="007C3875">
          <w:rPr>
            <w:rFonts w:ascii="Garamond" w:hAnsi="Garamond"/>
          </w:rPr>
          <w:t>;</w:t>
        </w:r>
      </w:ins>
      <w:del w:id="1769" w:author="Michael Jennions" w:date="2020-07-20T21:51:00Z">
        <w:r w:rsidDel="007C3875">
          <w:rPr>
            <w:rFonts w:ascii="Garamond" w:hAnsi="Garamond"/>
          </w:rPr>
          <w:delText xml:space="preserve"> (positive values), and when females are larger than males (negative values)</w:delText>
        </w:r>
        <w:r w:rsidR="00A91023" w:rsidDel="007C3875">
          <w:rPr>
            <w:rFonts w:ascii="Garamond" w:hAnsi="Garamond"/>
          </w:rPr>
          <w:delText>,</w:delText>
        </w:r>
      </w:del>
      <w:r w:rsidR="00A91023">
        <w:rPr>
          <w:rFonts w:ascii="Garamond" w:hAnsi="Garamond"/>
        </w:rPr>
        <w:t xml:space="preserve"> and 2) </w:t>
      </w:r>
      <w:del w:id="1770" w:author="Michael Jennions" w:date="2020-07-20T21:51:00Z">
        <w:r w:rsidR="00A91023" w:rsidDel="007C3875">
          <w:rPr>
            <w:rFonts w:ascii="Garamond" w:hAnsi="Garamond"/>
          </w:rPr>
          <w:delText xml:space="preserve">to </w:delText>
        </w:r>
      </w:del>
      <w:r w:rsidR="00A91023">
        <w:rPr>
          <w:rFonts w:ascii="Garamond" w:hAnsi="Garamond"/>
        </w:rPr>
        <w:t>compar</w:t>
      </w:r>
      <w:ins w:id="1771" w:author="Michael Jennions" w:date="2020-07-20T21:51:00Z">
        <w:r w:rsidR="007C3875">
          <w:rPr>
            <w:rFonts w:ascii="Garamond" w:hAnsi="Garamond"/>
          </w:rPr>
          <w:t>ison of</w:t>
        </w:r>
      </w:ins>
      <w:del w:id="1772" w:author="Michael Jennions" w:date="2020-07-20T21:51:00Z">
        <w:r w:rsidR="00A91023" w:rsidDel="007C3875">
          <w:rPr>
            <w:rFonts w:ascii="Garamond" w:hAnsi="Garamond"/>
          </w:rPr>
          <w:delText>e</w:delText>
        </w:r>
      </w:del>
      <w:r w:rsidR="00A91023">
        <w:rPr>
          <w:rFonts w:ascii="Garamond" w:hAnsi="Garamond"/>
        </w:rPr>
        <w:t xml:space="preserve"> SSD across a </w:t>
      </w:r>
      <w:ins w:id="1773" w:author="Michael Jennions" w:date="2020-07-20T21:55:00Z">
        <w:r w:rsidR="005273B4">
          <w:rPr>
            <w:rFonts w:ascii="Garamond" w:hAnsi="Garamond"/>
          </w:rPr>
          <w:t>wide</w:t>
        </w:r>
      </w:ins>
      <w:ins w:id="1774" w:author="Michael Jennions" w:date="2020-07-20T21:52:00Z">
        <w:r w:rsidR="007C3875">
          <w:rPr>
            <w:rFonts w:ascii="Garamond" w:hAnsi="Garamond"/>
          </w:rPr>
          <w:t xml:space="preserve"> </w:t>
        </w:r>
      </w:ins>
      <w:r w:rsidR="00A91023">
        <w:rPr>
          <w:rFonts w:ascii="Garamond" w:hAnsi="Garamond"/>
        </w:rPr>
        <w:t xml:space="preserve">range of </w:t>
      </w:r>
      <w:ins w:id="1775" w:author="Michael Jennions" w:date="2020-07-20T21:52:00Z">
        <w:r w:rsidR="007C3875">
          <w:rPr>
            <w:rFonts w:ascii="Garamond" w:hAnsi="Garamond"/>
          </w:rPr>
          <w:t xml:space="preserve">absolute </w:t>
        </w:r>
      </w:ins>
      <w:del w:id="1776" w:author="Michael Jennions" w:date="2020-07-20T21:52:00Z">
        <w:r w:rsidR="00B13201" w:rsidDel="007C3875">
          <w:rPr>
            <w:rFonts w:ascii="Garamond" w:hAnsi="Garamond"/>
          </w:rPr>
          <w:delText xml:space="preserve">body </w:delText>
        </w:r>
      </w:del>
      <w:r w:rsidR="003D384E">
        <w:rPr>
          <w:rFonts w:ascii="Garamond" w:hAnsi="Garamond"/>
        </w:rPr>
        <w:t>size measure</w:t>
      </w:r>
      <w:r w:rsidR="00313BAD">
        <w:rPr>
          <w:rFonts w:ascii="Garamond" w:hAnsi="Garamond"/>
        </w:rPr>
        <w:t>s</w:t>
      </w:r>
      <w:del w:id="1777" w:author="Michael Jennions" w:date="2020-07-20T21:52:00Z">
        <w:r w:rsidR="003D384E" w:rsidDel="007C3875">
          <w:rPr>
            <w:rFonts w:ascii="Garamond" w:hAnsi="Garamond"/>
          </w:rPr>
          <w:delText xml:space="preserve"> </w:delText>
        </w:r>
        <w:r w:rsidR="00A91023" w:rsidDel="007C3875">
          <w:rPr>
            <w:rFonts w:ascii="Garamond" w:hAnsi="Garamond"/>
          </w:rPr>
          <w:delText>and scales</w:delText>
        </w:r>
      </w:del>
      <w:r w:rsidR="00A91023">
        <w:rPr>
          <w:rFonts w:ascii="Garamond" w:hAnsi="Garamond"/>
        </w:rPr>
        <w:t>.</w:t>
      </w:r>
      <w:ins w:id="1778" w:author="Michael Jennions" w:date="2020-07-20T21:59:00Z">
        <w:r w:rsidR="0096400F">
          <w:rPr>
            <w:rFonts w:ascii="Garamond" w:hAnsi="Garamond"/>
          </w:rPr>
          <w:t xml:space="preserve"> </w:t>
        </w:r>
      </w:ins>
      <w:ins w:id="1779" w:author="Michael Jennions" w:date="2020-07-28T11:21:00Z">
        <w:r w:rsidR="00183782">
          <w:rPr>
            <w:rFonts w:ascii="Garamond" w:hAnsi="Garamond"/>
          </w:rPr>
          <w:t>Larger values of the SSD index are interpreted as</w:t>
        </w:r>
      </w:ins>
      <w:ins w:id="1780" w:author="Michael Jennions" w:date="2020-07-28T11:42:00Z">
        <w:r w:rsidR="00183782">
          <w:rPr>
            <w:rFonts w:ascii="Garamond" w:hAnsi="Garamond"/>
          </w:rPr>
          <w:t xml:space="preserve"> species in which there is </w:t>
        </w:r>
      </w:ins>
      <w:ins w:id="1781" w:author="Michael Jennions" w:date="2020-08-03T20:21:00Z">
        <w:r w:rsidR="00DF76A9">
          <w:rPr>
            <w:rFonts w:ascii="Garamond" w:hAnsi="Garamond"/>
          </w:rPr>
          <w:t>increasing</w:t>
        </w:r>
      </w:ins>
      <w:ins w:id="1782" w:author="Michael Jennions" w:date="2020-08-03T20:22:00Z">
        <w:r w:rsidR="00DF76A9">
          <w:rPr>
            <w:rFonts w:ascii="Garamond" w:hAnsi="Garamond"/>
          </w:rPr>
          <w:t>ly</w:t>
        </w:r>
      </w:ins>
      <w:ins w:id="1783" w:author="Michael Jennions" w:date="2020-08-03T20:21:00Z">
        <w:r w:rsidR="00DF76A9">
          <w:rPr>
            <w:rFonts w:ascii="Garamond" w:hAnsi="Garamond"/>
          </w:rPr>
          <w:t xml:space="preserve"> </w:t>
        </w:r>
      </w:ins>
      <w:ins w:id="1784" w:author="Michael Jennions" w:date="2020-07-28T11:42:00Z">
        <w:r w:rsidR="00183782">
          <w:rPr>
            <w:rFonts w:ascii="Garamond" w:hAnsi="Garamond"/>
          </w:rPr>
          <w:t>stronger sexual selection</w:t>
        </w:r>
      </w:ins>
      <w:ins w:id="1785" w:author="Michael Jennions" w:date="2020-08-03T20:22:00Z">
        <w:r w:rsidR="00DF76A9">
          <w:rPr>
            <w:rFonts w:ascii="Garamond" w:hAnsi="Garamond"/>
          </w:rPr>
          <w:t xml:space="preserve"> on males</w:t>
        </w:r>
      </w:ins>
      <w:ins w:id="1786" w:author="Michael Jennions" w:date="2020-07-28T11:42:00Z">
        <w:r w:rsidR="00183782">
          <w:rPr>
            <w:rFonts w:ascii="Garamond" w:hAnsi="Garamond"/>
          </w:rPr>
          <w:t>.</w:t>
        </w:r>
      </w:ins>
      <w:ins w:id="1787" w:author="Michael Jennions" w:date="2020-07-28T11:21:00Z">
        <w:r w:rsidR="00183782">
          <w:rPr>
            <w:rFonts w:ascii="Garamond" w:hAnsi="Garamond"/>
          </w:rPr>
          <w:t xml:space="preserve"> </w:t>
        </w:r>
      </w:ins>
    </w:p>
    <w:p w14:paraId="33C440BD" w14:textId="77777777" w:rsidR="00183782" w:rsidRDefault="00183782" w:rsidP="005C69F2">
      <w:pPr>
        <w:contextualSpacing/>
        <w:rPr>
          <w:ins w:id="1788" w:author="Michael Jennions" w:date="2020-07-28T11:21:00Z"/>
          <w:rFonts w:ascii="Garamond" w:hAnsi="Garamond"/>
        </w:rPr>
      </w:pPr>
    </w:p>
    <w:p w14:paraId="2B307BB9" w14:textId="688124A5" w:rsidR="005C69F2" w:rsidDel="00267554" w:rsidRDefault="0096400F">
      <w:pPr>
        <w:contextualSpacing/>
        <w:rPr>
          <w:del w:id="1789" w:author="Michael Jennions" w:date="2020-08-03T20:26:00Z"/>
          <w:rFonts w:ascii="Garamond" w:hAnsi="Garamond"/>
        </w:rPr>
      </w:pPr>
      <w:moveToRangeStart w:id="1790" w:author="Michael Jennions" w:date="2020-07-20T21:59:00Z" w:name="move46174778"/>
      <w:moveTo w:id="1791" w:author="Michael Jennions" w:date="2020-07-20T21:59:00Z">
        <w:r>
          <w:rPr>
            <w:rFonts w:ascii="Garamond" w:hAnsi="Garamond"/>
          </w:rPr>
          <w:t>Where body size measures for males and females</w:t>
        </w:r>
      </w:moveTo>
      <w:ins w:id="1792" w:author="Michael Jennions" w:date="2020-07-20T22:00:00Z">
        <w:r w:rsidR="008B58C1">
          <w:rPr>
            <w:rFonts w:ascii="Garamond" w:hAnsi="Garamond"/>
          </w:rPr>
          <w:t xml:space="preserve"> </w:t>
        </w:r>
      </w:ins>
      <w:moveTo w:id="1793" w:author="Michael Jennions" w:date="2020-07-20T21:59:00Z">
        <w:del w:id="1794" w:author="Michael Jennions" w:date="2020-07-20T22:00:00Z">
          <w:r w:rsidDel="008B58C1">
            <w:rPr>
              <w:rFonts w:ascii="Garamond" w:hAnsi="Garamond"/>
            </w:rPr>
            <w:delText xml:space="preserve">, mating system and parental care </w:delText>
          </w:r>
        </w:del>
        <w:r>
          <w:rPr>
            <w:rFonts w:ascii="Garamond" w:hAnsi="Garamond"/>
          </w:rPr>
          <w:t>were not reported in the research article</w:t>
        </w:r>
        <w:del w:id="1795" w:author="Michael Jennions" w:date="2020-07-20T22:00:00Z">
          <w:r w:rsidDel="008B58C1">
            <w:rPr>
              <w:rFonts w:ascii="Garamond" w:hAnsi="Garamond"/>
            </w:rPr>
            <w:delText xml:space="preserve"> itself</w:delText>
          </w:r>
        </w:del>
        <w:r>
          <w:rPr>
            <w:rFonts w:ascii="Garamond" w:hAnsi="Garamond"/>
          </w:rPr>
          <w:t xml:space="preserve">, we </w:t>
        </w:r>
        <w:del w:id="1796" w:author="Michael Jennions" w:date="2020-07-20T22:00:00Z">
          <w:r w:rsidDel="008B58C1">
            <w:rPr>
              <w:rFonts w:ascii="Garamond" w:hAnsi="Garamond"/>
            </w:rPr>
            <w:delText xml:space="preserve">obtained these data by </w:delText>
          </w:r>
        </w:del>
        <w:r>
          <w:rPr>
            <w:rFonts w:ascii="Garamond" w:hAnsi="Garamond"/>
          </w:rPr>
          <w:t>search</w:t>
        </w:r>
      </w:moveTo>
      <w:ins w:id="1797" w:author="Michael Jennions" w:date="2020-07-20T22:00:00Z">
        <w:r w:rsidR="008B58C1">
          <w:rPr>
            <w:rFonts w:ascii="Garamond" w:hAnsi="Garamond"/>
          </w:rPr>
          <w:t>ed</w:t>
        </w:r>
      </w:ins>
      <w:moveTo w:id="1798" w:author="Michael Jennions" w:date="2020-07-20T21:59:00Z">
        <w:del w:id="1799" w:author="Michael Jennions" w:date="2020-07-20T22:00:00Z">
          <w:r w:rsidDel="008B58C1">
            <w:rPr>
              <w:rFonts w:ascii="Garamond" w:hAnsi="Garamond"/>
            </w:rPr>
            <w:delText>ing</w:delText>
          </w:r>
        </w:del>
        <w:r>
          <w:rPr>
            <w:rFonts w:ascii="Garamond" w:hAnsi="Garamond"/>
          </w:rPr>
          <w:t xml:space="preserve"> </w:t>
        </w:r>
        <w:r w:rsidRPr="001F2292">
          <w:rPr>
            <w:rFonts w:ascii="Garamond" w:hAnsi="Garamond"/>
            <w:i/>
            <w:rPrChange w:id="1800" w:author="Michael Jennions" w:date="2020-08-03T20:22:00Z">
              <w:rPr>
                <w:rFonts w:ascii="Garamond" w:hAnsi="Garamond"/>
              </w:rPr>
            </w:rPrChange>
          </w:rPr>
          <w:t>Web of Science</w:t>
        </w:r>
        <w:r>
          <w:rPr>
            <w:rFonts w:ascii="Garamond" w:hAnsi="Garamond"/>
          </w:rPr>
          <w:t xml:space="preserve">, </w:t>
        </w:r>
        <w:r w:rsidRPr="001F2292">
          <w:rPr>
            <w:rFonts w:ascii="Garamond" w:hAnsi="Garamond"/>
            <w:i/>
            <w:rPrChange w:id="1801" w:author="Michael Jennions" w:date="2020-08-03T20:22:00Z">
              <w:rPr>
                <w:rFonts w:ascii="Garamond" w:hAnsi="Garamond"/>
              </w:rPr>
            </w:rPrChange>
          </w:rPr>
          <w:t>Scopus</w:t>
        </w:r>
        <w:r>
          <w:rPr>
            <w:rFonts w:ascii="Garamond" w:hAnsi="Garamond"/>
          </w:rPr>
          <w:t xml:space="preserve"> and </w:t>
        </w:r>
        <w:r w:rsidRPr="001F2292">
          <w:rPr>
            <w:rFonts w:ascii="Garamond" w:hAnsi="Garamond"/>
            <w:i/>
            <w:rPrChange w:id="1802" w:author="Michael Jennions" w:date="2020-08-03T20:22:00Z">
              <w:rPr>
                <w:rFonts w:ascii="Garamond" w:hAnsi="Garamond"/>
              </w:rPr>
            </w:rPrChange>
          </w:rPr>
          <w:t>Google Scholar</w:t>
        </w:r>
        <w:del w:id="1803" w:author="Michael Jennions" w:date="2020-08-03T20:22:00Z">
          <w:r w:rsidDel="001F2292">
            <w:rPr>
              <w:rFonts w:ascii="Garamond" w:hAnsi="Garamond"/>
            </w:rPr>
            <w:delText>. We</w:delText>
          </w:r>
        </w:del>
        <w:r>
          <w:rPr>
            <w:rFonts w:ascii="Garamond" w:hAnsi="Garamond"/>
          </w:rPr>
          <w:t xml:space="preserve"> us</w:t>
        </w:r>
      </w:moveTo>
      <w:ins w:id="1804" w:author="Michael Jennions" w:date="2020-08-03T20:22:00Z">
        <w:r w:rsidR="001F2292">
          <w:rPr>
            <w:rFonts w:ascii="Garamond" w:hAnsi="Garamond"/>
          </w:rPr>
          <w:t>ing</w:t>
        </w:r>
      </w:ins>
      <w:moveTo w:id="1805" w:author="Michael Jennions" w:date="2020-07-20T21:59:00Z">
        <w:del w:id="1806" w:author="Michael Jennions" w:date="2020-08-03T20:22:00Z">
          <w:r w:rsidDel="001F2292">
            <w:rPr>
              <w:rFonts w:ascii="Garamond" w:hAnsi="Garamond"/>
            </w:rPr>
            <w:delText>ed</w:delText>
          </w:r>
        </w:del>
        <w:r>
          <w:rPr>
            <w:rFonts w:ascii="Garamond" w:hAnsi="Garamond"/>
          </w:rPr>
          <w:t xml:space="preserve"> the search terms: “species name” AND male AND female AND body size OR length</w:t>
        </w:r>
      </w:moveTo>
      <w:ins w:id="1807" w:author="Michael Jennions" w:date="2020-07-20T22:02:00Z">
        <w:r w:rsidR="008B58C1">
          <w:rPr>
            <w:rFonts w:ascii="Garamond" w:hAnsi="Garamond"/>
          </w:rPr>
          <w:t>.</w:t>
        </w:r>
      </w:ins>
      <w:ins w:id="1808" w:author="Michael Jennions" w:date="2020-08-03T20:23:00Z">
        <w:r w:rsidR="001F2292">
          <w:rPr>
            <w:rFonts w:ascii="Garamond" w:hAnsi="Garamond"/>
          </w:rPr>
          <w:t xml:space="preserve"> </w:t>
        </w:r>
        <w:commentRangeStart w:id="1809"/>
        <w:r w:rsidR="001F2292">
          <w:rPr>
            <w:rFonts w:ascii="Garamond" w:hAnsi="Garamond"/>
          </w:rPr>
          <w:t>We then used data from located studies to calculate the SSD index.</w:t>
        </w:r>
      </w:ins>
      <w:moveTo w:id="1810" w:author="Michael Jennions" w:date="2020-07-20T21:59:00Z">
        <w:del w:id="1811" w:author="Michael Jennions" w:date="2020-07-20T22:02:00Z">
          <w:r w:rsidDel="008B58C1">
            <w:rPr>
              <w:rFonts w:ascii="Garamond" w:hAnsi="Garamond"/>
            </w:rPr>
            <w:delText xml:space="preserve"> (for body size measures), “species name” AND parental care OR mating system for parental care and mating system.</w:delText>
          </w:r>
        </w:del>
      </w:moveTo>
      <w:moveToRangeEnd w:id="1790"/>
      <w:ins w:id="1812" w:author="Michael Jennions" w:date="2020-07-20T22:03:00Z">
        <w:r w:rsidR="00B70F47">
          <w:rPr>
            <w:rFonts w:ascii="Garamond" w:hAnsi="Garamond"/>
          </w:rPr>
          <w:t xml:space="preserve"> </w:t>
        </w:r>
      </w:ins>
      <w:commentRangeEnd w:id="1809"/>
      <w:ins w:id="1813" w:author="Michael Jennions" w:date="2020-08-03T20:23:00Z">
        <w:r w:rsidR="001F2292">
          <w:rPr>
            <w:rStyle w:val="CommentReference"/>
          </w:rPr>
          <w:commentReference w:id="1809"/>
        </w:r>
      </w:ins>
      <w:commentRangeStart w:id="1814"/>
      <w:ins w:id="1815" w:author="Michael Jennions" w:date="2020-07-20T21:52:00Z">
        <w:r w:rsidR="007C3875">
          <w:rPr>
            <w:rFonts w:ascii="Garamond" w:hAnsi="Garamond"/>
          </w:rPr>
          <w:t>Second</w:t>
        </w:r>
      </w:ins>
      <w:del w:id="1816" w:author="Michael Jennions" w:date="2020-07-20T21:52:00Z">
        <w:r w:rsidR="00A91023" w:rsidDel="007C3875">
          <w:rPr>
            <w:rFonts w:ascii="Garamond" w:hAnsi="Garamond"/>
          </w:rPr>
          <w:delText xml:space="preserve"> </w:delText>
        </w:r>
        <w:r w:rsidR="005C69F2" w:rsidDel="007C3875">
          <w:rPr>
            <w:rFonts w:ascii="Garamond" w:hAnsi="Garamond"/>
          </w:rPr>
          <w:delText xml:space="preserve">Our </w:delText>
        </w:r>
      </w:del>
      <w:ins w:id="1817" w:author="Michael Jennions" w:date="2020-07-20T21:52:00Z">
        <w:r w:rsidR="007C3875">
          <w:rPr>
            <w:rFonts w:ascii="Garamond" w:hAnsi="Garamond"/>
          </w:rPr>
          <w:t>,</w:t>
        </w:r>
      </w:ins>
      <w:del w:id="1818" w:author="Michael Jennions" w:date="2020-07-20T21:52:00Z">
        <w:r w:rsidR="005C69F2" w:rsidDel="007C3875">
          <w:rPr>
            <w:rFonts w:ascii="Garamond" w:hAnsi="Garamond"/>
          </w:rPr>
          <w:delText>second</w:delText>
        </w:r>
      </w:del>
      <w:r w:rsidR="005C69F2">
        <w:rPr>
          <w:rFonts w:ascii="Garamond" w:hAnsi="Garamond"/>
        </w:rPr>
        <w:t xml:space="preserve"> </w:t>
      </w:r>
      <w:del w:id="1819" w:author="Michael Jennions" w:date="2020-07-20T21:55:00Z">
        <w:r w:rsidR="005C69F2" w:rsidDel="005273B4">
          <w:rPr>
            <w:rFonts w:ascii="Garamond" w:hAnsi="Garamond"/>
          </w:rPr>
          <w:delText>measure attempting to capture the strength of sexual selection was</w:delText>
        </w:r>
      </w:del>
      <w:ins w:id="1820" w:author="Michael Jennions" w:date="2020-07-20T21:55:00Z">
        <w:r w:rsidR="005273B4">
          <w:rPr>
            <w:rFonts w:ascii="Garamond" w:hAnsi="Garamond"/>
          </w:rPr>
          <w:t>we noted whether the</w:t>
        </w:r>
      </w:ins>
      <w:ins w:id="1821" w:author="Michael Jennions" w:date="2020-07-20T21:56:00Z">
        <w:r w:rsidR="005273B4">
          <w:rPr>
            <w:rFonts w:ascii="Garamond" w:hAnsi="Garamond"/>
          </w:rPr>
          <w:t xml:space="preserve"> </w:t>
        </w:r>
      </w:ins>
      <w:del w:id="1822" w:author="Michael Jennions" w:date="2020-07-20T21:56:00Z">
        <w:r w:rsidR="005C69F2" w:rsidDel="005273B4">
          <w:rPr>
            <w:rFonts w:ascii="Garamond" w:hAnsi="Garamond"/>
          </w:rPr>
          <w:delText xml:space="preserve"> the type of </w:delText>
        </w:r>
      </w:del>
      <w:r w:rsidR="005C69F2">
        <w:rPr>
          <w:rFonts w:ascii="Garamond" w:hAnsi="Garamond"/>
        </w:rPr>
        <w:t>mating system</w:t>
      </w:r>
      <w:ins w:id="1823" w:author="Michael Jennions" w:date="2020-07-20T21:56:00Z">
        <w:r w:rsidR="005273B4">
          <w:rPr>
            <w:rFonts w:ascii="Garamond" w:hAnsi="Garamond"/>
          </w:rPr>
          <w:t xml:space="preserve"> </w:t>
        </w:r>
      </w:ins>
      <w:ins w:id="1824" w:author="Michael Jennions" w:date="2020-07-20T21:57:00Z">
        <w:r w:rsidR="005273B4">
          <w:rPr>
            <w:rFonts w:ascii="Garamond" w:hAnsi="Garamond"/>
          </w:rPr>
          <w:t xml:space="preserve">of the species </w:t>
        </w:r>
      </w:ins>
      <w:ins w:id="1825" w:author="Michael Jennions" w:date="2020-07-20T22:04:00Z">
        <w:r w:rsidR="00227507">
          <w:rPr>
            <w:rFonts w:ascii="Garamond" w:hAnsi="Garamond"/>
          </w:rPr>
          <w:t xml:space="preserve">was characterised by </w:t>
        </w:r>
      </w:ins>
      <w:del w:id="1826" w:author="Michael Jennions" w:date="2020-07-20T22:04:00Z">
        <w:r w:rsidR="005C69F2" w:rsidDel="00227507">
          <w:rPr>
            <w:rFonts w:ascii="Garamond" w:hAnsi="Garamond"/>
          </w:rPr>
          <w:delText xml:space="preserve"> </w:delText>
        </w:r>
      </w:del>
      <w:del w:id="1827" w:author="Michael Jennions" w:date="2020-07-20T21:56:00Z">
        <w:r w:rsidR="005C69F2" w:rsidDel="005273B4">
          <w:rPr>
            <w:rFonts w:ascii="Garamond" w:hAnsi="Garamond"/>
          </w:rPr>
          <w:delText>(</w:delText>
        </w:r>
      </w:del>
      <w:r w:rsidR="005C69F2">
        <w:rPr>
          <w:rFonts w:ascii="Garamond" w:hAnsi="Garamond"/>
        </w:rPr>
        <w:t>‘</w:t>
      </w:r>
      <w:r w:rsidR="00AC64AC">
        <w:rPr>
          <w:rFonts w:ascii="Garamond" w:hAnsi="Garamond"/>
        </w:rPr>
        <w:t xml:space="preserve">multiple mating’ </w:t>
      </w:r>
      <w:del w:id="1828" w:author="Michael Jennions" w:date="2020-07-20T21:56:00Z">
        <w:r w:rsidR="00AC64AC" w:rsidDel="005273B4">
          <w:rPr>
            <w:rFonts w:ascii="Garamond" w:hAnsi="Garamond"/>
          </w:rPr>
          <w:delText xml:space="preserve">and </w:delText>
        </w:r>
      </w:del>
      <w:ins w:id="1829" w:author="Michael Jennions" w:date="2020-07-20T21:56:00Z">
        <w:r w:rsidR="005273B4">
          <w:rPr>
            <w:rFonts w:ascii="Garamond" w:hAnsi="Garamond"/>
          </w:rPr>
          <w:t xml:space="preserve">or </w:t>
        </w:r>
      </w:ins>
      <w:r w:rsidR="00AC64AC">
        <w:rPr>
          <w:rFonts w:ascii="Garamond" w:hAnsi="Garamond"/>
        </w:rPr>
        <w:t>‘monogam</w:t>
      </w:r>
      <w:ins w:id="1830" w:author="Michael Jennions" w:date="2020-08-03T20:24:00Z">
        <w:r w:rsidR="001F2292">
          <w:rPr>
            <w:rFonts w:ascii="Garamond" w:hAnsi="Garamond"/>
          </w:rPr>
          <w:t>y</w:t>
        </w:r>
      </w:ins>
      <w:del w:id="1831" w:author="Michael Jennions" w:date="2020-08-03T20:24:00Z">
        <w:r w:rsidR="00AC64AC" w:rsidDel="001F2292">
          <w:rPr>
            <w:rFonts w:ascii="Garamond" w:hAnsi="Garamond"/>
          </w:rPr>
          <w:delText>ous</w:delText>
        </w:r>
      </w:del>
      <w:r w:rsidR="00AC64AC">
        <w:rPr>
          <w:rFonts w:ascii="Garamond" w:hAnsi="Garamond"/>
        </w:rPr>
        <w:t>’</w:t>
      </w:r>
      <w:del w:id="1832" w:author="Michael Jennions" w:date="2020-07-20T21:56:00Z">
        <w:r w:rsidR="005C69F2" w:rsidDel="005273B4">
          <w:rPr>
            <w:rFonts w:ascii="Garamond" w:hAnsi="Garamond"/>
          </w:rPr>
          <w:delText>)</w:delText>
        </w:r>
      </w:del>
      <w:r w:rsidR="005C69F2">
        <w:rPr>
          <w:rFonts w:ascii="Garamond" w:hAnsi="Garamond"/>
        </w:rPr>
        <w:t xml:space="preserve">. </w:t>
      </w:r>
      <w:commentRangeEnd w:id="1814"/>
      <w:r w:rsidR="005273B4">
        <w:rPr>
          <w:rStyle w:val="CommentReference"/>
        </w:rPr>
        <w:commentReference w:id="1814"/>
      </w:r>
      <w:ins w:id="1833" w:author="Michael Jennions" w:date="2020-07-20T22:01:00Z">
        <w:r w:rsidR="008B58C1">
          <w:rPr>
            <w:rFonts w:ascii="Garamond" w:hAnsi="Garamond"/>
          </w:rPr>
          <w:t xml:space="preserve">We </w:t>
        </w:r>
      </w:ins>
      <w:ins w:id="1834" w:author="Michael Jennions" w:date="2020-07-20T22:40:00Z">
        <w:r w:rsidR="005A7E58">
          <w:rPr>
            <w:rFonts w:ascii="Garamond" w:hAnsi="Garamond"/>
          </w:rPr>
          <w:t xml:space="preserve">again </w:t>
        </w:r>
      </w:ins>
      <w:ins w:id="1835" w:author="Michael Jennions" w:date="2020-07-20T22:01:00Z">
        <w:r w:rsidR="008B58C1">
          <w:rPr>
            <w:rFonts w:ascii="Garamond" w:hAnsi="Garamond"/>
          </w:rPr>
          <w:t xml:space="preserve">used the search approach </w:t>
        </w:r>
      </w:ins>
      <w:ins w:id="1836" w:author="Michael Jennions" w:date="2020-07-20T22:40:00Z">
        <w:r w:rsidR="005A7E58">
          <w:rPr>
            <w:rFonts w:ascii="Garamond" w:hAnsi="Garamond"/>
          </w:rPr>
          <w:t xml:space="preserve">described above </w:t>
        </w:r>
      </w:ins>
      <w:ins w:id="1837" w:author="Michael Jennions" w:date="2020-07-20T22:01:00Z">
        <w:r w:rsidR="008B58C1">
          <w:rPr>
            <w:rFonts w:ascii="Garamond" w:hAnsi="Garamond"/>
          </w:rPr>
          <w:t xml:space="preserve">if the relevant data </w:t>
        </w:r>
        <w:commentRangeStart w:id="1838"/>
        <w:r w:rsidR="008B58C1">
          <w:rPr>
            <w:rFonts w:ascii="Garamond" w:hAnsi="Garamond"/>
          </w:rPr>
          <w:t xml:space="preserve">was not </w:t>
        </w:r>
      </w:ins>
      <w:ins w:id="1839" w:author="Michael Jennions" w:date="2020-08-03T20:24:00Z">
        <w:r w:rsidR="001F2292">
          <w:rPr>
            <w:rFonts w:ascii="Garamond" w:hAnsi="Garamond"/>
          </w:rPr>
          <w:t>provided</w:t>
        </w:r>
      </w:ins>
      <w:ins w:id="1840" w:author="Michael Jennions" w:date="2020-07-20T22:02:00Z">
        <w:r w:rsidR="008B58C1">
          <w:rPr>
            <w:rFonts w:ascii="Garamond" w:hAnsi="Garamond"/>
          </w:rPr>
          <w:t xml:space="preserve"> in the focal article, using the search string: “species name” AND mating system. </w:t>
        </w:r>
      </w:ins>
      <w:del w:id="1841" w:author="Michael Jennions" w:date="2020-07-20T21:56:00Z">
        <w:r w:rsidR="005C69F2" w:rsidDel="005273B4">
          <w:rPr>
            <w:rFonts w:ascii="Garamond" w:hAnsi="Garamond"/>
          </w:rPr>
          <w:delText>Lastly</w:delText>
        </w:r>
      </w:del>
      <w:del w:id="1842" w:author="Michael Jennions" w:date="2020-07-20T22:01:00Z">
        <w:r w:rsidR="005C69F2" w:rsidDel="008B58C1">
          <w:rPr>
            <w:rFonts w:ascii="Garamond" w:hAnsi="Garamond"/>
          </w:rPr>
          <w:delText xml:space="preserve">, we </w:delText>
        </w:r>
      </w:del>
      <w:del w:id="1843" w:author="Michael Jennions" w:date="2020-07-20T21:57:00Z">
        <w:r w:rsidR="005C69F2" w:rsidDel="005273B4">
          <w:rPr>
            <w:rFonts w:ascii="Garamond" w:hAnsi="Garamond"/>
          </w:rPr>
          <w:delText xml:space="preserve">also </w:delText>
        </w:r>
      </w:del>
      <w:del w:id="1844" w:author="Michael Jennions" w:date="2020-07-20T22:01:00Z">
        <w:r w:rsidR="005C69F2" w:rsidDel="008B58C1">
          <w:rPr>
            <w:rFonts w:ascii="Garamond" w:hAnsi="Garamond"/>
          </w:rPr>
          <w:delText xml:space="preserve">categorised the parental care strategies exhibited by each species within and across studies (‘biparental’, ‘maternal’, ‘paternal’, ‘none’). </w:delText>
        </w:r>
        <w:r w:rsidR="00424E22" w:rsidDel="008B58C1">
          <w:rPr>
            <w:rFonts w:ascii="Garamond" w:hAnsi="Garamond"/>
          </w:rPr>
          <w:delText>However, we decided to drop parental care as a moderator term because published data was sparse</w:delText>
        </w:r>
        <w:r w:rsidR="00FA22FF" w:rsidDel="008B58C1">
          <w:rPr>
            <w:rFonts w:ascii="Garamond" w:hAnsi="Garamond"/>
          </w:rPr>
          <w:delText xml:space="preserve"> and unreliable</w:delText>
        </w:r>
        <w:r w:rsidR="00424E22" w:rsidDel="008B58C1">
          <w:rPr>
            <w:rFonts w:ascii="Garamond" w:hAnsi="Garamond"/>
          </w:rPr>
          <w:delText xml:space="preserve"> for most species in our dataset. </w:delText>
        </w:r>
      </w:del>
      <w:moveFromRangeStart w:id="1845" w:author="Michael Jennions" w:date="2020-07-20T21:59:00Z" w:name="move46174778"/>
      <w:moveFrom w:id="1846" w:author="Michael Jennions" w:date="2020-07-20T21:59:00Z">
        <w:del w:id="1847" w:author="Michael Jennions" w:date="2020-07-20T22:02:00Z">
          <w:r w:rsidR="005C69F2" w:rsidDel="008B58C1">
            <w:rPr>
              <w:rFonts w:ascii="Garamond" w:hAnsi="Garamond"/>
            </w:rPr>
            <w:delText xml:space="preserve">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delText>
          </w:r>
        </w:del>
      </w:moveFrom>
      <w:moveFromRangeEnd w:id="1845"/>
      <w:commentRangeEnd w:id="1838"/>
      <w:del w:id="1848" w:author="Michael Jennions" w:date="2020-08-03T20:26:00Z">
        <w:r w:rsidR="00C970AB" w:rsidDel="00267554">
          <w:rPr>
            <w:rStyle w:val="CommentReference"/>
          </w:rPr>
          <w:commentReference w:id="1838"/>
        </w:r>
      </w:del>
    </w:p>
    <w:p w14:paraId="1FE0FF65" w14:textId="77777777" w:rsidR="00267554" w:rsidRDefault="00267554" w:rsidP="00561A2D">
      <w:pPr>
        <w:contextualSpacing/>
        <w:rPr>
          <w:ins w:id="1849" w:author="Michael Jennions" w:date="2020-08-03T20:26:00Z"/>
          <w:rFonts w:ascii="Garamond" w:hAnsi="Garamond"/>
        </w:rPr>
      </w:pPr>
    </w:p>
    <w:p w14:paraId="6067FC16" w14:textId="77777777" w:rsidR="00267554" w:rsidRDefault="00267554" w:rsidP="005C69F2">
      <w:pPr>
        <w:contextualSpacing/>
        <w:rPr>
          <w:ins w:id="1850" w:author="Michael Jennions" w:date="2020-08-03T20:26:00Z"/>
          <w:rFonts w:ascii="Garamond" w:hAnsi="Garamond"/>
        </w:rPr>
      </w:pPr>
    </w:p>
    <w:p w14:paraId="7ECB0198" w14:textId="191349A2" w:rsidR="00267554" w:rsidRDefault="00267554" w:rsidP="005C69F2">
      <w:pPr>
        <w:contextualSpacing/>
        <w:rPr>
          <w:ins w:id="1851" w:author="Michael Jennions" w:date="2020-08-03T20:27:00Z"/>
          <w:rFonts w:ascii="Garamond" w:hAnsi="Garamond"/>
        </w:rPr>
      </w:pPr>
      <w:ins w:id="1852" w:author="Michael Jennions" w:date="2020-08-03T20:26:00Z">
        <w:r>
          <w:rPr>
            <w:rFonts w:ascii="Garamond" w:hAnsi="Garamond"/>
          </w:rPr>
          <w:t xml:space="preserve">Based on the number of available studies for different levels of </w:t>
        </w:r>
      </w:ins>
      <w:ins w:id="1853" w:author="Michael Jennions" w:date="2020-08-03T20:30:00Z">
        <w:r>
          <w:rPr>
            <w:rFonts w:ascii="Garamond" w:hAnsi="Garamond"/>
          </w:rPr>
          <w:t xml:space="preserve">the prospective </w:t>
        </w:r>
      </w:ins>
      <w:ins w:id="1854" w:author="Michael Jennions" w:date="2020-08-03T20:26:00Z">
        <w:r>
          <w:rPr>
            <w:rFonts w:ascii="Garamond" w:hAnsi="Garamond"/>
          </w:rPr>
          <w:t>moderators</w:t>
        </w:r>
      </w:ins>
      <w:ins w:id="1855" w:author="Michael Jennions" w:date="2020-08-03T20:27:00Z">
        <w:r>
          <w:rPr>
            <w:rFonts w:ascii="Garamond" w:hAnsi="Garamond"/>
          </w:rPr>
          <w:t xml:space="preserve"> (age, population source, test </w:t>
        </w:r>
      </w:ins>
      <w:ins w:id="1856" w:author="Michael Jennions" w:date="2020-08-03T20:30:00Z">
        <w:r>
          <w:rPr>
            <w:rFonts w:ascii="Garamond" w:hAnsi="Garamond"/>
          </w:rPr>
          <w:t>location, experimental/observational</w:t>
        </w:r>
      </w:ins>
      <w:ins w:id="1857" w:author="Michael Jennions" w:date="2020-08-03T20:27:00Z">
        <w:r>
          <w:rPr>
            <w:rFonts w:ascii="Garamond" w:hAnsi="Garamond"/>
          </w:rPr>
          <w:t>)</w:t>
        </w:r>
      </w:ins>
      <w:ins w:id="1858" w:author="Michael Jennions" w:date="2020-08-03T20:26:00Z">
        <w:r>
          <w:rPr>
            <w:rFonts w:ascii="Garamond" w:hAnsi="Garamond"/>
          </w:rPr>
          <w:t xml:space="preserve">, or </w:t>
        </w:r>
      </w:ins>
      <w:ins w:id="1859" w:author="Michael Jennions" w:date="2020-08-03T20:27:00Z">
        <w:r>
          <w:rPr>
            <w:rFonts w:ascii="Garamond" w:hAnsi="Garamond"/>
          </w:rPr>
          <w:t xml:space="preserve">the level of subjectivity required </w:t>
        </w:r>
        <w:r>
          <w:rPr>
            <w:rFonts w:ascii="Garamond" w:hAnsi="Garamond"/>
          </w:rPr>
          <w:lastRenderedPageBreak/>
          <w:t>to categorise species (mating system)</w:t>
        </w:r>
      </w:ins>
      <w:ins w:id="1860" w:author="Michael Jennions" w:date="2020-08-03T20:28:00Z">
        <w:r>
          <w:rPr>
            <w:rFonts w:ascii="Garamond" w:hAnsi="Garamond"/>
          </w:rPr>
          <w:t xml:space="preserve">, we decided </w:t>
        </w:r>
      </w:ins>
      <w:ins w:id="1861" w:author="Michael Jennions" w:date="2020-08-03T20:30:00Z">
        <w:r>
          <w:rPr>
            <w:rFonts w:ascii="Garamond" w:hAnsi="Garamond"/>
          </w:rPr>
          <w:t xml:space="preserve">upon completion of data collection </w:t>
        </w:r>
      </w:ins>
      <w:ins w:id="1862" w:author="Michael Jennions" w:date="2020-08-03T20:28:00Z">
        <w:r>
          <w:rPr>
            <w:rFonts w:ascii="Garamond" w:hAnsi="Garamond"/>
          </w:rPr>
          <w:t xml:space="preserve">that the only moderators we would formally analyse </w:t>
        </w:r>
      </w:ins>
      <w:ins w:id="1863" w:author="Michael Jennions" w:date="2020-08-03T20:33:00Z">
        <w:r>
          <w:rPr>
            <w:rFonts w:ascii="Garamond" w:hAnsi="Garamond"/>
          </w:rPr>
          <w:t xml:space="preserve">using a null hypothesis framework </w:t>
        </w:r>
      </w:ins>
      <w:ins w:id="1864" w:author="Michael Jennions" w:date="2020-08-03T20:31:00Z">
        <w:r>
          <w:rPr>
            <w:rFonts w:ascii="Garamond" w:hAnsi="Garamond"/>
          </w:rPr>
          <w:t xml:space="preserve">for their influence on the effect sizes </w:t>
        </w:r>
      </w:ins>
      <w:ins w:id="1865" w:author="Michael Jennions" w:date="2020-08-03T20:28:00Z">
        <w:r>
          <w:rPr>
            <w:rFonts w:ascii="Garamond" w:hAnsi="Garamond"/>
          </w:rPr>
          <w:t xml:space="preserve">were </w:t>
        </w:r>
      </w:ins>
      <w:ins w:id="1866" w:author="Michael Jennions" w:date="2020-08-03T20:31:00Z">
        <w:r>
          <w:rPr>
            <w:rFonts w:ascii="Garamond" w:hAnsi="Garamond"/>
          </w:rPr>
          <w:t xml:space="preserve">the </w:t>
        </w:r>
      </w:ins>
      <w:ins w:id="1867" w:author="Michael Jennions" w:date="2020-08-03T20:28:00Z">
        <w:r>
          <w:rPr>
            <w:rFonts w:ascii="Garamond" w:hAnsi="Garamond"/>
          </w:rPr>
          <w:t>SSD index and taxa.</w:t>
        </w:r>
      </w:ins>
      <w:ins w:id="1868" w:author="Michael Jennions" w:date="2020-08-03T20:31:00Z">
        <w:r>
          <w:rPr>
            <w:rFonts w:ascii="Garamond" w:hAnsi="Garamond"/>
          </w:rPr>
          <w:t xml:space="preserve"> The relationships between the other moderators and the effect sizes are</w:t>
        </w:r>
      </w:ins>
      <w:ins w:id="1869" w:author="Michael Jennions" w:date="2020-08-03T20:33:00Z">
        <w:r>
          <w:rPr>
            <w:rFonts w:ascii="Garamond" w:hAnsi="Garamond"/>
          </w:rPr>
          <w:t xml:space="preserve"> </w:t>
        </w:r>
      </w:ins>
      <w:ins w:id="1870" w:author="Michael Jennions" w:date="2020-08-03T20:31:00Z">
        <w:r>
          <w:rPr>
            <w:rFonts w:ascii="Garamond" w:hAnsi="Garamond"/>
          </w:rPr>
          <w:t xml:space="preserve">presented in </w:t>
        </w:r>
      </w:ins>
      <w:ins w:id="1871" w:author="Michael Jennions" w:date="2020-08-03T20:32:00Z">
        <w:r w:rsidRPr="00267554">
          <w:rPr>
            <w:rFonts w:ascii="Garamond" w:hAnsi="Garamond"/>
            <w:color w:val="000000" w:themeColor="text1"/>
            <w:highlight w:val="yellow"/>
            <w:rPrChange w:id="1872" w:author="Michael Jennions" w:date="2020-08-03T20:32:00Z">
              <w:rPr>
                <w:rFonts w:ascii="Garamond" w:hAnsi="Garamond"/>
              </w:rPr>
            </w:rPrChange>
          </w:rPr>
          <w:t>Supplementary tables</w:t>
        </w:r>
      </w:ins>
      <w:ins w:id="1873" w:author="Michael Jennions" w:date="2020-08-03T20:28:00Z">
        <w:r w:rsidRPr="00267554">
          <w:rPr>
            <w:rFonts w:ascii="Garamond" w:hAnsi="Garamond"/>
            <w:color w:val="000000" w:themeColor="text1"/>
            <w:highlight w:val="yellow"/>
            <w:rPrChange w:id="1874" w:author="Michael Jennions" w:date="2020-08-03T20:32:00Z">
              <w:rPr>
                <w:rFonts w:ascii="Garamond" w:hAnsi="Garamond"/>
              </w:rPr>
            </w:rPrChange>
          </w:rPr>
          <w:t xml:space="preserve"> </w:t>
        </w:r>
      </w:ins>
      <w:ins w:id="1875" w:author="Michael Jennions" w:date="2020-08-03T20:32:00Z">
        <w:r w:rsidRPr="00267554">
          <w:rPr>
            <w:rFonts w:ascii="Garamond" w:hAnsi="Garamond"/>
            <w:color w:val="000000" w:themeColor="text1"/>
            <w:highlight w:val="yellow"/>
            <w:rPrChange w:id="1876" w:author="Michael Jennions" w:date="2020-08-03T20:32:00Z">
              <w:rPr>
                <w:rFonts w:ascii="Garamond" w:hAnsi="Garamond"/>
              </w:rPr>
            </w:rPrChange>
          </w:rPr>
          <w:t>S7-S12</w:t>
        </w:r>
        <w:r>
          <w:rPr>
            <w:rFonts w:ascii="Garamond" w:hAnsi="Garamond"/>
          </w:rPr>
          <w:t xml:space="preserve">, but these should be treated as </w:t>
        </w:r>
      </w:ins>
      <w:ins w:id="1877" w:author="Michael Jennions" w:date="2020-08-03T20:34:00Z">
        <w:r>
          <w:rPr>
            <w:rFonts w:ascii="Garamond" w:hAnsi="Garamond"/>
          </w:rPr>
          <w:t xml:space="preserve">strictly </w:t>
        </w:r>
      </w:ins>
      <w:commentRangeStart w:id="1878"/>
      <w:ins w:id="1879" w:author="Michael Jennions" w:date="2020-08-03T20:32:00Z">
        <w:r>
          <w:rPr>
            <w:rFonts w:ascii="Garamond" w:hAnsi="Garamond"/>
          </w:rPr>
          <w:t>ex</w:t>
        </w:r>
      </w:ins>
      <w:ins w:id="1880" w:author="Michael Jennions" w:date="2020-08-03T20:33:00Z">
        <w:r>
          <w:rPr>
            <w:rFonts w:ascii="Garamond" w:hAnsi="Garamond"/>
          </w:rPr>
          <w:t>ploratory analyses.</w:t>
        </w:r>
      </w:ins>
      <w:commentRangeEnd w:id="1878"/>
      <w:ins w:id="1881" w:author="Michael Jennions" w:date="2020-08-03T20:34:00Z">
        <w:r w:rsidR="00B2071D">
          <w:rPr>
            <w:rStyle w:val="CommentReference"/>
          </w:rPr>
          <w:commentReference w:id="1878"/>
        </w:r>
      </w:ins>
    </w:p>
    <w:p w14:paraId="2044F9D8" w14:textId="5BE10300" w:rsidR="00410065" w:rsidDel="00B2071D" w:rsidRDefault="00410065" w:rsidP="005C69F2">
      <w:pPr>
        <w:contextualSpacing/>
        <w:rPr>
          <w:del w:id="1882" w:author="Michael Jennions" w:date="2020-08-03T20:35:00Z"/>
          <w:rFonts w:ascii="Garamond" w:hAnsi="Garamond"/>
          <w:i/>
          <w:iCs/>
        </w:rPr>
      </w:pPr>
    </w:p>
    <w:p w14:paraId="77E23380" w14:textId="6E314436" w:rsidR="005C69F2" w:rsidRDefault="005C69F2" w:rsidP="005C69F2">
      <w:pPr>
        <w:contextualSpacing/>
        <w:rPr>
          <w:ins w:id="1883" w:author="Michael Jennions" w:date="2020-07-20T22:03:00Z"/>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491F11B0" w:rsidR="00F2230B" w:rsidRDefault="005C69F2" w:rsidP="000F5ABF">
      <w:pPr>
        <w:ind w:firstLine="720"/>
        <w:contextualSpacing/>
        <w:rPr>
          <w:ins w:id="1884" w:author="Michael Jennions" w:date="2020-07-22T12:55:00Z"/>
          <w:rFonts w:ascii="Garamond" w:hAnsi="Garamond"/>
        </w:rPr>
      </w:pPr>
      <w:r>
        <w:rPr>
          <w:rFonts w:ascii="Garamond" w:hAnsi="Garamond"/>
        </w:rPr>
        <w:t xml:space="preserve">We modelled </w:t>
      </w:r>
      <w:del w:id="1885" w:author="Michael Jennions" w:date="2020-07-20T22:05:00Z">
        <w:r w:rsidDel="00F046EB">
          <w:rPr>
            <w:rFonts w:ascii="Garamond" w:hAnsi="Garamond"/>
          </w:rPr>
          <w:delText xml:space="preserve">SMD </w:delText>
        </w:r>
        <w:r w:rsidR="00D15647" w:rsidDel="00F046EB">
          <w:rPr>
            <w:rFonts w:ascii="Garamond" w:hAnsi="Garamond"/>
          </w:rPr>
          <w:delText>(standardised mean difference</w:delText>
        </w:r>
      </w:del>
      <w:ins w:id="1886" w:author="Michael Jennions" w:date="2020-07-20T22:05:00Z">
        <w:r w:rsidR="00F046EB">
          <w:rPr>
            <w:rFonts w:ascii="Garamond" w:hAnsi="Garamond"/>
          </w:rPr>
          <w:t xml:space="preserve">the effect sizes Hedge’s </w:t>
        </w:r>
        <w:r w:rsidR="00F046EB" w:rsidRPr="00F046EB">
          <w:rPr>
            <w:rFonts w:ascii="Garamond" w:hAnsi="Garamond"/>
            <w:i/>
            <w:rPrChange w:id="1887" w:author="Michael Jennions" w:date="2020-07-20T22:05:00Z">
              <w:rPr>
                <w:rFonts w:ascii="Garamond" w:hAnsi="Garamond"/>
              </w:rPr>
            </w:rPrChange>
          </w:rPr>
          <w:t>g</w:t>
        </w:r>
        <w:r w:rsidR="00F046EB">
          <w:rPr>
            <w:rFonts w:ascii="Garamond" w:hAnsi="Garamond"/>
          </w:rPr>
          <w:t xml:space="preserve"> and </w:t>
        </w:r>
      </w:ins>
      <w:del w:id="1888" w:author="Michael Jennions" w:date="2020-07-20T22:05:00Z">
        <w:r w:rsidR="00D15647" w:rsidDel="00F046EB">
          <w:rPr>
            <w:rFonts w:ascii="Garamond" w:hAnsi="Garamond"/>
          </w:rPr>
          <w:delText xml:space="preserve">) </w:delText>
        </w:r>
        <w:r w:rsidDel="00F046EB">
          <w:rPr>
            <w:rFonts w:ascii="Garamond" w:hAnsi="Garamond"/>
          </w:rPr>
          <w:delText xml:space="preserve">and </w:delText>
        </w:r>
      </w:del>
      <w:r>
        <w:rPr>
          <w:rFonts w:ascii="Garamond" w:hAnsi="Garamond"/>
        </w:rPr>
        <w:t xml:space="preserve">lnCVR </w:t>
      </w:r>
      <w:del w:id="1889" w:author="Michael Jennions" w:date="2020-07-20T22:05:00Z">
        <w:r w:rsidR="00D15647" w:rsidDel="00F046EB">
          <w:rPr>
            <w:rFonts w:ascii="Garamond" w:hAnsi="Garamond"/>
          </w:rPr>
          <w:delText xml:space="preserve">(log-coefficient of variance) </w:delText>
        </w:r>
      </w:del>
      <w:r>
        <w:rPr>
          <w:rFonts w:ascii="Garamond" w:hAnsi="Garamond"/>
        </w:rPr>
        <w:t>using multi-level meta-analytic (MLMA)</w:t>
      </w:r>
      <w:ins w:id="1890" w:author="Michael Jennions" w:date="2020-07-20T23:03:00Z">
        <w:r w:rsidR="00010595">
          <w:rPr>
            <w:rFonts w:ascii="Garamond" w:hAnsi="Garamond"/>
          </w:rPr>
          <w:t xml:space="preserve"> </w:t>
        </w:r>
      </w:ins>
      <w:ins w:id="1891" w:author="Michael Jennions" w:date="2020-07-20T23:04:00Z">
        <w:r w:rsidR="00010595">
          <w:rPr>
            <w:rFonts w:ascii="Garamond" w:hAnsi="Garamond"/>
          </w:rPr>
          <w:t xml:space="preserve">models </w:t>
        </w:r>
      </w:ins>
      <w:ins w:id="1892" w:author="Michael Jennions" w:date="2020-07-20T23:03:00Z">
        <w:r w:rsidR="00010595">
          <w:rPr>
            <w:rFonts w:ascii="Garamond" w:hAnsi="Garamond"/>
          </w:rPr>
          <w:t xml:space="preserve">(only considering random </w:t>
        </w:r>
      </w:ins>
      <w:ins w:id="1893" w:author="Michael Jennions" w:date="2020-07-20T23:04:00Z">
        <w:r w:rsidR="00010595">
          <w:rPr>
            <w:rFonts w:ascii="Garamond" w:hAnsi="Garamond"/>
          </w:rPr>
          <w:t>effects)</w:t>
        </w:r>
      </w:ins>
      <w:r>
        <w:rPr>
          <w:rFonts w:ascii="Garamond" w:hAnsi="Garamond"/>
        </w:rPr>
        <w:t xml:space="preserve"> and </w:t>
      </w:r>
      <w:ins w:id="1894" w:author="Michael Jennions" w:date="2020-08-03T22:45:00Z">
        <w:r w:rsidR="00DF27B7">
          <w:rPr>
            <w:rFonts w:ascii="Garamond" w:hAnsi="Garamond"/>
          </w:rPr>
          <w:t xml:space="preserve">then ran </w:t>
        </w:r>
      </w:ins>
      <w:r>
        <w:rPr>
          <w:rFonts w:ascii="Garamond" w:hAnsi="Garamond"/>
        </w:rPr>
        <w:t xml:space="preserve">multi-level meta-regression (MLMR) models </w:t>
      </w:r>
      <w:ins w:id="1895" w:author="Michael Jennions" w:date="2020-07-20T23:04:00Z">
        <w:r w:rsidR="00010595">
          <w:rPr>
            <w:rFonts w:ascii="Garamond" w:hAnsi="Garamond"/>
          </w:rPr>
          <w:t xml:space="preserve">(including fixed effect moderators) </w:t>
        </w:r>
      </w:ins>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del w:id="1896" w:author="Michael Jennions" w:date="2020-07-20T22:42:00Z">
        <w:r w:rsidDel="00023AEF">
          <w:rPr>
            <w:rFonts w:ascii="Garamond" w:hAnsi="Garamond"/>
          </w:rPr>
          <w:delText xml:space="preserve">In </w:delText>
        </w:r>
      </w:del>
      <w:ins w:id="1897" w:author="Michael Jennions" w:date="2020-07-20T23:04:00Z">
        <w:r w:rsidR="00010595">
          <w:rPr>
            <w:rFonts w:ascii="Garamond" w:hAnsi="Garamond"/>
          </w:rPr>
          <w:t>W</w:t>
        </w:r>
      </w:ins>
      <w:del w:id="1898" w:author="Michael Jennions" w:date="2020-07-20T23:04:00Z">
        <w:r w:rsidDel="00010595">
          <w:rPr>
            <w:rFonts w:ascii="Garamond" w:hAnsi="Garamond"/>
          </w:rPr>
          <w:delText xml:space="preserve">all </w:delText>
        </w:r>
      </w:del>
      <w:del w:id="1899" w:author="Michael Jennions" w:date="2020-07-20T22:05:00Z">
        <w:r w:rsidDel="00F046EB">
          <w:rPr>
            <w:rFonts w:ascii="Garamond" w:hAnsi="Garamond"/>
          </w:rPr>
          <w:delText xml:space="preserve">our </w:delText>
        </w:r>
      </w:del>
      <w:del w:id="1900" w:author="Michael Jennions" w:date="2020-07-20T23:04:00Z">
        <w:r w:rsidDel="00010595">
          <w:rPr>
            <w:rFonts w:ascii="Garamond" w:hAnsi="Garamond"/>
          </w:rPr>
          <w:delText>models w</w:delText>
        </w:r>
      </w:del>
      <w:r>
        <w:rPr>
          <w:rFonts w:ascii="Garamond" w:hAnsi="Garamond"/>
        </w:rPr>
        <w:t xml:space="preserve">e </w:t>
      </w:r>
      <w:del w:id="1901" w:author="Michael Jennions" w:date="2020-07-20T22:05:00Z">
        <w:r w:rsidDel="00F046EB">
          <w:rPr>
            <w:rFonts w:ascii="Garamond" w:hAnsi="Garamond"/>
          </w:rPr>
          <w:delText xml:space="preserve">subset </w:delText>
        </w:r>
      </w:del>
      <w:ins w:id="1902" w:author="Michael Jennions" w:date="2020-07-20T23:04:00Z">
        <w:r w:rsidR="00010595">
          <w:rPr>
            <w:rFonts w:ascii="Garamond" w:hAnsi="Garamond"/>
          </w:rPr>
          <w:t>r</w:t>
        </w:r>
      </w:ins>
      <w:ins w:id="1903" w:author="Michael Jennions" w:date="2020-07-20T22:42:00Z">
        <w:r w:rsidR="00023AEF">
          <w:rPr>
            <w:rFonts w:ascii="Garamond" w:hAnsi="Garamond"/>
          </w:rPr>
          <w:t xml:space="preserve">an separate </w:t>
        </w:r>
      </w:ins>
      <w:ins w:id="1904" w:author="Michael Jennions" w:date="2020-08-03T22:46:00Z">
        <w:r w:rsidR="00DF27B7">
          <w:rPr>
            <w:rFonts w:ascii="Garamond" w:hAnsi="Garamond"/>
          </w:rPr>
          <w:t xml:space="preserve">MLMR </w:t>
        </w:r>
      </w:ins>
      <w:ins w:id="1905" w:author="Michael Jennions" w:date="2020-07-20T22:42:00Z">
        <w:r w:rsidR="00023AEF">
          <w:rPr>
            <w:rFonts w:ascii="Garamond" w:hAnsi="Garamond"/>
          </w:rPr>
          <w:t xml:space="preserve">models for each of </w:t>
        </w:r>
      </w:ins>
      <w:ins w:id="1906" w:author="Michael Jennions" w:date="2020-08-03T22:45:00Z">
        <w:r w:rsidR="00DF27B7">
          <w:rPr>
            <w:rFonts w:ascii="Garamond" w:hAnsi="Garamond"/>
          </w:rPr>
          <w:t xml:space="preserve">our </w:t>
        </w:r>
      </w:ins>
      <w:del w:id="1907" w:author="Michael Jennions" w:date="2020-07-20T22:42:00Z">
        <w:r w:rsidDel="00023AEF">
          <w:rPr>
            <w:rFonts w:ascii="Garamond" w:hAnsi="Garamond"/>
          </w:rPr>
          <w:delText xml:space="preserve">the data into </w:delText>
        </w:r>
      </w:del>
      <w:ins w:id="1908" w:author="Michael Jennions" w:date="2020-07-20T22:06:00Z">
        <w:r w:rsidR="00F046EB">
          <w:rPr>
            <w:rFonts w:ascii="Garamond" w:hAnsi="Garamond"/>
          </w:rPr>
          <w:t xml:space="preserve">five </w:t>
        </w:r>
      </w:ins>
      <w:del w:id="1909" w:author="Michael Jennions" w:date="2020-08-03T22:45:00Z">
        <w:r w:rsidDel="00DF27B7">
          <w:rPr>
            <w:rFonts w:ascii="Garamond" w:hAnsi="Garamond"/>
          </w:rPr>
          <w:delText xml:space="preserve">broad </w:delText>
        </w:r>
      </w:del>
      <w:r>
        <w:rPr>
          <w:rFonts w:ascii="Garamond" w:hAnsi="Garamond"/>
        </w:rPr>
        <w:t>taxonomic groups</w:t>
      </w:r>
      <w:ins w:id="1910" w:author="Michael Jennions" w:date="2020-07-20T22:06:00Z">
        <w:r w:rsidR="00F046EB">
          <w:rPr>
            <w:rFonts w:ascii="Garamond" w:hAnsi="Garamond"/>
          </w:rPr>
          <w:t>, namely:</w:t>
        </w:r>
      </w:ins>
      <w:r>
        <w:rPr>
          <w:rFonts w:ascii="Garamond" w:hAnsi="Garamond"/>
        </w:rPr>
        <w:t xml:space="preserve"> </w:t>
      </w:r>
      <w:del w:id="1911" w:author="Michael Jennions" w:date="2020-07-20T22:06:00Z">
        <w:r w:rsidDel="00F046EB">
          <w:rPr>
            <w:rFonts w:ascii="Garamond" w:hAnsi="Garamond"/>
          </w:rPr>
          <w:delText xml:space="preserve">(i.e., </w:delText>
        </w:r>
      </w:del>
      <w:r>
        <w:rPr>
          <w:rFonts w:ascii="Garamond" w:hAnsi="Garamond"/>
        </w:rPr>
        <w:t xml:space="preserve">birds, mammals, fish, invertebrates and reptilia (amphibians and reptiles </w:t>
      </w:r>
      <w:ins w:id="1912" w:author="Michael Jennions" w:date="2020-07-20T22:06:00Z">
        <w:r w:rsidR="00F046EB">
          <w:rPr>
            <w:rFonts w:ascii="Garamond" w:hAnsi="Garamond"/>
          </w:rPr>
          <w:t xml:space="preserve">were </w:t>
        </w:r>
      </w:ins>
      <w:r>
        <w:rPr>
          <w:rFonts w:ascii="Garamond" w:hAnsi="Garamond"/>
        </w:rPr>
        <w:t>combined due to low sample sizes)</w:t>
      </w:r>
      <w:ins w:id="1913" w:author="Michael Jennions" w:date="2020-07-20T22:06:00Z">
        <w:r w:rsidR="00F046EB">
          <w:rPr>
            <w:rFonts w:ascii="Garamond" w:hAnsi="Garamond"/>
          </w:rPr>
          <w:t xml:space="preserve">. </w:t>
        </w:r>
      </w:ins>
      <w:ins w:id="1914" w:author="Michael Jennions" w:date="2020-07-22T12:56:00Z">
        <w:r w:rsidR="00F23E55">
          <w:rPr>
            <w:rFonts w:ascii="Garamond" w:hAnsi="Garamond"/>
          </w:rPr>
          <w:t>Although</w:t>
        </w:r>
      </w:ins>
      <w:del w:id="1915" w:author="Michael Jennions" w:date="2020-07-20T22:06:00Z">
        <w:r w:rsidR="000F1DBE" w:rsidDel="00F046EB">
          <w:rPr>
            <w:rFonts w:ascii="Garamond" w:hAnsi="Garamond"/>
          </w:rPr>
          <w:delText>)</w:delText>
        </w:r>
        <w:r w:rsidDel="00F046EB">
          <w:rPr>
            <w:rFonts w:ascii="Garamond" w:hAnsi="Garamond"/>
          </w:rPr>
          <w:delText xml:space="preserve"> </w:delText>
        </w:r>
      </w:del>
      <w:del w:id="1916" w:author="Michael Jennions" w:date="2020-07-22T12:56:00Z">
        <w:r w:rsidDel="00F23E55">
          <w:rPr>
            <w:rFonts w:ascii="Garamond" w:hAnsi="Garamond"/>
          </w:rPr>
          <w:delText>as</w:delText>
        </w:r>
      </w:del>
      <w:del w:id="1917" w:author="Michael Jennions" w:date="2020-07-20T22:07:00Z">
        <w:r w:rsidDel="00F046EB">
          <w:rPr>
            <w:rFonts w:ascii="Garamond" w:hAnsi="Garamond"/>
          </w:rPr>
          <w:delText xml:space="preserve"> we were</w:delText>
        </w:r>
      </w:del>
      <w:ins w:id="1918" w:author="Michael Jennions" w:date="2020-07-20T23:05:00Z">
        <w:r w:rsidR="00010595">
          <w:rPr>
            <w:rFonts w:ascii="Garamond" w:hAnsi="Garamond"/>
          </w:rPr>
          <w:t xml:space="preserve"> </w:t>
        </w:r>
      </w:ins>
      <w:del w:id="1919" w:author="Michael Jennions" w:date="2020-07-20T23:05:00Z">
        <w:r w:rsidDel="00010595">
          <w:rPr>
            <w:rFonts w:ascii="Garamond" w:hAnsi="Garamond"/>
          </w:rPr>
          <w:delText xml:space="preserve">: 1) </w:delText>
        </w:r>
      </w:del>
      <w:ins w:id="1920" w:author="Michael Jennions" w:date="2020-07-20T22:07:00Z">
        <w:r w:rsidR="00F046EB">
          <w:rPr>
            <w:rFonts w:ascii="Garamond" w:hAnsi="Garamond"/>
          </w:rPr>
          <w:t xml:space="preserve">we were </w:t>
        </w:r>
      </w:ins>
      <w:del w:id="1921" w:author="Michael Jennions" w:date="2020-07-20T22:06:00Z">
        <w:r w:rsidDel="00F046EB">
          <w:rPr>
            <w:rFonts w:ascii="Garamond" w:hAnsi="Garamond"/>
          </w:rPr>
          <w:delText xml:space="preserve">specifically </w:delText>
        </w:r>
      </w:del>
      <w:r>
        <w:rPr>
          <w:rFonts w:ascii="Garamond" w:hAnsi="Garamond"/>
        </w:rPr>
        <w:t xml:space="preserve">interested in </w:t>
      </w:r>
      <w:del w:id="1922" w:author="Michael Jennions" w:date="2020-07-20T22:07:00Z">
        <w:r w:rsidDel="00F046EB">
          <w:rPr>
            <w:rFonts w:ascii="Garamond" w:hAnsi="Garamond"/>
          </w:rPr>
          <w:delText>the extent to which</w:delText>
        </w:r>
      </w:del>
      <w:ins w:id="1923" w:author="Michael Jennions" w:date="2020-07-20T22:07:00Z">
        <w:r w:rsidR="00F046EB">
          <w:rPr>
            <w:rFonts w:ascii="Garamond" w:hAnsi="Garamond"/>
          </w:rPr>
          <w:t>whether</w:t>
        </w:r>
      </w:ins>
      <w:r>
        <w:rPr>
          <w:rFonts w:ascii="Garamond" w:hAnsi="Garamond"/>
        </w:rPr>
        <w:t xml:space="preserve"> </w:t>
      </w:r>
      <w:ins w:id="1924" w:author="Michael Jennions" w:date="2020-07-20T22:07:00Z">
        <w:r w:rsidR="00F046EB">
          <w:rPr>
            <w:rFonts w:ascii="Garamond" w:hAnsi="Garamond"/>
          </w:rPr>
          <w:t xml:space="preserve">sex differences </w:t>
        </w:r>
      </w:ins>
      <w:del w:id="1925" w:author="Michael Jennions" w:date="2020-07-20T22:07:00Z">
        <w:r w:rsidDel="00F046EB">
          <w:rPr>
            <w:rFonts w:ascii="Garamond" w:hAnsi="Garamond"/>
          </w:rPr>
          <w:delText xml:space="preserve">patterns </w:delText>
        </w:r>
      </w:del>
      <w:r>
        <w:rPr>
          <w:rFonts w:ascii="Garamond" w:hAnsi="Garamond"/>
        </w:rPr>
        <w:t>varied across these taxonomic groups</w:t>
      </w:r>
      <w:ins w:id="1926" w:author="Michael Jennions" w:date="2020-07-20T22:07:00Z">
        <w:r w:rsidR="00F046EB">
          <w:rPr>
            <w:rFonts w:ascii="Garamond" w:hAnsi="Garamond"/>
          </w:rPr>
          <w:t xml:space="preserve">, </w:t>
        </w:r>
      </w:ins>
      <w:ins w:id="1927" w:author="Michael Jennions" w:date="2020-08-03T22:47:00Z">
        <w:r w:rsidR="00CE41A9">
          <w:rPr>
            <w:rFonts w:ascii="Garamond" w:hAnsi="Garamond"/>
          </w:rPr>
          <w:t xml:space="preserve">the available </w:t>
        </w:r>
      </w:ins>
      <w:ins w:id="1928" w:author="Michael Jennions" w:date="2020-07-20T22:07:00Z">
        <w:r w:rsidR="00F046EB">
          <w:rPr>
            <w:rFonts w:ascii="Garamond" w:hAnsi="Garamond"/>
          </w:rPr>
          <w:t xml:space="preserve">sample </w:t>
        </w:r>
      </w:ins>
      <w:ins w:id="1929" w:author="Michael Jennions" w:date="2020-07-20T23:05:00Z">
        <w:r w:rsidR="00010595">
          <w:rPr>
            <w:rFonts w:ascii="Garamond" w:hAnsi="Garamond"/>
          </w:rPr>
          <w:t xml:space="preserve">sizes </w:t>
        </w:r>
      </w:ins>
      <w:ins w:id="1930" w:author="Michael Jennions" w:date="2020-07-22T12:56:00Z">
        <w:r w:rsidR="00F23E55">
          <w:rPr>
            <w:rFonts w:ascii="Garamond" w:hAnsi="Garamond"/>
          </w:rPr>
          <w:t xml:space="preserve">generally </w:t>
        </w:r>
      </w:ins>
      <w:ins w:id="1931" w:author="Michael Jennions" w:date="2020-07-20T23:05:00Z">
        <w:r w:rsidR="00010595">
          <w:rPr>
            <w:rFonts w:ascii="Garamond" w:hAnsi="Garamond"/>
          </w:rPr>
          <w:t>precluded running</w:t>
        </w:r>
      </w:ins>
      <w:ins w:id="1932" w:author="Michael Jennions" w:date="2020-07-20T22:07:00Z">
        <w:r w:rsidR="00F046EB">
          <w:rPr>
            <w:rFonts w:ascii="Garamond" w:hAnsi="Garamond"/>
          </w:rPr>
          <w:t xml:space="preserve"> model</w:t>
        </w:r>
      </w:ins>
      <w:ins w:id="1933" w:author="Michael Jennions" w:date="2020-07-20T23:05:00Z">
        <w:r w:rsidR="00010595">
          <w:rPr>
            <w:rFonts w:ascii="Garamond" w:hAnsi="Garamond"/>
          </w:rPr>
          <w:t>s</w:t>
        </w:r>
      </w:ins>
      <w:ins w:id="1934" w:author="Michael Jennions" w:date="2020-07-20T22:07:00Z">
        <w:r w:rsidR="00F046EB">
          <w:rPr>
            <w:rFonts w:ascii="Garamond" w:hAnsi="Garamond"/>
          </w:rPr>
          <w:t xml:space="preserve"> </w:t>
        </w:r>
      </w:ins>
      <w:ins w:id="1935" w:author="Michael Jennions" w:date="2020-07-20T23:05:00Z">
        <w:r w:rsidR="00010595">
          <w:rPr>
            <w:rFonts w:ascii="Garamond" w:hAnsi="Garamond"/>
          </w:rPr>
          <w:t xml:space="preserve">with </w:t>
        </w:r>
      </w:ins>
      <w:ins w:id="1936" w:author="Michael Jennions" w:date="2020-07-20T22:07:00Z">
        <w:r w:rsidR="00F046EB">
          <w:rPr>
            <w:rFonts w:ascii="Garamond" w:hAnsi="Garamond"/>
          </w:rPr>
          <w:t>taxa as a moderator</w:t>
        </w:r>
      </w:ins>
      <w:ins w:id="1937" w:author="Michael Jennions" w:date="2020-08-03T22:47:00Z">
        <w:r w:rsidR="00CE41A9">
          <w:rPr>
            <w:rFonts w:ascii="Garamond" w:hAnsi="Garamond"/>
          </w:rPr>
          <w:t>. In addition,</w:t>
        </w:r>
      </w:ins>
      <w:r>
        <w:rPr>
          <w:rFonts w:ascii="Garamond" w:hAnsi="Garamond"/>
        </w:rPr>
        <w:t xml:space="preserve"> </w:t>
      </w:r>
      <w:del w:id="1938" w:author="Michael Jennions" w:date="2020-07-20T22:08:00Z">
        <w:r w:rsidDel="00F046EB">
          <w:rPr>
            <w:rFonts w:ascii="Garamond" w:hAnsi="Garamond"/>
          </w:rPr>
          <w:delText xml:space="preserve">and </w:delText>
        </w:r>
      </w:del>
      <w:del w:id="1939" w:author="Michael Jennions" w:date="2020-07-20T23:05:00Z">
        <w:r w:rsidDel="00010595">
          <w:rPr>
            <w:rFonts w:ascii="Garamond" w:hAnsi="Garamond"/>
          </w:rPr>
          <w:delText xml:space="preserve">2) </w:delText>
        </w:r>
      </w:del>
      <w:ins w:id="1940" w:author="Michael Jennions" w:date="2020-07-20T22:08:00Z">
        <w:r w:rsidR="00F046EB">
          <w:rPr>
            <w:rFonts w:ascii="Garamond" w:hAnsi="Garamond"/>
          </w:rPr>
          <w:t xml:space="preserve">we could only </w:t>
        </w:r>
      </w:ins>
      <w:del w:id="1941" w:author="Michael Jennions" w:date="2020-07-20T22:08:00Z">
        <w:r w:rsidDel="00F046EB">
          <w:rPr>
            <w:rFonts w:ascii="Garamond" w:hAnsi="Garamond"/>
          </w:rPr>
          <w:delText xml:space="preserve">because </w:delText>
        </w:r>
      </w:del>
      <w:r>
        <w:rPr>
          <w:rFonts w:ascii="Garamond" w:hAnsi="Garamond"/>
        </w:rPr>
        <w:t>construct</w:t>
      </w:r>
      <w:ins w:id="1942" w:author="Michael Jennions" w:date="2020-07-20T22:08:00Z">
        <w:r w:rsidR="00F046EB">
          <w:rPr>
            <w:rFonts w:ascii="Garamond" w:hAnsi="Garamond"/>
          </w:rPr>
          <w:t xml:space="preserve"> </w:t>
        </w:r>
      </w:ins>
      <w:del w:id="1943" w:author="Michael Jennions" w:date="2020-07-20T22:08:00Z">
        <w:r w:rsidDel="00F046EB">
          <w:rPr>
            <w:rFonts w:ascii="Garamond" w:hAnsi="Garamond"/>
          </w:rPr>
          <w:delText xml:space="preserve">ing </w:delText>
        </w:r>
      </w:del>
      <w:r>
        <w:rPr>
          <w:rFonts w:ascii="Garamond" w:hAnsi="Garamond"/>
        </w:rPr>
        <w:t xml:space="preserve">phylogenies </w:t>
      </w:r>
      <w:del w:id="1944" w:author="Michael Jennions" w:date="2020-07-20T22:08:00Z">
        <w:r w:rsidDel="00F046EB">
          <w:rPr>
            <w:rFonts w:ascii="Garamond" w:hAnsi="Garamond"/>
          </w:rPr>
          <w:delText>were easier within</w:delText>
        </w:r>
      </w:del>
      <w:ins w:id="1945" w:author="Michael Jennions" w:date="2020-07-20T22:08:00Z">
        <w:r w:rsidR="00F046EB">
          <w:rPr>
            <w:rFonts w:ascii="Garamond" w:hAnsi="Garamond"/>
          </w:rPr>
          <w:t>for some taxa</w:t>
        </w:r>
      </w:ins>
      <w:del w:id="1946" w:author="Michael Jennions" w:date="2020-07-20T22:08:00Z">
        <w:r w:rsidDel="00F046EB">
          <w:rPr>
            <w:rFonts w:ascii="Garamond" w:hAnsi="Garamond"/>
          </w:rPr>
          <w:delText xml:space="preserve"> these sub-groups</w:delText>
        </w:r>
      </w:del>
      <w:r>
        <w:rPr>
          <w:rFonts w:ascii="Garamond" w:hAnsi="Garamond"/>
        </w:rPr>
        <w:t>.</w:t>
      </w:r>
    </w:p>
    <w:p w14:paraId="7F2D0BF5" w14:textId="68A840FD" w:rsidR="00023AEF" w:rsidRDefault="005C69F2" w:rsidP="000F5ABF">
      <w:pPr>
        <w:ind w:firstLine="720"/>
        <w:contextualSpacing/>
        <w:rPr>
          <w:ins w:id="1947" w:author="Michael Jennions" w:date="2020-07-20T22:41:00Z"/>
          <w:rFonts w:ascii="Garamond" w:hAnsi="Garamond"/>
        </w:rPr>
      </w:pPr>
      <w:r>
        <w:rPr>
          <w:rFonts w:ascii="Garamond" w:hAnsi="Garamond"/>
        </w:rPr>
        <w:t xml:space="preserve"> </w:t>
      </w:r>
    </w:p>
    <w:p w14:paraId="5DAF7A36" w14:textId="01624E3B" w:rsidR="00F2230B" w:rsidRDefault="005C69F2" w:rsidP="00561A2D">
      <w:pPr>
        <w:ind w:firstLine="720"/>
        <w:contextualSpacing/>
        <w:rPr>
          <w:ins w:id="1948" w:author="Michael Jennions" w:date="2020-07-22T12:55:00Z"/>
          <w:rFonts w:ascii="Garamond" w:hAnsi="Garamond"/>
        </w:rPr>
      </w:pPr>
      <w:r>
        <w:rPr>
          <w:rFonts w:ascii="Garamond" w:hAnsi="Garamond"/>
        </w:rPr>
        <w:t xml:space="preserve">We first estimated the overall evidence for a </w:t>
      </w:r>
      <w:del w:id="1949" w:author="Michael Jennions" w:date="2020-07-20T22:40:00Z">
        <w:r w:rsidDel="00023AEF">
          <w:rPr>
            <w:rFonts w:ascii="Garamond" w:hAnsi="Garamond"/>
          </w:rPr>
          <w:delText>sex-specific effect</w:delText>
        </w:r>
      </w:del>
      <w:ins w:id="1950" w:author="Michael Jennions" w:date="2020-07-20T22:40:00Z">
        <w:r w:rsidR="00023AEF">
          <w:rPr>
            <w:rFonts w:ascii="Garamond" w:hAnsi="Garamond"/>
          </w:rPr>
          <w:t xml:space="preserve">sex </w:t>
        </w:r>
      </w:ins>
      <w:ins w:id="1951" w:author="Michael Jennions" w:date="2020-07-20T22:41:00Z">
        <w:r w:rsidR="00023AEF">
          <w:rPr>
            <w:rFonts w:ascii="Garamond" w:hAnsi="Garamond"/>
          </w:rPr>
          <w:t>difference i</w:t>
        </w:r>
      </w:ins>
      <w:del w:id="1952" w:author="Michael Jennions" w:date="2020-07-20T22:41:00Z">
        <w:r w:rsidDel="00023AEF">
          <w:rPr>
            <w:rFonts w:ascii="Garamond" w:hAnsi="Garamond"/>
          </w:rPr>
          <w:delText xml:space="preserve"> i</w:delText>
        </w:r>
      </w:del>
      <w:r>
        <w:rPr>
          <w:rFonts w:ascii="Garamond" w:hAnsi="Garamond"/>
        </w:rPr>
        <w:t xml:space="preserve">n </w:t>
      </w:r>
      <w:ins w:id="1953" w:author="Michael Jennions" w:date="2020-07-20T22:41:00Z">
        <w:r w:rsidR="00023AEF">
          <w:rPr>
            <w:rFonts w:ascii="Garamond" w:hAnsi="Garamond"/>
          </w:rPr>
          <w:t xml:space="preserve">the </w:t>
        </w:r>
      </w:ins>
      <w:r>
        <w:rPr>
          <w:rFonts w:ascii="Garamond" w:hAnsi="Garamond"/>
        </w:rPr>
        <w:t xml:space="preserve">mean and variance across all personality traits </w:t>
      </w:r>
      <w:del w:id="1954" w:author="Michael Jennions" w:date="2020-07-20T22:42:00Z">
        <w:r w:rsidDel="00023AEF">
          <w:rPr>
            <w:rFonts w:ascii="Garamond" w:hAnsi="Garamond"/>
          </w:rPr>
          <w:delText xml:space="preserve">for each specific taxonomic group </w:delText>
        </w:r>
      </w:del>
      <w:r>
        <w:rPr>
          <w:rFonts w:ascii="Garamond" w:hAnsi="Garamond"/>
        </w:rPr>
        <w:t>using MLMA models</w:t>
      </w:r>
      <w:ins w:id="1955" w:author="Michael Jennions" w:date="2020-08-03T23:07:00Z">
        <w:r w:rsidR="00F93669">
          <w:rPr>
            <w:rFonts w:ascii="Garamond" w:hAnsi="Garamond"/>
          </w:rPr>
          <w:t xml:space="preserve"> (Table </w:t>
        </w:r>
      </w:ins>
      <w:ins w:id="1956" w:author="Michael Jennions" w:date="2020-08-03T23:08:00Z">
        <w:r w:rsidR="00F93669">
          <w:rPr>
            <w:rFonts w:ascii="Garamond" w:hAnsi="Garamond"/>
          </w:rPr>
          <w:t>1</w:t>
        </w:r>
      </w:ins>
      <w:ins w:id="1957" w:author="Michael Jennions" w:date="2020-08-03T23:07:00Z">
        <w:r w:rsidR="00F93669">
          <w:rPr>
            <w:rFonts w:ascii="Garamond" w:hAnsi="Garamond"/>
          </w:rPr>
          <w:t>)</w:t>
        </w:r>
      </w:ins>
      <w:r>
        <w:rPr>
          <w:rFonts w:ascii="Garamond" w:hAnsi="Garamond"/>
        </w:rPr>
        <w:t xml:space="preserve">. </w:t>
      </w:r>
      <w:ins w:id="1958" w:author="Michael Jennions" w:date="2020-08-03T22:48:00Z">
        <w:r w:rsidR="00CE41A9">
          <w:rPr>
            <w:rFonts w:ascii="Garamond" w:hAnsi="Garamond"/>
          </w:rPr>
          <w:t xml:space="preserve">This </w:t>
        </w:r>
      </w:ins>
      <w:ins w:id="1959" w:author="Michael Jennions" w:date="2020-08-03T22:49:00Z">
        <w:r w:rsidR="00CE41A9">
          <w:rPr>
            <w:rFonts w:ascii="Garamond" w:hAnsi="Garamond"/>
          </w:rPr>
          <w:t xml:space="preserve">analysis </w:t>
        </w:r>
      </w:ins>
      <w:ins w:id="1960" w:author="Michael Jennions" w:date="2020-08-03T22:48:00Z">
        <w:r w:rsidR="00CE41A9">
          <w:rPr>
            <w:rFonts w:ascii="Garamond" w:hAnsi="Garamond"/>
          </w:rPr>
          <w:t>is based on the simple premise that we predict males will show larger trait values for personality traits (with the possible e</w:t>
        </w:r>
      </w:ins>
      <w:ins w:id="1961" w:author="Michael Jennions" w:date="2020-08-03T22:49:00Z">
        <w:r w:rsidR="00CE41A9">
          <w:rPr>
            <w:rFonts w:ascii="Garamond" w:hAnsi="Garamond"/>
          </w:rPr>
          <w:t>xception of sociality) (</w:t>
        </w:r>
        <w:r w:rsidR="00CE41A9" w:rsidRPr="00CE41A9">
          <w:rPr>
            <w:rFonts w:ascii="Garamond" w:hAnsi="Garamond"/>
            <w:highlight w:val="yellow"/>
            <w:rPrChange w:id="1962" w:author="Michael Jennions" w:date="2020-08-03T22:49:00Z">
              <w:rPr>
                <w:rFonts w:ascii="Garamond" w:hAnsi="Garamond"/>
              </w:rPr>
            </w:rPrChange>
          </w:rPr>
          <w:t>REF</w:t>
        </w:r>
        <w:r w:rsidR="00CE41A9">
          <w:rPr>
            <w:rFonts w:ascii="Garamond" w:hAnsi="Garamond"/>
          </w:rPr>
          <w:t>)</w:t>
        </w:r>
      </w:ins>
      <w:ins w:id="1963" w:author="Michael Jennions" w:date="2020-08-03T22:48:00Z">
        <w:r w:rsidR="00CE41A9">
          <w:rPr>
            <w:rFonts w:ascii="Garamond" w:hAnsi="Garamond"/>
          </w:rPr>
          <w:t xml:space="preserve">, and greater variance for all five traits </w:t>
        </w:r>
      </w:ins>
      <w:ins w:id="1964" w:author="Michael Jennions" w:date="2020-08-03T22:49:00Z">
        <w:r w:rsidR="00CE41A9">
          <w:rPr>
            <w:rFonts w:ascii="Garamond" w:hAnsi="Garamond"/>
          </w:rPr>
          <w:t xml:space="preserve"> (</w:t>
        </w:r>
        <w:r w:rsidR="00CE41A9" w:rsidRPr="00CE41A9">
          <w:rPr>
            <w:rFonts w:ascii="Garamond" w:hAnsi="Garamond"/>
            <w:highlight w:val="yellow"/>
            <w:rPrChange w:id="1965" w:author="Michael Jennions" w:date="2020-08-03T22:49:00Z">
              <w:rPr>
                <w:rFonts w:ascii="Garamond" w:hAnsi="Garamond"/>
              </w:rPr>
            </w:rPrChange>
          </w:rPr>
          <w:t>REF</w:t>
        </w:r>
        <w:r w:rsidR="00CE41A9">
          <w:rPr>
            <w:rFonts w:ascii="Garamond" w:hAnsi="Garamond"/>
          </w:rPr>
          <w:t>).</w:t>
        </w:r>
      </w:ins>
      <w:ins w:id="1966" w:author="Michael Jennions" w:date="2020-08-03T22:50:00Z">
        <w:r w:rsidR="00CE41A9">
          <w:rPr>
            <w:rFonts w:ascii="Garamond" w:hAnsi="Garamond"/>
          </w:rPr>
          <w:t xml:space="preserve"> More importantly, this analysis provides a baseline that allows us to look for sources of heterogeneity in the data. </w:t>
        </w:r>
      </w:ins>
      <w:ins w:id="1967" w:author="Michael Jennions" w:date="2020-07-20T22:43:00Z">
        <w:r w:rsidR="00023AEF">
          <w:rPr>
            <w:rFonts w:ascii="Garamond" w:hAnsi="Garamond"/>
          </w:rPr>
          <w:t xml:space="preserve">To </w:t>
        </w:r>
      </w:ins>
      <w:del w:id="1968" w:author="Michael Jennions" w:date="2020-07-20T22:43:00Z">
        <w:r w:rsidDel="00023AEF">
          <w:rPr>
            <w:rFonts w:ascii="Garamond" w:hAnsi="Garamond"/>
          </w:rPr>
          <w:delText xml:space="preserve">We </w:delText>
        </w:r>
      </w:del>
      <w:r>
        <w:rPr>
          <w:rFonts w:ascii="Garamond" w:hAnsi="Garamond"/>
        </w:rPr>
        <w:t>account</w:t>
      </w:r>
      <w:ins w:id="1969" w:author="Michael Jennions" w:date="2020-07-20T22:43:00Z">
        <w:r w:rsidR="00023AEF">
          <w:rPr>
            <w:rFonts w:ascii="Garamond" w:hAnsi="Garamond"/>
          </w:rPr>
          <w:t xml:space="preserve"> for the non-independence of data </w:t>
        </w:r>
      </w:ins>
      <w:del w:id="1970" w:author="Michael Jennions" w:date="2020-07-20T22:43:00Z">
        <w:r w:rsidDel="00023AEF">
          <w:rPr>
            <w:rFonts w:ascii="Garamond" w:hAnsi="Garamond"/>
          </w:rPr>
          <w:delText>ed</w:delText>
        </w:r>
      </w:del>
      <w:del w:id="1971" w:author="Michael Jennions" w:date="2020-08-03T22:50:00Z">
        <w:r w:rsidDel="00CE41A9">
          <w:rPr>
            <w:rFonts w:ascii="Garamond" w:hAnsi="Garamond"/>
          </w:rPr>
          <w:delText xml:space="preserve"> </w:delText>
        </w:r>
      </w:del>
      <w:del w:id="1972" w:author="Michael Jennions" w:date="2020-07-20T22:43:00Z">
        <w:r w:rsidDel="00023AEF">
          <w:rPr>
            <w:rFonts w:ascii="Garamond" w:hAnsi="Garamond"/>
          </w:rPr>
          <w:delText>for effect size measurement error in our model and</w:delText>
        </w:r>
      </w:del>
      <w:ins w:id="1973" w:author="Michael Jennions" w:date="2020-07-20T22:43:00Z">
        <w:r w:rsidR="00023AEF">
          <w:rPr>
            <w:rFonts w:ascii="Garamond" w:hAnsi="Garamond"/>
          </w:rPr>
          <w:t>we</w:t>
        </w:r>
      </w:ins>
      <w:r>
        <w:rPr>
          <w:rFonts w:ascii="Garamond" w:hAnsi="Garamond"/>
        </w:rPr>
        <w:t xml:space="preserve"> included </w:t>
      </w:r>
      <w:del w:id="1974" w:author="Michael Jennions" w:date="2020-07-20T22:45:00Z">
        <w:r w:rsidDel="00B45F06">
          <w:rPr>
            <w:rFonts w:ascii="Garamond" w:hAnsi="Garamond"/>
          </w:rPr>
          <w:delText xml:space="preserve">study </w:delText>
        </w:r>
      </w:del>
      <w:ins w:id="1975" w:author="Michael Jennions" w:date="2020-07-20T22:45:00Z">
        <w:r w:rsidR="00B45F06">
          <w:rPr>
            <w:rFonts w:ascii="Garamond" w:hAnsi="Garamond"/>
          </w:rPr>
          <w:t xml:space="preserve">species </w:t>
        </w:r>
      </w:ins>
      <w:ins w:id="1976" w:author="Michael Jennions" w:date="2020-07-20T22:43:00Z">
        <w:r w:rsidR="00023AEF">
          <w:rPr>
            <w:rFonts w:ascii="Garamond" w:hAnsi="Garamond"/>
          </w:rPr>
          <w:t>identity</w:t>
        </w:r>
      </w:ins>
      <w:ins w:id="1977" w:author="Michael Jennions" w:date="2020-07-20T22:45:00Z">
        <w:r w:rsidR="00B45F06">
          <w:rPr>
            <w:rFonts w:ascii="Garamond" w:hAnsi="Garamond"/>
          </w:rPr>
          <w:t xml:space="preserve"> and</w:t>
        </w:r>
      </w:ins>
      <w:ins w:id="1978" w:author="Michael Jennions" w:date="2020-07-20T22:44:00Z">
        <w:r w:rsidR="00023AEF">
          <w:rPr>
            <w:rFonts w:ascii="Garamond" w:hAnsi="Garamond"/>
          </w:rPr>
          <w:t xml:space="preserve"> </w:t>
        </w:r>
      </w:ins>
      <w:ins w:id="1979" w:author="Michael Jennions" w:date="2020-07-20T22:45:00Z">
        <w:r w:rsidR="00B45F06">
          <w:rPr>
            <w:rFonts w:ascii="Garamond" w:hAnsi="Garamond"/>
          </w:rPr>
          <w:t>study</w:t>
        </w:r>
      </w:ins>
      <w:ins w:id="1980" w:author="Michael Jennions" w:date="2020-07-20T22:44:00Z">
        <w:r w:rsidR="00023AEF">
          <w:rPr>
            <w:rFonts w:ascii="Garamond" w:hAnsi="Garamond"/>
          </w:rPr>
          <w:t xml:space="preserve"> identity</w:t>
        </w:r>
      </w:ins>
      <w:ins w:id="1981" w:author="Michael Jennions" w:date="2020-07-20T22:43:00Z">
        <w:r w:rsidR="00023AEF">
          <w:rPr>
            <w:rFonts w:ascii="Garamond" w:hAnsi="Garamond"/>
          </w:rPr>
          <w:t xml:space="preserve"> </w:t>
        </w:r>
      </w:ins>
      <w:del w:id="1982" w:author="Michael Jennions" w:date="2020-07-20T22:45:00Z">
        <w:r w:rsidDel="00B45F06">
          <w:rPr>
            <w:rFonts w:ascii="Garamond" w:hAnsi="Garamond"/>
          </w:rPr>
          <w:delText xml:space="preserve">and </w:delText>
        </w:r>
      </w:del>
      <w:del w:id="1983" w:author="Michael Jennions" w:date="2020-07-20T22:44:00Z">
        <w:r w:rsidDel="00023AEF">
          <w:rPr>
            <w:rFonts w:ascii="Garamond" w:hAnsi="Garamond"/>
          </w:rPr>
          <w:delText xml:space="preserve">phylogenetic </w:delText>
        </w:r>
      </w:del>
      <w:ins w:id="1984" w:author="Michael Jennions" w:date="2020-07-20T22:44:00Z">
        <w:r w:rsidR="00023AEF">
          <w:rPr>
            <w:rFonts w:ascii="Garamond" w:hAnsi="Garamond"/>
          </w:rPr>
          <w:t xml:space="preserve">as </w:t>
        </w:r>
      </w:ins>
      <w:r>
        <w:rPr>
          <w:rFonts w:ascii="Garamond" w:hAnsi="Garamond"/>
        </w:rPr>
        <w:t>random effects</w:t>
      </w:r>
      <w:ins w:id="1985" w:author="Michael Jennions" w:date="2020-08-03T22:50:00Z">
        <w:r w:rsidR="00CE41A9">
          <w:rPr>
            <w:rFonts w:ascii="Garamond" w:hAnsi="Garamond"/>
          </w:rPr>
          <w:t>,</w:t>
        </w:r>
      </w:ins>
      <w:ins w:id="1986" w:author="Michael Jennions" w:date="2020-07-20T22:46:00Z">
        <w:r w:rsidR="00B45F06">
          <w:rPr>
            <w:rFonts w:ascii="Garamond" w:hAnsi="Garamond"/>
          </w:rPr>
          <w:t xml:space="preserve"> as there were multiple effect sizes from </w:t>
        </w:r>
      </w:ins>
      <w:ins w:id="1987" w:author="Michael Jennions" w:date="2020-07-20T22:47:00Z">
        <w:r w:rsidR="00B45F06">
          <w:rPr>
            <w:rFonts w:ascii="Garamond" w:hAnsi="Garamond"/>
          </w:rPr>
          <w:t>the same</w:t>
        </w:r>
      </w:ins>
      <w:ins w:id="1988" w:author="Michael Jennions" w:date="2020-07-20T22:46:00Z">
        <w:r w:rsidR="00B45F06">
          <w:rPr>
            <w:rFonts w:ascii="Garamond" w:hAnsi="Garamond"/>
          </w:rPr>
          <w:t xml:space="preserve"> species or study</w:t>
        </w:r>
      </w:ins>
      <w:r>
        <w:rPr>
          <w:rFonts w:ascii="Garamond" w:hAnsi="Garamond"/>
        </w:rPr>
        <w:t xml:space="preserve">. </w:t>
      </w:r>
      <w:r w:rsidRPr="00561A2D">
        <w:rPr>
          <w:rFonts w:ascii="Garamond" w:hAnsi="Garamond"/>
        </w:rPr>
        <w:t xml:space="preserve">We also </w:t>
      </w:r>
      <w:del w:id="1989" w:author="Michael Jennions" w:date="2020-07-20T22:44:00Z">
        <w:r w:rsidRPr="00CE41A9" w:rsidDel="00023AEF">
          <w:rPr>
            <w:rFonts w:ascii="Garamond" w:hAnsi="Garamond"/>
          </w:rPr>
          <w:delText xml:space="preserve">estimated </w:delText>
        </w:r>
      </w:del>
      <w:ins w:id="1990" w:author="Michael Jennions" w:date="2020-07-20T22:44:00Z">
        <w:r w:rsidR="00023AEF" w:rsidRPr="00CE41A9">
          <w:rPr>
            <w:rFonts w:ascii="Garamond" w:hAnsi="Garamond"/>
          </w:rPr>
          <w:t xml:space="preserve">included </w:t>
        </w:r>
      </w:ins>
      <w:del w:id="1991" w:author="Michael Jennions" w:date="2020-08-03T22:51:00Z">
        <w:r w:rsidRPr="00CE41A9" w:rsidDel="00CE41A9">
          <w:rPr>
            <w:rFonts w:ascii="Garamond" w:hAnsi="Garamond"/>
          </w:rPr>
          <w:delText xml:space="preserve">an </w:delText>
        </w:r>
      </w:del>
      <w:del w:id="1992" w:author="Michael Jennions" w:date="2020-07-20T22:55:00Z">
        <w:r w:rsidRPr="00CE41A9" w:rsidDel="00010595">
          <w:rPr>
            <w:rFonts w:ascii="Garamond" w:hAnsi="Garamond"/>
          </w:rPr>
          <w:delText>observation</w:delText>
        </w:r>
      </w:del>
      <w:ins w:id="1993" w:author="Michael Jennions" w:date="2020-08-03T22:50:00Z">
        <w:r w:rsidR="00CE41A9" w:rsidRPr="00CE41A9">
          <w:rPr>
            <w:rFonts w:ascii="Garamond" w:hAnsi="Garamond"/>
            <w:rPrChange w:id="1994" w:author="Michael Jennions" w:date="2020-08-03T22:50:00Z">
              <w:rPr>
                <w:rFonts w:ascii="Garamond" w:hAnsi="Garamond"/>
                <w:highlight w:val="yellow"/>
              </w:rPr>
            </w:rPrChange>
          </w:rPr>
          <w:t>observation</w:t>
        </w:r>
      </w:ins>
      <w:del w:id="1995" w:author="Michael Jennions" w:date="2020-07-20T22:55:00Z">
        <w:r w:rsidRPr="00561A2D" w:rsidDel="00083F6A">
          <w:rPr>
            <w:rFonts w:ascii="Garamond" w:hAnsi="Garamond"/>
          </w:rPr>
          <w:delText>al</w:delText>
        </w:r>
      </w:del>
      <w:ins w:id="1996" w:author="Michael Jennions" w:date="2020-07-20T22:44:00Z">
        <w:r w:rsidR="00023AEF" w:rsidRPr="00CE41A9">
          <w:rPr>
            <w:rFonts w:ascii="Garamond" w:hAnsi="Garamond"/>
          </w:rPr>
          <w:t xml:space="preserve"> </w:t>
        </w:r>
      </w:ins>
      <w:del w:id="1997" w:author="Michael Jennions" w:date="2020-07-20T22:44:00Z">
        <w:r w:rsidRPr="00CE41A9" w:rsidDel="00023AEF">
          <w:rPr>
            <w:rFonts w:ascii="Garamond" w:hAnsi="Garamond"/>
          </w:rPr>
          <w:delText>-</w:delText>
        </w:r>
      </w:del>
      <w:r w:rsidRPr="00CE41A9">
        <w:rPr>
          <w:rFonts w:ascii="Garamond" w:hAnsi="Garamond"/>
        </w:rPr>
        <w:t xml:space="preserve">level </w:t>
      </w:r>
      <w:ins w:id="1998" w:author="Michael Jennions" w:date="2020-07-20T22:56:00Z">
        <w:r w:rsidR="00010595" w:rsidRPr="00CE41A9">
          <w:rPr>
            <w:rFonts w:ascii="Garamond" w:hAnsi="Garamond"/>
          </w:rPr>
          <w:t>identity</w:t>
        </w:r>
      </w:ins>
      <w:ins w:id="1999" w:author="Michael Jennions" w:date="2020-07-20T22:55:00Z">
        <w:r w:rsidR="00010595" w:rsidRPr="00CE41A9">
          <w:rPr>
            <w:rFonts w:ascii="Garamond" w:hAnsi="Garamond"/>
          </w:rPr>
          <w:t xml:space="preserve"> </w:t>
        </w:r>
      </w:ins>
      <w:ins w:id="2000" w:author="Michael Jennions" w:date="2020-07-21T00:17:00Z">
        <w:r w:rsidR="00B832BE" w:rsidRPr="00CE41A9">
          <w:rPr>
            <w:rFonts w:ascii="Garamond" w:hAnsi="Garamond"/>
            <w:rPrChange w:id="2001" w:author="Michael Jennions" w:date="2020-08-03T22:50:00Z">
              <w:rPr>
                <w:rFonts w:ascii="Garamond" w:hAnsi="Garamond"/>
                <w:highlight w:val="yellow"/>
              </w:rPr>
            </w:rPrChange>
          </w:rPr>
          <w:t xml:space="preserve">to </w:t>
        </w:r>
      </w:ins>
      <w:ins w:id="2002" w:author="Michael Jennions" w:date="2020-08-03T22:51:00Z">
        <w:r w:rsidR="00CE41A9">
          <w:rPr>
            <w:rFonts w:ascii="Garamond" w:hAnsi="Garamond"/>
          </w:rPr>
          <w:t>account</w:t>
        </w:r>
      </w:ins>
      <w:ins w:id="2003" w:author="Michael Jennions" w:date="2020-07-21T00:17:00Z">
        <w:r w:rsidR="00B832BE" w:rsidRPr="00CE41A9">
          <w:rPr>
            <w:rFonts w:ascii="Garamond" w:hAnsi="Garamond"/>
            <w:rPrChange w:id="2004" w:author="Michael Jennions" w:date="2020-08-03T22:50:00Z">
              <w:rPr>
                <w:rFonts w:ascii="Garamond" w:hAnsi="Garamond"/>
                <w:highlight w:val="yellow"/>
              </w:rPr>
            </w:rPrChange>
          </w:rPr>
          <w:t xml:space="preserve"> for var</w:t>
        </w:r>
      </w:ins>
      <w:ins w:id="2005" w:author="Michael Jennions" w:date="2020-07-21T00:18:00Z">
        <w:r w:rsidR="00B832BE" w:rsidRPr="00CE41A9">
          <w:rPr>
            <w:rFonts w:ascii="Garamond" w:hAnsi="Garamond"/>
            <w:rPrChange w:id="2006" w:author="Michael Jennions" w:date="2020-08-03T22:50:00Z">
              <w:rPr>
                <w:rFonts w:ascii="Garamond" w:hAnsi="Garamond"/>
                <w:highlight w:val="yellow"/>
              </w:rPr>
            </w:rPrChange>
          </w:rPr>
          <w:t>iation among effect sizes within a study</w:t>
        </w:r>
      </w:ins>
      <w:ins w:id="2007" w:author="Michael Jennions" w:date="2020-08-03T22:51:00Z">
        <w:r w:rsidR="00CE41A9">
          <w:rPr>
            <w:rFonts w:ascii="Garamond" w:hAnsi="Garamond"/>
          </w:rPr>
          <w:t xml:space="preserve"> to ensure that the total and residual variance are correctly estimated.</w:t>
        </w:r>
      </w:ins>
      <w:ins w:id="2008" w:author="Michael Jennions" w:date="2020-08-03T22:52:00Z">
        <w:r w:rsidR="00CE41A9">
          <w:rPr>
            <w:rFonts w:ascii="Garamond" w:hAnsi="Garamond"/>
          </w:rPr>
          <w:t xml:space="preserve"> Without this term, within-study effects are confounded with sampling variance</w:t>
        </w:r>
      </w:ins>
      <w:ins w:id="2009" w:author="Michael Jennions" w:date="2020-08-03T22:53:00Z">
        <w:r w:rsidR="00CE41A9">
          <w:rPr>
            <w:rFonts w:ascii="Garamond" w:hAnsi="Garamond"/>
          </w:rPr>
          <w:t xml:space="preserve"> (the default setting in </w:t>
        </w:r>
      </w:ins>
      <w:commentRangeStart w:id="2010"/>
      <w:del w:id="2011" w:author="Michael Jennions" w:date="2020-07-20T22:45:00Z">
        <w:r w:rsidRPr="00010595" w:rsidDel="00023AEF">
          <w:rPr>
            <w:rFonts w:ascii="Garamond" w:hAnsi="Garamond"/>
            <w:highlight w:val="yellow"/>
            <w:rPrChange w:id="2012" w:author="Michael Jennions" w:date="2020-07-20T22:56:00Z">
              <w:rPr>
                <w:rFonts w:ascii="Garamond" w:hAnsi="Garamond"/>
              </w:rPr>
            </w:rPrChange>
          </w:rPr>
          <w:delText xml:space="preserve">(residual) variance </w:delText>
        </w:r>
      </w:del>
      <w:del w:id="2013" w:author="Michael Jennions" w:date="2020-07-20T22:47:00Z">
        <w:r w:rsidRPr="00010595" w:rsidDel="00B45F06">
          <w:rPr>
            <w:rFonts w:ascii="Garamond" w:hAnsi="Garamond"/>
            <w:highlight w:val="yellow"/>
            <w:rPrChange w:id="2014" w:author="Michael Jennions" w:date="2020-07-20T22:56:00Z">
              <w:rPr>
                <w:rFonts w:ascii="Garamond" w:hAnsi="Garamond"/>
              </w:rPr>
            </w:rPrChange>
          </w:rPr>
          <w:delText>as</w:delText>
        </w:r>
      </w:del>
      <w:commentRangeEnd w:id="2010"/>
      <w:r w:rsidR="00010595">
        <w:rPr>
          <w:rStyle w:val="CommentReference"/>
        </w:rPr>
        <w:commentReference w:id="2010"/>
      </w:r>
      <w:del w:id="2015" w:author="Michael Jennions" w:date="2020-07-21T00:18:00Z">
        <w:r w:rsidDel="00B832BE">
          <w:rPr>
            <w:rFonts w:ascii="Garamond" w:hAnsi="Garamond"/>
          </w:rPr>
          <w:delText xml:space="preserve"> </w:delText>
        </w:r>
      </w:del>
      <w:r w:rsidRPr="00583209">
        <w:rPr>
          <w:rFonts w:ascii="Garamond" w:hAnsi="Garamond"/>
          <w:i/>
          <w:iCs/>
        </w:rPr>
        <w:t>metafor</w:t>
      </w:r>
      <w:del w:id="2016" w:author="Michael Jennions" w:date="2020-08-03T22:53:00Z">
        <w:r w:rsidDel="00CE41A9">
          <w:rPr>
            <w:rFonts w:ascii="Garamond" w:hAnsi="Garamond"/>
          </w:rPr>
          <w:delText xml:space="preserve"> does not estimate </w:delText>
        </w:r>
      </w:del>
      <w:del w:id="2017" w:author="Michael Jennions" w:date="2020-07-20T22:47:00Z">
        <w:r w:rsidDel="00B45F06">
          <w:rPr>
            <w:rFonts w:ascii="Garamond" w:hAnsi="Garamond"/>
          </w:rPr>
          <w:delText xml:space="preserve">this </w:delText>
        </w:r>
      </w:del>
      <w:del w:id="2018" w:author="Michael Jennions" w:date="2020-08-03T22:53:00Z">
        <w:r w:rsidDel="00CE41A9">
          <w:rPr>
            <w:rFonts w:ascii="Garamond" w:hAnsi="Garamond"/>
          </w:rPr>
          <w:delText>by default</w:delText>
        </w:r>
      </w:del>
      <w:ins w:id="2019" w:author="Michael Jennions" w:date="2020-08-03T22:53:00Z">
        <w:r w:rsidR="00CE41A9">
          <w:rPr>
            <w:rFonts w:ascii="Garamond" w:hAnsi="Garamond"/>
          </w:rPr>
          <w:t>)</w:t>
        </w:r>
      </w:ins>
      <w:r>
        <w:rPr>
          <w:rFonts w:ascii="Garamond" w:hAnsi="Garamond"/>
        </w:rPr>
        <w:t xml:space="preserve">. </w:t>
      </w:r>
      <w:ins w:id="2020" w:author="Michael Jennions" w:date="2020-07-20T22:45:00Z">
        <w:r w:rsidR="00B45F06">
          <w:rPr>
            <w:rFonts w:ascii="Garamond" w:hAnsi="Garamond"/>
          </w:rPr>
          <w:t xml:space="preserve">To correct for the non-independence of </w:t>
        </w:r>
      </w:ins>
      <w:ins w:id="2021" w:author="Michael Jennions" w:date="2020-07-20T22:47:00Z">
        <w:r w:rsidR="00B45F06">
          <w:rPr>
            <w:rFonts w:ascii="Garamond" w:hAnsi="Garamond"/>
          </w:rPr>
          <w:t xml:space="preserve">species due to </w:t>
        </w:r>
      </w:ins>
      <w:ins w:id="2022" w:author="Michael Jennions" w:date="2020-07-20T22:48:00Z">
        <w:r w:rsidR="00B45F06">
          <w:rPr>
            <w:rFonts w:ascii="Garamond" w:hAnsi="Garamond"/>
          </w:rPr>
          <w:t>their</w:t>
        </w:r>
      </w:ins>
      <w:ins w:id="2023" w:author="Michael Jennions" w:date="2020-07-20T22:47:00Z">
        <w:r w:rsidR="00B45F06">
          <w:rPr>
            <w:rFonts w:ascii="Garamond" w:hAnsi="Garamond"/>
          </w:rPr>
          <w:t xml:space="preserve"> shared evolution</w:t>
        </w:r>
      </w:ins>
      <w:ins w:id="2024" w:author="Michael Jennions" w:date="2020-07-20T22:48:00Z">
        <w:r w:rsidR="00B45F06">
          <w:rPr>
            <w:rFonts w:ascii="Garamond" w:hAnsi="Garamond"/>
          </w:rPr>
          <w:t xml:space="preserve">ary history we corrected for phylogeny. </w:t>
        </w:r>
      </w:ins>
      <w:r>
        <w:rPr>
          <w:rFonts w:ascii="Garamond" w:hAnsi="Garamond"/>
        </w:rPr>
        <w:t xml:space="preserve">Phylogenetic correlation matrices were derived for each </w:t>
      </w:r>
      <w:del w:id="2025" w:author="Michael Jennions" w:date="2020-07-20T22:48:00Z">
        <w:r w:rsidDel="00B45F06">
          <w:rPr>
            <w:rFonts w:ascii="Garamond" w:hAnsi="Garamond"/>
          </w:rPr>
          <w:delText xml:space="preserve">group </w:delText>
        </w:r>
      </w:del>
      <w:ins w:id="2026" w:author="Michael Jennions" w:date="2020-07-20T22:48:00Z">
        <w:r w:rsidR="00B45F06">
          <w:rPr>
            <w:rFonts w:ascii="Garamond" w:hAnsi="Garamond"/>
          </w:rPr>
          <w:t xml:space="preserve">taxa </w:t>
        </w:r>
      </w:ins>
      <w:r>
        <w:rPr>
          <w:rFonts w:ascii="Garamond" w:hAnsi="Garamond"/>
        </w:rPr>
        <w:t xml:space="preserve">either from existing phylogenetic tree databases (e.g. </w:t>
      </w:r>
      <w:r w:rsidRPr="00CE41A9">
        <w:rPr>
          <w:rFonts w:ascii="Garamond" w:hAnsi="Garamond"/>
          <w:i/>
          <w:rPrChange w:id="2027" w:author="Michael Jennions" w:date="2020-08-03T22:53:00Z">
            <w:rPr>
              <w:rFonts w:ascii="Garamond" w:hAnsi="Garamond"/>
            </w:rPr>
          </w:rPrChange>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CE41A9">
        <w:rPr>
          <w:rFonts w:ascii="Garamond" w:hAnsi="Garamond"/>
          <w:i/>
          <w:rPrChange w:id="2028" w:author="Michael Jennions" w:date="2020-08-03T22:53:00Z">
            <w:rPr>
              <w:rFonts w:ascii="Garamond" w:hAnsi="Garamond"/>
            </w:rPr>
          </w:rPrChange>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ins w:id="2029" w:author="Michael Jennions" w:date="2020-08-03T22:53:00Z">
        <w:r w:rsidR="00CE41A9">
          <w:rPr>
            <w:rFonts w:ascii="Garamond" w:hAnsi="Garamond"/>
          </w:rPr>
          <w:t xml:space="preserve">then </w:t>
        </w:r>
      </w:ins>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del w:id="2030" w:author="Michael Jennions" w:date="2020-08-03T22:53:00Z">
        <w:r w:rsidDel="00CE41A9">
          <w:rPr>
            <w:rFonts w:ascii="Garamond" w:hAnsi="Garamond"/>
          </w:rPr>
          <w:delText xml:space="preserve">take </w:delText>
        </w:r>
      </w:del>
      <w:ins w:id="2031" w:author="Michael Jennions" w:date="2020-08-03T22:53:00Z">
        <w:r w:rsidR="00CE41A9">
          <w:rPr>
            <w:rFonts w:ascii="Garamond" w:hAnsi="Garamond"/>
          </w:rPr>
          <w:t xml:space="preserve">generate </w:t>
        </w:r>
      </w:ins>
      <w:r>
        <w:rPr>
          <w:rFonts w:ascii="Garamond" w:hAnsi="Garamond"/>
        </w:rPr>
        <w:t xml:space="preserve">an average tree from these 100 </w:t>
      </w:r>
      <w:ins w:id="2032" w:author="Michael Jennions" w:date="2020-08-03T22:54:00Z">
        <w:r w:rsidR="00CE41A9">
          <w:rPr>
            <w:rFonts w:ascii="Garamond" w:hAnsi="Garamond"/>
          </w:rPr>
          <w:t xml:space="preserve">trees, </w:t>
        </w:r>
      </w:ins>
      <w:r>
        <w:rPr>
          <w:rFonts w:ascii="Garamond" w:hAnsi="Garamond"/>
        </w:rPr>
        <w:t xml:space="preserve">which we </w:t>
      </w:r>
      <w:ins w:id="2033" w:author="Michael Jennions" w:date="2020-07-20T23:00:00Z">
        <w:r w:rsidR="00010595">
          <w:rPr>
            <w:rFonts w:ascii="Garamond" w:hAnsi="Garamond"/>
          </w:rPr>
          <w:t xml:space="preserve">then </w:t>
        </w:r>
      </w:ins>
      <w:r>
        <w:rPr>
          <w:rFonts w:ascii="Garamond" w:hAnsi="Garamond"/>
        </w:rPr>
        <w:t xml:space="preserve">used </w:t>
      </w:r>
      <w:del w:id="2034" w:author="Michael Jennions" w:date="2020-07-20T23:00:00Z">
        <w:r w:rsidDel="00010595">
          <w:rPr>
            <w:rFonts w:ascii="Garamond" w:hAnsi="Garamond"/>
          </w:rPr>
          <w:delText xml:space="preserve">for </w:delText>
        </w:r>
      </w:del>
      <w:ins w:id="2035" w:author="Michael Jennions" w:date="2020-07-20T23:00:00Z">
        <w:r w:rsidR="00010595">
          <w:rPr>
            <w:rFonts w:ascii="Garamond" w:hAnsi="Garamond"/>
          </w:rPr>
          <w:t>in our models</w:t>
        </w:r>
      </w:ins>
      <w:del w:id="2036" w:author="Michael Jennions" w:date="2020-07-20T23:00:00Z">
        <w:r w:rsidDel="00010595">
          <w:rPr>
            <w:rFonts w:ascii="Garamond" w:hAnsi="Garamond"/>
          </w:rPr>
          <w:delText>analyses</w:delText>
        </w:r>
      </w:del>
      <w:r>
        <w:rPr>
          <w:rFonts w:ascii="Garamond" w:hAnsi="Garamond"/>
        </w:rPr>
        <w:t xml:space="preserve">. TimeTree phylogenies were derived by exporting a list of </w:t>
      </w:r>
      <w:ins w:id="2037" w:author="Michael Jennions" w:date="2020-07-20T23:00:00Z">
        <w:r w:rsidR="00010595">
          <w:rPr>
            <w:rFonts w:ascii="Garamond" w:hAnsi="Garamond"/>
          </w:rPr>
          <w:t>the relevant species</w:t>
        </w:r>
      </w:ins>
      <w:del w:id="2038" w:author="Michael Jennions" w:date="2020-07-20T23:00:00Z">
        <w:r w:rsidDel="00010595">
          <w:rPr>
            <w:rFonts w:ascii="Garamond" w:hAnsi="Garamond"/>
          </w:rPr>
          <w:delText>taxa</w:delText>
        </w:r>
      </w:del>
      <w:r>
        <w:rPr>
          <w:rFonts w:ascii="Garamond" w:hAnsi="Garamond"/>
        </w:rPr>
        <w:t xml:space="preserve"> from </w:t>
      </w:r>
      <w:r w:rsidRPr="00CE41A9">
        <w:rPr>
          <w:rFonts w:ascii="Garamond" w:hAnsi="Garamond"/>
          <w:i/>
          <w:rPrChange w:id="2039" w:author="Michael Jennions" w:date="2020-08-03T22:54:00Z">
            <w:rPr>
              <w:rFonts w:ascii="Garamond" w:hAnsi="Garamond"/>
            </w:rPr>
          </w:rPrChange>
        </w:rPr>
        <w:t>TimeTree.org</w:t>
      </w:r>
      <w:r>
        <w:rPr>
          <w:rFonts w:ascii="Garamond" w:hAnsi="Garamond"/>
        </w:rPr>
        <w:t xml:space="preserve">. </w:t>
      </w:r>
      <w:del w:id="2040" w:author="Michael Jennions" w:date="2020-07-20T23:00:00Z">
        <w:r w:rsidDel="00010595">
          <w:rPr>
            <w:rFonts w:ascii="Garamond" w:hAnsi="Garamond"/>
          </w:rPr>
          <w:delText xml:space="preserve">In some </w:delText>
        </w:r>
        <w:r w:rsidR="00FF6A9C" w:rsidDel="00010595">
          <w:rPr>
            <w:rFonts w:ascii="Garamond" w:hAnsi="Garamond"/>
          </w:rPr>
          <w:delText>instances,</w:delText>
        </w:r>
        <w:r w:rsidDel="00010595">
          <w:rPr>
            <w:rFonts w:ascii="Garamond" w:hAnsi="Garamond"/>
          </w:rPr>
          <w:delText xml:space="preserve"> </w:delText>
        </w:r>
      </w:del>
      <w:ins w:id="2041" w:author="Michael Jennions" w:date="2020-07-20T23:00:00Z">
        <w:r w:rsidR="00010595">
          <w:rPr>
            <w:rFonts w:ascii="Garamond" w:hAnsi="Garamond"/>
          </w:rPr>
          <w:t xml:space="preserve">If </w:t>
        </w:r>
      </w:ins>
      <w:r>
        <w:rPr>
          <w:rFonts w:ascii="Garamond" w:hAnsi="Garamond"/>
        </w:rPr>
        <w:t xml:space="preserve">a species </w:t>
      </w:r>
      <w:del w:id="2042" w:author="Michael Jennions" w:date="2020-07-20T23:00:00Z">
        <w:r w:rsidDel="00010595">
          <w:rPr>
            <w:rFonts w:ascii="Garamond" w:hAnsi="Garamond"/>
          </w:rPr>
          <w:delText xml:space="preserve">that was present </w:delText>
        </w:r>
      </w:del>
      <w:r>
        <w:rPr>
          <w:rFonts w:ascii="Garamond" w:hAnsi="Garamond"/>
        </w:rPr>
        <w:t xml:space="preserve">in our dataset had no phylogenetic representation </w:t>
      </w:r>
      <w:del w:id="2043" w:author="Michael Jennions" w:date="2020-07-20T23:01:00Z">
        <w:r w:rsidDel="00010595">
          <w:rPr>
            <w:rFonts w:ascii="Garamond" w:hAnsi="Garamond"/>
          </w:rPr>
          <w:delText>so we found and</w:delText>
        </w:r>
      </w:del>
      <w:ins w:id="2044" w:author="Michael Jennions" w:date="2020-07-20T23:01:00Z">
        <w:r w:rsidR="00010595">
          <w:rPr>
            <w:rFonts w:ascii="Garamond" w:hAnsi="Garamond"/>
          </w:rPr>
          <w:t>we</w:t>
        </w:r>
      </w:ins>
      <w:r>
        <w:rPr>
          <w:rFonts w:ascii="Garamond" w:hAnsi="Garamond"/>
        </w:rPr>
        <w:t xml:space="preserve"> substituted the </w:t>
      </w:r>
      <w:ins w:id="2045" w:author="Michael Jennions" w:date="2020-07-20T23:01:00Z">
        <w:r w:rsidR="00010595">
          <w:rPr>
            <w:rFonts w:ascii="Garamond" w:hAnsi="Garamond"/>
          </w:rPr>
          <w:t xml:space="preserve">next </w:t>
        </w:r>
      </w:ins>
      <w:r>
        <w:rPr>
          <w:rFonts w:ascii="Garamond" w:hAnsi="Garamond"/>
        </w:rPr>
        <w:t xml:space="preserve">closest </w:t>
      </w:r>
      <w:ins w:id="2046" w:author="Michael Jennions" w:date="2020-08-03T22:54:00Z">
        <w:r w:rsidR="00CE41A9">
          <w:rPr>
            <w:rFonts w:ascii="Garamond" w:hAnsi="Garamond"/>
          </w:rPr>
          <w:t xml:space="preserve">available </w:t>
        </w:r>
      </w:ins>
      <w:del w:id="2047" w:author="Michael Jennions" w:date="2020-07-20T23:01:00Z">
        <w:r w:rsidDel="00010595">
          <w:rPr>
            <w:rFonts w:ascii="Garamond" w:hAnsi="Garamond"/>
          </w:rPr>
          <w:delText xml:space="preserve">sister </w:delText>
        </w:r>
      </w:del>
      <w:r>
        <w:rPr>
          <w:rFonts w:ascii="Garamond" w:hAnsi="Garamond"/>
        </w:rPr>
        <w:t>species</w:t>
      </w:r>
      <w:ins w:id="2048" w:author="Michael Jennions" w:date="2020-08-03T22:54:00Z">
        <w:r w:rsidR="00CE41A9">
          <w:rPr>
            <w:rFonts w:ascii="Garamond" w:hAnsi="Garamond"/>
          </w:rPr>
          <w:t xml:space="preserve"> (e.g. same genera or family)</w:t>
        </w:r>
      </w:ins>
      <w:r>
        <w:rPr>
          <w:rFonts w:ascii="Garamond" w:hAnsi="Garamond"/>
        </w:rPr>
        <w:t xml:space="preserve">. </w:t>
      </w:r>
      <w:r w:rsidRPr="00561A2D">
        <w:rPr>
          <w:rFonts w:ascii="Garamond" w:hAnsi="Garamond"/>
        </w:rPr>
        <w:t>In all cases, we resolved synonymous taxa across our dataset</w:t>
      </w:r>
      <w:ins w:id="2049" w:author="Michael Jennions" w:date="2020-08-03T22:55:00Z">
        <w:r w:rsidR="00CE41A9" w:rsidRPr="00CE41A9">
          <w:rPr>
            <w:rFonts w:ascii="Garamond" w:hAnsi="Garamond"/>
            <w:rPrChange w:id="2050" w:author="Michael Jennions" w:date="2020-08-03T22:55:00Z">
              <w:rPr>
                <w:rFonts w:ascii="Garamond" w:hAnsi="Garamond"/>
                <w:highlight w:val="yellow"/>
              </w:rPr>
            </w:rPrChange>
          </w:rPr>
          <w:t xml:space="preserve"> so that species were correctly categorised, </w:t>
        </w:r>
      </w:ins>
      <w:del w:id="2051" w:author="Michael Jennions" w:date="2020-08-03T22:55:00Z">
        <w:r w:rsidRPr="00561A2D" w:rsidDel="00CE41A9">
          <w:rPr>
            <w:rFonts w:ascii="Garamond" w:hAnsi="Garamond"/>
          </w:rPr>
          <w:delText xml:space="preserve"> and tre</w:delText>
        </w:r>
        <w:r w:rsidRPr="00CE41A9" w:rsidDel="00CE41A9">
          <w:rPr>
            <w:rFonts w:ascii="Garamond" w:hAnsi="Garamond"/>
          </w:rPr>
          <w:delText xml:space="preserve">es </w:delText>
        </w:r>
      </w:del>
      <w:r w:rsidRPr="00CE41A9">
        <w:rPr>
          <w:rFonts w:ascii="Garamond" w:hAnsi="Garamond"/>
        </w:rPr>
        <w:t xml:space="preserve">and pruned our trees where needed. </w:t>
      </w:r>
      <w:ins w:id="2052" w:author="Michael Jennions" w:date="2020-08-03T22:55:00Z">
        <w:r w:rsidR="00CE41A9">
          <w:rPr>
            <w:rFonts w:ascii="Garamond" w:hAnsi="Garamond"/>
          </w:rPr>
          <w:t xml:space="preserve"> </w:t>
        </w:r>
      </w:ins>
      <w:del w:id="2053" w:author="Michael Jennions" w:date="2020-07-21T00:21:00Z">
        <w:r w:rsidRPr="00561A2D" w:rsidDel="009F7A91">
          <w:rPr>
            <w:rFonts w:ascii="Garamond" w:hAnsi="Garamond"/>
          </w:rPr>
          <w:delText xml:space="preserve">From </w:delText>
        </w:r>
      </w:del>
      <w:ins w:id="2054" w:author="Michael Jennions" w:date="2020-07-21T00:21:00Z">
        <w:r w:rsidR="009F7A91" w:rsidRPr="00CE41A9">
          <w:rPr>
            <w:rFonts w:ascii="Garamond" w:hAnsi="Garamond"/>
          </w:rPr>
          <w:t xml:space="preserve">In </w:t>
        </w:r>
      </w:ins>
      <w:del w:id="2055" w:author="Michael Jennions" w:date="2020-07-20T23:06:00Z">
        <w:r w:rsidRPr="00CE41A9" w:rsidDel="004E4D4F">
          <w:rPr>
            <w:rFonts w:ascii="Garamond" w:hAnsi="Garamond"/>
          </w:rPr>
          <w:delText xml:space="preserve">our </w:delText>
        </w:r>
      </w:del>
      <w:ins w:id="2056" w:author="Michael Jennions" w:date="2020-07-20T23:06:00Z">
        <w:r w:rsidR="004E4D4F" w:rsidRPr="00CE41A9">
          <w:rPr>
            <w:rFonts w:ascii="Garamond" w:hAnsi="Garamond"/>
          </w:rPr>
          <w:t>the</w:t>
        </w:r>
        <w:r w:rsidR="004E4D4F">
          <w:rPr>
            <w:rFonts w:ascii="Garamond" w:hAnsi="Garamond"/>
          </w:rPr>
          <w:t xml:space="preserve"> </w:t>
        </w:r>
      </w:ins>
      <w:ins w:id="2057" w:author="Michael Jennions" w:date="2020-08-03T22:55:00Z">
        <w:r w:rsidR="00CE41A9">
          <w:rPr>
            <w:rFonts w:ascii="Garamond" w:hAnsi="Garamond"/>
          </w:rPr>
          <w:t>two initial</w:t>
        </w:r>
      </w:ins>
      <w:ins w:id="2058" w:author="Michael Jennions" w:date="2020-07-21T00:24:00Z">
        <w:r w:rsidR="009F7A91">
          <w:rPr>
            <w:rFonts w:ascii="Garamond" w:hAnsi="Garamond"/>
          </w:rPr>
          <w:t xml:space="preserve"> </w:t>
        </w:r>
      </w:ins>
      <w:r>
        <w:rPr>
          <w:rFonts w:ascii="Garamond" w:hAnsi="Garamond"/>
        </w:rPr>
        <w:t xml:space="preserve">MLMA models </w:t>
      </w:r>
      <w:ins w:id="2059" w:author="Michael Jennions" w:date="2020-08-03T22:56:00Z">
        <w:r w:rsidR="00CE41A9">
          <w:rPr>
            <w:rFonts w:ascii="Garamond" w:hAnsi="Garamond"/>
          </w:rPr>
          <w:t xml:space="preserve">for </w:t>
        </w:r>
        <w:r w:rsidR="00CE41A9" w:rsidRPr="00CE41A9">
          <w:rPr>
            <w:rFonts w:ascii="Garamond" w:hAnsi="Garamond"/>
            <w:i/>
            <w:rPrChange w:id="2060" w:author="Michael Jennions" w:date="2020-08-03T22:56:00Z">
              <w:rPr>
                <w:rFonts w:ascii="Garamond" w:hAnsi="Garamond"/>
              </w:rPr>
            </w:rPrChange>
          </w:rPr>
          <w:t>g</w:t>
        </w:r>
        <w:r w:rsidR="00CE41A9">
          <w:rPr>
            <w:rFonts w:ascii="Garamond" w:hAnsi="Garamond"/>
          </w:rPr>
          <w:t xml:space="preserve"> and LnCVR </w:t>
        </w:r>
      </w:ins>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ins w:id="2061" w:author="Michael Jennions" w:date="2020-07-20T23:06:00Z">
        <w:r w:rsidR="004E4D4F">
          <w:rPr>
            <w:rFonts w:ascii="Garamond" w:hAnsi="Garamond"/>
          </w:rPr>
          <w:t xml:space="preserve"> </w:t>
        </w:r>
      </w:ins>
      <w:ins w:id="2062" w:author="Michael Jennions" w:date="2020-07-21T00:19:00Z">
        <w:r w:rsidR="00B832BE">
          <w:rPr>
            <w:rFonts w:ascii="Garamond" w:hAnsi="Garamond"/>
          </w:rPr>
          <w:t xml:space="preserve">We </w:t>
        </w:r>
      </w:ins>
      <w:ins w:id="2063" w:author="Michael Jennions" w:date="2020-07-20T23:06:00Z">
        <w:r w:rsidR="004E4D4F">
          <w:rPr>
            <w:rFonts w:ascii="Garamond" w:hAnsi="Garamond"/>
          </w:rPr>
          <w:t xml:space="preserve">partitioned </w:t>
        </w:r>
      </w:ins>
      <w:ins w:id="2064" w:author="Michael Jennions" w:date="2020-07-21T00:19:00Z">
        <w:r w:rsidR="00B832BE">
          <w:rPr>
            <w:rFonts w:ascii="Garamond" w:hAnsi="Garamond"/>
          </w:rPr>
          <w:t xml:space="preserve">heterogeneity </w:t>
        </w:r>
      </w:ins>
      <w:ins w:id="2065" w:author="Michael Jennions" w:date="2020-07-20T23:06:00Z">
        <w:r w:rsidR="004E4D4F">
          <w:rPr>
            <w:rFonts w:ascii="Garamond" w:hAnsi="Garamond"/>
          </w:rPr>
          <w:t>arising among</w:t>
        </w:r>
      </w:ins>
      <w:r>
        <w:rPr>
          <w:rFonts w:ascii="Garamond" w:hAnsi="Garamond"/>
        </w:rPr>
        <w:t xml:space="preserve"> </w:t>
      </w:r>
      <w:ins w:id="2066" w:author="Michael Jennions" w:date="2020-07-21T00:15:00Z">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ins>
      <w:del w:id="2067" w:author="Michael Jennions" w:date="2020-07-20T23:06:00Z">
        <w:r w:rsidDel="004E4D4F">
          <w:rPr>
            <w:rFonts w:ascii="Garamond" w:hAnsi="Garamond"/>
          </w:rPr>
          <w:delText>More specifically we derived between</w:delText>
        </w:r>
      </w:del>
      <w:del w:id="2068" w:author="Michael Jennions" w:date="2020-07-20T23:07:00Z">
        <w:r w:rsidDel="004E4D4F">
          <w:rPr>
            <w:rFonts w:ascii="Garamond" w:hAnsi="Garamond"/>
          </w:rPr>
          <w:delText>-</w:delText>
        </w:r>
      </w:del>
      <w:r>
        <w:rPr>
          <w:rFonts w:ascii="Garamond" w:hAnsi="Garamond"/>
        </w:rPr>
        <w:t>stud</w:t>
      </w:r>
      <w:ins w:id="2069" w:author="Michael Jennions" w:date="2020-07-20T23:07:00Z">
        <w:r w:rsidR="004E4D4F">
          <w:rPr>
            <w:rFonts w:ascii="Garamond" w:hAnsi="Garamond"/>
          </w:rPr>
          <w:t xml:space="preserve">ies </w:t>
        </w:r>
      </w:ins>
      <w:del w:id="2070" w:author="Michael Jennions" w:date="2020-07-20T23:07:00Z">
        <w:r w:rsidDel="004E4D4F">
          <w:rPr>
            <w:rFonts w:ascii="Garamond" w:hAnsi="Garamond"/>
          </w:rPr>
          <w:delText xml:space="preserve">y heterogeneity estimates </w:delText>
        </w:r>
      </w:del>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ins w:id="2071" w:author="Michael Jennions" w:date="2020-07-21T00:15:00Z">
        <w:r w:rsidR="00B832BE">
          <w:rPr>
            <w:rFonts w:ascii="Garamond" w:hAnsi="Garamond"/>
          </w:rPr>
          <w:t xml:space="preserve"> </w:t>
        </w:r>
      </w:ins>
      <w:ins w:id="2072" w:author="Michael Jennions" w:date="2020-07-21T00:17:00Z">
        <w:r w:rsidR="00B832BE">
          <w:rPr>
            <w:rFonts w:ascii="Garamond" w:hAnsi="Garamond"/>
          </w:rPr>
          <w:t xml:space="preserve">and due to </w:t>
        </w:r>
      </w:ins>
      <w:del w:id="2073" w:author="Michael Jennions" w:date="2020-07-21T00:15:00Z">
        <w:r w:rsidDel="00B832BE">
          <w:rPr>
            <w:rFonts w:ascii="Garamond" w:hAnsi="Garamond"/>
          </w:rPr>
          <w:delText xml:space="preserve"> </w:delText>
        </w:r>
      </w:del>
      <w:del w:id="2074" w:author="Michael Jennions" w:date="2020-07-21T00:20:00Z">
        <w:r w:rsidDel="00B832BE">
          <w:rPr>
            <w:rFonts w:ascii="Garamond" w:hAnsi="Garamond"/>
          </w:rPr>
          <w:delText xml:space="preserve">phylogenetic heterogeneity or </w:delText>
        </w:r>
      </w:del>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del w:id="2075" w:author="Michael Jennions" w:date="2020-07-21T00:20:00Z">
        <w:r w:rsidDel="00B832BE">
          <w:rPr>
            <w:rFonts w:ascii="Garamond" w:hAnsi="Garamond"/>
          </w:rPr>
          <w:delText xml:space="preserve"> </w:delText>
        </w:r>
      </w:del>
      <w:ins w:id="2076" w:author="Michael Jennions" w:date="2020-07-21T00:20:00Z">
        <w:r w:rsidR="00B832BE">
          <w:rPr>
            <w:rFonts w:ascii="Garamond" w:hAnsi="Garamond"/>
          </w:rPr>
          <w:t>. The</w:t>
        </w:r>
      </w:ins>
      <w:del w:id="2077" w:author="Michael Jennions" w:date="2020-07-21T00:20:00Z">
        <w:r w:rsidDel="00B832BE">
          <w:rPr>
            <w:rFonts w:ascii="Garamond" w:hAnsi="Garamond"/>
          </w:rPr>
          <w:delText>along with</w:delText>
        </w:r>
      </w:del>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w:t>
      </w:r>
      <w:del w:id="2078" w:author="Michael Jennions" w:date="2020-07-21T00:20:00Z">
        <w:r w:rsidDel="00B832BE">
          <w:rPr>
            <w:rFonts w:ascii="Garamond" w:hAnsi="Garamond"/>
          </w:rPr>
          <w:delText xml:space="preserve">which </w:delText>
        </w:r>
      </w:del>
      <w:r>
        <w:rPr>
          <w:rFonts w:ascii="Garamond" w:hAnsi="Garamond"/>
        </w:rPr>
        <w:t xml:space="preserve">is </w:t>
      </w:r>
      <w:del w:id="2079" w:author="Michael Jennions" w:date="2020-07-21T00:20:00Z">
        <w:r w:rsidDel="00B832BE">
          <w:rPr>
            <w:rFonts w:ascii="Garamond" w:hAnsi="Garamond"/>
          </w:rPr>
          <w:delText xml:space="preserve">simply </w:delText>
        </w:r>
      </w:del>
      <w:r>
        <w:rPr>
          <w:rFonts w:ascii="Garamond" w:hAnsi="Garamond"/>
        </w:rPr>
        <w:t xml:space="preserve">the proportion of </w:t>
      </w:r>
      <w:ins w:id="2080" w:author="Michael Jennions" w:date="2020-08-03T22:57:00Z">
        <w:r w:rsidR="00B571A3">
          <w:rPr>
            <w:rFonts w:ascii="Garamond" w:hAnsi="Garamond"/>
          </w:rPr>
          <w:t xml:space="preserve">the </w:t>
        </w:r>
      </w:ins>
      <w:r>
        <w:rPr>
          <w:rFonts w:ascii="Garamond" w:hAnsi="Garamond"/>
        </w:rPr>
        <w:t>total variance in effect size estimates excluding th</w:t>
      </w:r>
      <w:ins w:id="2081" w:author="Michael Jennions" w:date="2020-07-21T00:20:00Z">
        <w:r w:rsidR="00B832BE">
          <w:rPr>
            <w:rFonts w:ascii="Garamond" w:hAnsi="Garamond"/>
          </w:rPr>
          <w:t xml:space="preserve">at arising due to </w:t>
        </w:r>
      </w:ins>
      <w:del w:id="2082" w:author="Michael Jennions" w:date="2020-07-21T00:20:00Z">
        <w:r w:rsidDel="00B832BE">
          <w:rPr>
            <w:rFonts w:ascii="Garamond" w:hAnsi="Garamond"/>
          </w:rPr>
          <w:delText xml:space="preserve">e total </w:delText>
        </w:r>
      </w:del>
      <w:r>
        <w:rPr>
          <w:rFonts w:ascii="Garamond" w:hAnsi="Garamond"/>
        </w:rPr>
        <w:t>sampling variance.</w:t>
      </w:r>
    </w:p>
    <w:p w14:paraId="3BDEBE8B" w14:textId="5DD55F22" w:rsidR="005C69F2" w:rsidDel="009F7A91" w:rsidRDefault="005C69F2" w:rsidP="009F7A91">
      <w:pPr>
        <w:contextualSpacing/>
        <w:rPr>
          <w:del w:id="2083" w:author="Michael Jennions" w:date="2020-07-21T00:21:00Z"/>
          <w:rFonts w:ascii="Garamond" w:hAnsi="Garamond"/>
        </w:rPr>
      </w:pPr>
      <w:r>
        <w:rPr>
          <w:rFonts w:ascii="Garamond" w:hAnsi="Garamond"/>
        </w:rPr>
        <w:t xml:space="preserve"> </w:t>
      </w:r>
    </w:p>
    <w:p w14:paraId="0BAF76AA" w14:textId="6864A516" w:rsidR="009F7A91" w:rsidRDefault="009F7A91" w:rsidP="009F7A91">
      <w:pPr>
        <w:ind w:firstLine="720"/>
        <w:contextualSpacing/>
        <w:rPr>
          <w:ins w:id="2084" w:author="Michael Jennions" w:date="2020-07-21T00:24:00Z"/>
          <w:rFonts w:ascii="Garamond" w:hAnsi="Garamond"/>
        </w:rPr>
      </w:pPr>
    </w:p>
    <w:p w14:paraId="5F8F0291" w14:textId="26792259" w:rsidR="00F2230B" w:rsidRDefault="009F7A91">
      <w:pPr>
        <w:ind w:firstLine="720"/>
        <w:contextualSpacing/>
        <w:rPr>
          <w:ins w:id="2085" w:author="Michael Jennions" w:date="2020-07-22T12:55:00Z"/>
          <w:rFonts w:ascii="Garamond" w:hAnsi="Garamond"/>
        </w:rPr>
      </w:pPr>
      <w:ins w:id="2086" w:author="Michael Jennions" w:date="2020-07-21T00:24:00Z">
        <w:r>
          <w:rPr>
            <w:rFonts w:ascii="Garamond" w:hAnsi="Garamond"/>
          </w:rPr>
          <w:t>Next, w</w:t>
        </w:r>
      </w:ins>
      <w:del w:id="2087" w:author="Michael Jennions" w:date="2020-07-21T00:21:00Z">
        <w:r w:rsidR="005C69F2" w:rsidDel="009F7A91">
          <w:rPr>
            <w:rFonts w:ascii="Garamond" w:hAnsi="Garamond"/>
          </w:rPr>
          <w:tab/>
        </w:r>
      </w:del>
      <w:del w:id="2088" w:author="Michael Jennions" w:date="2020-07-21T00:24:00Z">
        <w:r w:rsidR="005C69F2" w:rsidDel="009F7A91">
          <w:rPr>
            <w:rFonts w:ascii="Garamond" w:hAnsi="Garamond"/>
          </w:rPr>
          <w:delText>W</w:delText>
        </w:r>
      </w:del>
      <w:r w:rsidR="005C69F2">
        <w:rPr>
          <w:rFonts w:ascii="Garamond" w:hAnsi="Garamond"/>
        </w:rPr>
        <w:t xml:space="preserve">e </w:t>
      </w:r>
      <w:del w:id="2089" w:author="Michael Jennions" w:date="2020-07-21T00:21:00Z">
        <w:r w:rsidR="005C69F2" w:rsidDel="009F7A91">
          <w:rPr>
            <w:rFonts w:ascii="Garamond" w:hAnsi="Garamond"/>
          </w:rPr>
          <w:delText>also fitt</w:delText>
        </w:r>
      </w:del>
      <w:ins w:id="2090" w:author="Michael Jennions" w:date="2020-07-21T00:21:00Z">
        <w:r>
          <w:rPr>
            <w:rFonts w:ascii="Garamond" w:hAnsi="Garamond"/>
          </w:rPr>
          <w:t xml:space="preserve">fit </w:t>
        </w:r>
      </w:ins>
      <w:del w:id="2091" w:author="Michael Jennions" w:date="2020-07-21T00:21:00Z">
        <w:r w:rsidR="005C69F2" w:rsidDel="009F7A91">
          <w:rPr>
            <w:rFonts w:ascii="Garamond" w:hAnsi="Garamond"/>
          </w:rPr>
          <w:delText>ed a series of</w:delText>
        </w:r>
      </w:del>
      <w:ins w:id="2092" w:author="Michael Jennions" w:date="2020-07-21T00:21:00Z">
        <w:r>
          <w:rPr>
            <w:rFonts w:ascii="Garamond" w:hAnsi="Garamond"/>
          </w:rPr>
          <w:t>MLMR</w:t>
        </w:r>
      </w:ins>
      <w:r w:rsidR="005C69F2">
        <w:rPr>
          <w:rFonts w:ascii="Garamond" w:hAnsi="Garamond"/>
        </w:rPr>
        <w:t xml:space="preserve"> </w:t>
      </w:r>
      <w:ins w:id="2093" w:author="Michael Jennions" w:date="2020-08-03T22:57:00Z">
        <w:r w:rsidR="00F93669">
          <w:rPr>
            <w:rFonts w:ascii="Garamond" w:hAnsi="Garamond"/>
          </w:rPr>
          <w:t xml:space="preserve">separate </w:t>
        </w:r>
      </w:ins>
      <w:r w:rsidR="005C69F2">
        <w:rPr>
          <w:rFonts w:ascii="Garamond" w:hAnsi="Garamond"/>
        </w:rPr>
        <w:t>models</w:t>
      </w:r>
      <w:ins w:id="2094" w:author="Michael Jennions" w:date="2020-07-21T00:24:00Z">
        <w:r>
          <w:rPr>
            <w:rFonts w:ascii="Garamond" w:hAnsi="Garamond"/>
          </w:rPr>
          <w:t xml:space="preserve"> for each tax</w:t>
        </w:r>
      </w:ins>
      <w:ins w:id="2095" w:author="Michael Jennions" w:date="2020-08-03T22:58:00Z">
        <w:r w:rsidR="00F93669">
          <w:rPr>
            <w:rFonts w:ascii="Garamond" w:hAnsi="Garamond"/>
          </w:rPr>
          <w:t>a</w:t>
        </w:r>
      </w:ins>
      <w:ins w:id="2096" w:author="Michael Jennions" w:date="2020-07-21T00:24:00Z">
        <w:r>
          <w:rPr>
            <w:rFonts w:ascii="Garamond" w:hAnsi="Garamond"/>
          </w:rPr>
          <w:t xml:space="preserve">, </w:t>
        </w:r>
      </w:ins>
      <w:del w:id="2097" w:author="Michael Jennions" w:date="2020-07-21T00:25:00Z">
        <w:r w:rsidR="005C69F2" w:rsidDel="00420453">
          <w:rPr>
            <w:rFonts w:ascii="Garamond" w:hAnsi="Garamond"/>
          </w:rPr>
          <w:delText xml:space="preserve"> </w:delText>
        </w:r>
      </w:del>
      <w:r w:rsidR="005C69F2">
        <w:rPr>
          <w:rFonts w:ascii="Garamond" w:hAnsi="Garamond"/>
        </w:rPr>
        <w:t>that included key moderator variables</w:t>
      </w:r>
      <w:del w:id="2098" w:author="Michael Jennions" w:date="2020-07-21T00:21:00Z">
        <w:r w:rsidR="005C69F2" w:rsidDel="009F7A91">
          <w:rPr>
            <w:rFonts w:ascii="Garamond" w:hAnsi="Garamond"/>
          </w:rPr>
          <w:delText xml:space="preserve"> we predicted would explain variation in effect size</w:delText>
        </w:r>
      </w:del>
      <w:r w:rsidR="005C69F2">
        <w:rPr>
          <w:rFonts w:ascii="Garamond" w:hAnsi="Garamond"/>
        </w:rPr>
        <w:t xml:space="preserve">. </w:t>
      </w:r>
      <w:del w:id="2099" w:author="Michael Jennions" w:date="2020-07-21T00:21:00Z">
        <w:r w:rsidR="005C69F2" w:rsidDel="009F7A91">
          <w:rPr>
            <w:rFonts w:ascii="Garamond" w:hAnsi="Garamond"/>
          </w:rPr>
          <w:delText xml:space="preserve">In all models, we again controlled for measurement error, study and phylogeny. </w:delText>
        </w:r>
      </w:del>
      <w:r w:rsidR="005C69F2">
        <w:rPr>
          <w:rFonts w:ascii="Garamond" w:hAnsi="Garamond"/>
        </w:rPr>
        <w:t xml:space="preserve">Our first </w:t>
      </w:r>
      <w:del w:id="2100" w:author="Michael Jennions" w:date="2020-07-21T00:24:00Z">
        <w:r w:rsidR="005C69F2" w:rsidDel="009F7A91">
          <w:rPr>
            <w:rFonts w:ascii="Garamond" w:hAnsi="Garamond"/>
          </w:rPr>
          <w:delText xml:space="preserve">MLMR </w:delText>
        </w:r>
      </w:del>
      <w:ins w:id="2101" w:author="Michael Jennions" w:date="2020-07-21T00:24:00Z">
        <w:r>
          <w:rPr>
            <w:rFonts w:ascii="Garamond" w:hAnsi="Garamond"/>
          </w:rPr>
          <w:t xml:space="preserve">set of </w:t>
        </w:r>
      </w:ins>
      <w:r w:rsidR="005C69F2">
        <w:rPr>
          <w:rFonts w:ascii="Garamond" w:hAnsi="Garamond"/>
        </w:rPr>
        <w:t>mode</w:t>
      </w:r>
      <w:ins w:id="2102" w:author="Michael Jennions" w:date="2020-07-21T00:24:00Z">
        <w:r>
          <w:rPr>
            <w:rFonts w:ascii="Garamond" w:hAnsi="Garamond"/>
          </w:rPr>
          <w:t>l</w:t>
        </w:r>
      </w:ins>
      <w:del w:id="2103" w:author="Michael Jennions" w:date="2020-07-21T00:24:00Z">
        <w:r w:rsidR="005C69F2" w:rsidDel="009F7A91">
          <w:rPr>
            <w:rFonts w:ascii="Garamond" w:hAnsi="Garamond"/>
          </w:rPr>
          <w:delText xml:space="preserve">l </w:delText>
        </w:r>
      </w:del>
      <w:ins w:id="2104" w:author="Michael Jennions" w:date="2020-07-21T00:24:00Z">
        <w:r>
          <w:rPr>
            <w:rFonts w:ascii="Garamond" w:hAnsi="Garamond"/>
          </w:rPr>
          <w:t xml:space="preserve">s </w:t>
        </w:r>
      </w:ins>
      <w:ins w:id="2105" w:author="Michael Jennions" w:date="2020-07-21T00:22:00Z">
        <w:r>
          <w:rPr>
            <w:rFonts w:ascii="Garamond" w:hAnsi="Garamond"/>
          </w:rPr>
          <w:t>included</w:t>
        </w:r>
      </w:ins>
      <w:ins w:id="2106" w:author="Michael Jennions" w:date="2020-07-21T00:23:00Z">
        <w:r>
          <w:rPr>
            <w:rFonts w:ascii="Garamond" w:hAnsi="Garamond"/>
          </w:rPr>
          <w:t xml:space="preserve"> personality </w:t>
        </w:r>
      </w:ins>
      <w:ins w:id="2107" w:author="Michael Jennions" w:date="2020-08-03T22:58:00Z">
        <w:r w:rsidR="00F93669">
          <w:rPr>
            <w:rFonts w:ascii="Garamond" w:hAnsi="Garamond"/>
          </w:rPr>
          <w:t>type</w:t>
        </w:r>
      </w:ins>
      <w:ins w:id="2108" w:author="Michael Jennions" w:date="2020-07-21T00:23:00Z">
        <w:r>
          <w:rPr>
            <w:rFonts w:ascii="Garamond" w:hAnsi="Garamond"/>
          </w:rPr>
          <w:t xml:space="preserve"> as a factor to provide a</w:t>
        </w:r>
      </w:ins>
      <w:ins w:id="2109" w:author="Michael Jennions" w:date="2020-07-21T00:25:00Z">
        <w:r w:rsidR="00420453">
          <w:rPr>
            <w:rFonts w:ascii="Garamond" w:hAnsi="Garamond"/>
          </w:rPr>
          <w:t>n</w:t>
        </w:r>
      </w:ins>
      <w:ins w:id="2110" w:author="Michael Jennions" w:date="2020-07-21T00:23:00Z">
        <w:r>
          <w:rPr>
            <w:rFonts w:ascii="Garamond" w:hAnsi="Garamond"/>
          </w:rPr>
          <w:t xml:space="preserve"> </w:t>
        </w:r>
      </w:ins>
      <w:del w:id="2111" w:author="Michael Jennions" w:date="2020-07-21T00:23:00Z">
        <w:r w:rsidR="005C69F2" w:rsidDel="009F7A91">
          <w:rPr>
            <w:rFonts w:ascii="Garamond" w:hAnsi="Garamond"/>
          </w:rPr>
          <w:delText xml:space="preserve">estimated overall-meta-analytic mean </w:delText>
        </w:r>
      </w:del>
      <w:r w:rsidR="005C69F2">
        <w:rPr>
          <w:rFonts w:ascii="Garamond" w:hAnsi="Garamond"/>
        </w:rPr>
        <w:t>estimate</w:t>
      </w:r>
      <w:del w:id="2112" w:author="Michael Jennions" w:date="2020-07-21T00:25:00Z">
        <w:r w:rsidR="005C69F2" w:rsidDel="00420453">
          <w:rPr>
            <w:rFonts w:ascii="Garamond" w:hAnsi="Garamond"/>
          </w:rPr>
          <w:delText>s</w:delText>
        </w:r>
      </w:del>
      <w:r w:rsidR="005C69F2">
        <w:rPr>
          <w:rFonts w:ascii="Garamond" w:hAnsi="Garamond"/>
        </w:rPr>
        <w:t xml:space="preserve"> </w:t>
      </w:r>
      <w:ins w:id="2113" w:author="Michael Jennions" w:date="2020-07-21T00:25:00Z">
        <w:r w:rsidR="00420453">
          <w:rPr>
            <w:rFonts w:ascii="Garamond" w:hAnsi="Garamond"/>
          </w:rPr>
          <w:t xml:space="preserve">of the mean effect size </w:t>
        </w:r>
      </w:ins>
      <w:r w:rsidR="005C69F2">
        <w:rPr>
          <w:rFonts w:ascii="Garamond" w:hAnsi="Garamond"/>
        </w:rPr>
        <w:t xml:space="preserve">for each </w:t>
      </w:r>
      <w:del w:id="2114" w:author="Michael Jennions" w:date="2020-07-21T00:23:00Z">
        <w:r w:rsidR="005C69F2" w:rsidDel="009F7A91">
          <w:rPr>
            <w:rFonts w:ascii="Garamond" w:hAnsi="Garamond"/>
          </w:rPr>
          <w:delText xml:space="preserve">personality </w:delText>
        </w:r>
      </w:del>
      <w:r w:rsidR="005C69F2">
        <w:rPr>
          <w:rFonts w:ascii="Garamond" w:hAnsi="Garamond"/>
        </w:rPr>
        <w:t xml:space="preserve">trait </w:t>
      </w:r>
      <w:del w:id="2115" w:author="Michael Jennions" w:date="2020-07-21T00:23:00Z">
        <w:r w:rsidR="005C69F2" w:rsidDel="009F7A91">
          <w:rPr>
            <w:rFonts w:ascii="Garamond" w:hAnsi="Garamond"/>
          </w:rPr>
          <w:delText xml:space="preserve">type separately </w:delText>
        </w:r>
      </w:del>
      <w:r w:rsidR="005C69F2">
        <w:rPr>
          <w:rFonts w:ascii="Garamond" w:hAnsi="Garamond"/>
        </w:rPr>
        <w:t>(i.e. ‘activity’, ‘aggression’, ‘boldness’, ‘sociability’, ‘exploration’)</w:t>
      </w:r>
      <w:ins w:id="2116" w:author="Michael Jennions" w:date="2020-08-03T23:08:00Z">
        <w:r w:rsidR="00F93669">
          <w:rPr>
            <w:rFonts w:ascii="Garamond" w:hAnsi="Garamond"/>
          </w:rPr>
          <w:t xml:space="preserve"> (Table 2)</w:t>
        </w:r>
      </w:ins>
      <w:del w:id="2117" w:author="Michael Jennions" w:date="2020-07-21T00:23:00Z">
        <w:r w:rsidR="005C69F2" w:rsidDel="009F7A91">
          <w:rPr>
            <w:rFonts w:ascii="Garamond" w:hAnsi="Garamond"/>
          </w:rPr>
          <w:delText xml:space="preserve"> within each taxonomic group</w:delText>
        </w:r>
      </w:del>
      <w:r w:rsidR="005C69F2">
        <w:rPr>
          <w:rFonts w:ascii="Garamond" w:hAnsi="Garamond"/>
        </w:rPr>
        <w:t xml:space="preserve">. We expected that </w:t>
      </w:r>
      <w:ins w:id="2118" w:author="Michael Jennions" w:date="2020-07-21T00:25:00Z">
        <w:r w:rsidR="00420453">
          <w:rPr>
            <w:rFonts w:ascii="Garamond" w:hAnsi="Garamond"/>
          </w:rPr>
          <w:t xml:space="preserve">the magnitude of </w:t>
        </w:r>
      </w:ins>
      <w:del w:id="2119" w:author="Michael Jennions" w:date="2020-07-21T00:25:00Z">
        <w:r w:rsidR="005C69F2" w:rsidDel="00420453">
          <w:rPr>
            <w:rFonts w:ascii="Garamond" w:hAnsi="Garamond"/>
          </w:rPr>
          <w:delText>any mean and variance</w:delText>
        </w:r>
      </w:del>
      <w:ins w:id="2120" w:author="Michael Jennions" w:date="2020-07-21T00:25:00Z">
        <w:r w:rsidR="00420453">
          <w:rPr>
            <w:rFonts w:ascii="Garamond" w:hAnsi="Garamond"/>
          </w:rPr>
          <w:t xml:space="preserve">sex-specific </w:t>
        </w:r>
      </w:ins>
      <w:del w:id="2121" w:author="Michael Jennions" w:date="2020-08-03T22:58:00Z">
        <w:r w:rsidR="005C69F2" w:rsidDel="00F93669">
          <w:rPr>
            <w:rFonts w:ascii="Garamond" w:hAnsi="Garamond"/>
          </w:rPr>
          <w:delText xml:space="preserve"> </w:delText>
        </w:r>
      </w:del>
      <w:r w:rsidR="005C69F2">
        <w:rPr>
          <w:rFonts w:ascii="Garamond" w:hAnsi="Garamond"/>
        </w:rPr>
        <w:t xml:space="preserve">differences </w:t>
      </w:r>
      <w:ins w:id="2122" w:author="Michael Jennions" w:date="2020-07-21T00:26:00Z">
        <w:r w:rsidR="00420453">
          <w:rPr>
            <w:rFonts w:ascii="Garamond" w:hAnsi="Garamond"/>
          </w:rPr>
          <w:t xml:space="preserve">in mean values and variance </w:t>
        </w:r>
      </w:ins>
      <w:del w:id="2123" w:author="Michael Jennions" w:date="2020-07-21T00:25:00Z">
        <w:r w:rsidR="005C69F2" w:rsidDel="00420453">
          <w:rPr>
            <w:rFonts w:ascii="Garamond" w:hAnsi="Garamond"/>
          </w:rPr>
          <w:delText xml:space="preserve">between the sexes </w:delText>
        </w:r>
      </w:del>
      <w:r w:rsidR="005C69F2">
        <w:rPr>
          <w:rFonts w:ascii="Garamond" w:hAnsi="Garamond"/>
        </w:rPr>
        <w:t>would depend on the type of personality trait</w:t>
      </w:r>
      <w:del w:id="2124" w:author="Michael Jennions" w:date="2020-07-21T00:26:00Z">
        <w:r w:rsidR="005C69F2" w:rsidDel="00420453">
          <w:rPr>
            <w:rFonts w:ascii="Garamond" w:hAnsi="Garamond"/>
          </w:rPr>
          <w:delText xml:space="preserve"> measured</w:delText>
        </w:r>
      </w:del>
      <w:r w:rsidR="005C69F2">
        <w:rPr>
          <w:rFonts w:ascii="Garamond" w:hAnsi="Garamond"/>
        </w:rPr>
        <w:t xml:space="preserve">, </w:t>
      </w:r>
      <w:del w:id="2125" w:author="Michael Jennions" w:date="2020-07-21T00:26:00Z">
        <w:r w:rsidR="005C69F2" w:rsidDel="00420453">
          <w:rPr>
            <w:rFonts w:ascii="Garamond" w:hAnsi="Garamond"/>
          </w:rPr>
          <w:delText>especially where</w:delText>
        </w:r>
      </w:del>
      <w:ins w:id="2126" w:author="Michael Jennions" w:date="2020-07-21T00:26:00Z">
        <w:r w:rsidR="00420453">
          <w:rPr>
            <w:rFonts w:ascii="Garamond" w:hAnsi="Garamond"/>
          </w:rPr>
          <w:t>because</w:t>
        </w:r>
      </w:ins>
      <w:r w:rsidR="005C69F2">
        <w:rPr>
          <w:rFonts w:ascii="Garamond" w:hAnsi="Garamond"/>
        </w:rPr>
        <w:t xml:space="preserve"> trait types are </w:t>
      </w:r>
      <w:ins w:id="2127" w:author="Michael Jennions" w:date="2020-07-21T00:26:00Z">
        <w:r w:rsidR="00420453">
          <w:rPr>
            <w:rFonts w:ascii="Garamond" w:hAnsi="Garamond"/>
          </w:rPr>
          <w:t xml:space="preserve">likely to be </w:t>
        </w:r>
      </w:ins>
      <w:r w:rsidR="005C69F2">
        <w:rPr>
          <w:rFonts w:ascii="Garamond" w:hAnsi="Garamond"/>
        </w:rPr>
        <w:t xml:space="preserve">correlated with </w:t>
      </w:r>
      <w:del w:id="2128" w:author="Michael Jennions" w:date="2020-07-21T00:26:00Z">
        <w:r w:rsidR="005C69F2" w:rsidDel="00420453">
          <w:rPr>
            <w:rFonts w:ascii="Garamond" w:hAnsi="Garamond"/>
          </w:rPr>
          <w:delText xml:space="preserve">different </w:delText>
        </w:r>
      </w:del>
      <w:r w:rsidR="005C69F2">
        <w:rPr>
          <w:rFonts w:ascii="Garamond" w:hAnsi="Garamond"/>
        </w:rPr>
        <w:t>sex roles (</w:t>
      </w:r>
      <w:r w:rsidR="005C69F2" w:rsidRPr="00333104">
        <w:rPr>
          <w:rFonts w:ascii="Garamond" w:hAnsi="Garamond"/>
        </w:rPr>
        <w:t>e.g. parental car</w:t>
      </w:r>
      <w:r w:rsidR="005C69F2">
        <w:rPr>
          <w:rFonts w:ascii="Garamond" w:hAnsi="Garamond"/>
        </w:rPr>
        <w:t>e</w:t>
      </w:r>
      <w:ins w:id="2129" w:author="Michael Jennions" w:date="2020-07-21T00:27:00Z">
        <w:r w:rsidR="00420453">
          <w:rPr>
            <w:rFonts w:ascii="Garamond" w:hAnsi="Garamond"/>
          </w:rPr>
          <w:t xml:space="preserve"> might affect sociability</w:t>
        </w:r>
      </w:ins>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del w:id="2130" w:author="Michael Jennions" w:date="2020-07-21T00:26:00Z">
        <w:r w:rsidR="005C69F2" w:rsidDel="00420453">
          <w:rPr>
            <w:rFonts w:ascii="Garamond" w:hAnsi="Garamond"/>
          </w:rPr>
          <w:delText xml:space="preserve">and </w:delText>
        </w:r>
      </w:del>
      <w:ins w:id="2131" w:author="Michael Jennions" w:date="2020-07-21T00:26:00Z">
        <w:r w:rsidR="00420453">
          <w:rPr>
            <w:rFonts w:ascii="Garamond" w:hAnsi="Garamond"/>
          </w:rPr>
          <w:t xml:space="preserve">is likely to affect </w:t>
        </w:r>
      </w:ins>
      <w:r w:rsidR="005C69F2">
        <w:rPr>
          <w:rFonts w:ascii="Garamond" w:hAnsi="Garamond"/>
        </w:rPr>
        <w:t xml:space="preserve">exploration </w:t>
      </w:r>
      <w:del w:id="2132" w:author="Michael Jennions" w:date="2020-07-21T00:26:00Z">
        <w:r w:rsidR="005C69F2" w:rsidDel="00420453">
          <w:rPr>
            <w:rFonts w:ascii="Garamond" w:hAnsi="Garamond"/>
          </w:rPr>
          <w:delText xml:space="preserve">or </w:delText>
        </w:r>
      </w:del>
      <w:ins w:id="2133" w:author="Michael Jennions" w:date="2020-07-21T00:26:00Z">
        <w:r w:rsidR="00420453">
          <w:rPr>
            <w:rFonts w:ascii="Garamond" w:hAnsi="Garamond"/>
          </w:rPr>
          <w:t xml:space="preserve">and </w:t>
        </w:r>
      </w:ins>
      <w:r w:rsidR="005C69F2">
        <w:rPr>
          <w:rFonts w:ascii="Garamond" w:hAnsi="Garamond"/>
        </w:rPr>
        <w:t>activity</w:t>
      </w:r>
      <w:del w:id="2134" w:author="Michael Jennions" w:date="2020-07-21T00:27:00Z">
        <w:r w:rsidR="005C69F2" w:rsidDel="00420453">
          <w:rPr>
            <w:rFonts w:ascii="Garamond" w:hAnsi="Garamond"/>
          </w:rPr>
          <w:delText xml:space="preserve"> trait types</w:delText>
        </w:r>
      </w:del>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del w:id="2135" w:author="Michael Jennions" w:date="2020-07-21T00:27:00Z">
        <w:r w:rsidR="005C69F2" w:rsidDel="00420453">
          <w:rPr>
            <w:rFonts w:ascii="Garamond" w:hAnsi="Garamond"/>
          </w:rPr>
          <w:delText>or are under</w:delText>
        </w:r>
      </w:del>
      <w:ins w:id="2136" w:author="Michael Jennions" w:date="2020-07-21T00:27:00Z">
        <w:r w:rsidR="00420453">
          <w:rPr>
            <w:rFonts w:ascii="Garamond" w:hAnsi="Garamond"/>
          </w:rPr>
          <w:t>and</w:t>
        </w:r>
      </w:ins>
      <w:r w:rsidR="005C69F2">
        <w:rPr>
          <w:rFonts w:ascii="Garamond" w:hAnsi="Garamond"/>
        </w:rPr>
        <w:t xml:space="preserve"> sexual selection (</w:t>
      </w:r>
      <w:r w:rsidR="005C69F2" w:rsidRPr="001327E0">
        <w:rPr>
          <w:rFonts w:ascii="Garamond" w:hAnsi="Garamond"/>
        </w:rPr>
        <w:t xml:space="preserve">e.g. </w:t>
      </w:r>
      <w:del w:id="2137" w:author="Michael Jennions" w:date="2020-07-21T00:27:00Z">
        <w:r w:rsidR="005C69F2" w:rsidRPr="001327E0" w:rsidDel="00420453">
          <w:rPr>
            <w:rFonts w:ascii="Garamond" w:hAnsi="Garamond"/>
          </w:rPr>
          <w:delText xml:space="preserve">male aggression </w:delText>
        </w:r>
        <w:r w:rsidR="005C69F2" w:rsidDel="00420453">
          <w:rPr>
            <w:rFonts w:ascii="Garamond" w:hAnsi="Garamond"/>
          </w:rPr>
          <w:delText xml:space="preserve">might reflect </w:delText>
        </w:r>
      </w:del>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ins w:id="2138" w:author="Michael Jennions" w:date="2020-07-21T00:27:00Z">
        <w:r w:rsidR="00420453">
          <w:rPr>
            <w:rFonts w:ascii="Garamond" w:hAnsi="Garamond"/>
          </w:rPr>
          <w:t xml:space="preserve"> might affect </w:t>
        </w:r>
      </w:ins>
      <w:ins w:id="2139" w:author="Michael Jennions" w:date="2020-07-21T00:28:00Z">
        <w:r w:rsidR="00E96A5D">
          <w:rPr>
            <w:rFonts w:ascii="Garamond" w:hAnsi="Garamond"/>
          </w:rPr>
          <w:t xml:space="preserve">male </w:t>
        </w:r>
      </w:ins>
      <w:ins w:id="2140" w:author="Michael Jennions" w:date="2020-07-21T00:27:00Z">
        <w:r w:rsidR="00420453">
          <w:rPr>
            <w:rFonts w:ascii="Garamond" w:hAnsi="Garamond"/>
          </w:rPr>
          <w:t xml:space="preserve">levels of </w:t>
        </w:r>
        <w:r w:rsidR="00420453">
          <w:rPr>
            <w:rFonts w:ascii="Garamond" w:hAnsi="Garamond"/>
          </w:rPr>
          <w:lastRenderedPageBreak/>
          <w:t>aggression</w:t>
        </w:r>
      </w:ins>
      <w:ins w:id="2141" w:author="Michael Jennions" w:date="2020-07-21T00:28:00Z">
        <w:r w:rsidR="00E96A5D">
          <w:rPr>
            <w:rFonts w:ascii="Garamond" w:hAnsi="Garamond"/>
          </w:rPr>
          <w:t xml:space="preserve"> and female levels of exploration</w:t>
        </w:r>
      </w:ins>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del w:id="2142" w:author="Michael Jennions" w:date="2020-07-21T00:29:00Z">
        <w:r w:rsidR="005C69F2" w:rsidDel="007D6B3E">
          <w:rPr>
            <w:rFonts w:ascii="Garamond" w:hAnsi="Garamond"/>
          </w:rPr>
          <w:delText xml:space="preserve">also </w:delText>
        </w:r>
      </w:del>
      <w:ins w:id="2143" w:author="Michael Jennions" w:date="2020-07-21T00:29:00Z">
        <w:r w:rsidR="007D6B3E">
          <w:rPr>
            <w:rFonts w:ascii="Garamond" w:hAnsi="Garamond"/>
          </w:rPr>
          <w:t xml:space="preserve">then </w:t>
        </w:r>
      </w:ins>
      <w:r w:rsidR="005C69F2">
        <w:rPr>
          <w:rFonts w:ascii="Garamond" w:hAnsi="Garamond"/>
        </w:rPr>
        <w:t xml:space="preserve">tested whether the degree of sexual selection, as measured by </w:t>
      </w:r>
      <w:del w:id="2144" w:author="Michael Jennions" w:date="2020-08-03T22:59:00Z">
        <w:r w:rsidR="005C69F2" w:rsidDel="00F93669">
          <w:rPr>
            <w:rFonts w:ascii="Garamond" w:hAnsi="Garamond"/>
          </w:rPr>
          <w:delText xml:space="preserve">1) the degree of </w:delText>
        </w:r>
      </w:del>
      <w:r w:rsidR="005C69F2">
        <w:rPr>
          <w:rFonts w:ascii="Garamond" w:hAnsi="Garamond"/>
        </w:rPr>
        <w:t>sexual size-dimorphism (SSD</w:t>
      </w:r>
      <w:ins w:id="2145" w:author="Michael Jennions" w:date="2020-08-03T23:00:00Z">
        <w:r w:rsidR="00F93669">
          <w:rPr>
            <w:rFonts w:ascii="Garamond" w:hAnsi="Garamond"/>
          </w:rPr>
          <w:t xml:space="preserve"> index</w:t>
        </w:r>
      </w:ins>
      <w:r w:rsidR="005C69F2">
        <w:rPr>
          <w:rFonts w:ascii="Garamond" w:hAnsi="Garamond"/>
        </w:rPr>
        <w:t>)</w:t>
      </w:r>
      <w:ins w:id="2146" w:author="Michael Jennions" w:date="2020-08-03T23:00:00Z">
        <w:r w:rsidR="00F93669">
          <w:rPr>
            <w:rFonts w:ascii="Garamond" w:hAnsi="Garamond"/>
          </w:rPr>
          <w:t xml:space="preserve">, </w:t>
        </w:r>
      </w:ins>
      <w:del w:id="2147" w:author="Michael Jennions" w:date="2020-08-03T23:00:00Z">
        <w:r w:rsidR="005C69F2" w:rsidDel="00F93669">
          <w:rPr>
            <w:rFonts w:ascii="Garamond" w:hAnsi="Garamond"/>
          </w:rPr>
          <w:delText xml:space="preserve"> </w:delText>
        </w:r>
      </w:del>
      <w:del w:id="2148" w:author="Michael Jennions" w:date="2020-08-03T22:59:00Z">
        <w:r w:rsidR="005C69F2" w:rsidDel="00F93669">
          <w:rPr>
            <w:rFonts w:ascii="Garamond" w:hAnsi="Garamond"/>
          </w:rPr>
          <w:delText xml:space="preserve">or 2) </w:delText>
        </w:r>
        <w:commentRangeStart w:id="2149"/>
        <w:r w:rsidR="005C69F2" w:rsidDel="00F93669">
          <w:rPr>
            <w:rFonts w:ascii="Garamond" w:hAnsi="Garamond"/>
          </w:rPr>
          <w:delText xml:space="preserve">mating system, </w:delText>
        </w:r>
      </w:del>
      <w:r w:rsidR="005C69F2">
        <w:rPr>
          <w:rFonts w:ascii="Garamond" w:hAnsi="Garamond"/>
        </w:rPr>
        <w:t xml:space="preserve">moderated effect sizes. </w:t>
      </w:r>
      <w:commentRangeEnd w:id="2149"/>
      <w:r w:rsidR="007D6B3E">
        <w:rPr>
          <w:rStyle w:val="CommentReference"/>
        </w:rPr>
        <w:commentReference w:id="2149"/>
      </w:r>
      <w:r w:rsidR="005C69F2">
        <w:rPr>
          <w:rFonts w:ascii="Garamond" w:hAnsi="Garamond"/>
        </w:rPr>
        <w:t xml:space="preserve">We predicted that species with </w:t>
      </w:r>
      <w:del w:id="2150" w:author="Michael Jennions" w:date="2020-08-03T23:00:00Z">
        <w:r w:rsidR="005C69F2" w:rsidDel="00F93669">
          <w:rPr>
            <w:rFonts w:ascii="Garamond" w:hAnsi="Garamond"/>
          </w:rPr>
          <w:delText xml:space="preserve">strong </w:delText>
        </w:r>
      </w:del>
      <w:ins w:id="2151" w:author="Michael Jennions" w:date="2020-08-03T23:00:00Z">
        <w:r w:rsidR="00F93669">
          <w:rPr>
            <w:rFonts w:ascii="Garamond" w:hAnsi="Garamond"/>
          </w:rPr>
          <w:t>a greater male-</w:t>
        </w:r>
      </w:ins>
      <w:ins w:id="2152" w:author="Michael Jennions" w:date="2020-08-03T23:01:00Z">
        <w:r w:rsidR="00F93669">
          <w:rPr>
            <w:rFonts w:ascii="Garamond" w:hAnsi="Garamond"/>
          </w:rPr>
          <w:t>bias in</w:t>
        </w:r>
      </w:ins>
      <w:ins w:id="2153" w:author="Michael Jennions" w:date="2020-08-03T23:00:00Z">
        <w:r w:rsidR="00F93669">
          <w:rPr>
            <w:rFonts w:ascii="Garamond" w:hAnsi="Garamond"/>
          </w:rPr>
          <w:t xml:space="preserve"> </w:t>
        </w:r>
      </w:ins>
      <w:r w:rsidR="005C69F2">
        <w:rPr>
          <w:rFonts w:ascii="Garamond" w:hAnsi="Garamond"/>
        </w:rPr>
        <w:t xml:space="preserve">SSD </w:t>
      </w:r>
      <w:del w:id="2154" w:author="Michael Jennions" w:date="2020-08-03T23:00:00Z">
        <w:r w:rsidR="005C69F2" w:rsidDel="00F93669">
          <w:rPr>
            <w:rFonts w:ascii="Garamond" w:hAnsi="Garamond"/>
          </w:rPr>
          <w:delText xml:space="preserve">or that have </w:delText>
        </w:r>
        <w:r w:rsidR="000B5E5F" w:rsidDel="00F93669">
          <w:rPr>
            <w:rFonts w:ascii="Garamond" w:hAnsi="Garamond"/>
          </w:rPr>
          <w:delText>multiple</w:delText>
        </w:r>
        <w:r w:rsidR="005C69F2" w:rsidDel="00F93669">
          <w:rPr>
            <w:rFonts w:ascii="Garamond" w:hAnsi="Garamond"/>
          </w:rPr>
          <w:delText xml:space="preserve"> mating systems </w:delText>
        </w:r>
      </w:del>
      <w:r w:rsidR="005C69F2">
        <w:rPr>
          <w:rFonts w:ascii="Garamond" w:hAnsi="Garamond"/>
        </w:rPr>
        <w:t xml:space="preserve">would show stronger </w:t>
      </w:r>
      <w:ins w:id="2155" w:author="Michael Jennions" w:date="2020-08-03T23:01:00Z">
        <w:r w:rsidR="00F93669">
          <w:rPr>
            <w:rFonts w:ascii="Garamond" w:hAnsi="Garamond"/>
          </w:rPr>
          <w:t xml:space="preserve">sex </w:t>
        </w:r>
      </w:ins>
      <w:r w:rsidR="005C69F2">
        <w:rPr>
          <w:rFonts w:ascii="Garamond" w:hAnsi="Garamond"/>
        </w:rPr>
        <w:t xml:space="preserve">differences in </w:t>
      </w:r>
      <w:ins w:id="2156" w:author="Michael Jennions" w:date="2020-08-03T23:01:00Z">
        <w:r w:rsidR="00F93669">
          <w:rPr>
            <w:rFonts w:ascii="Garamond" w:hAnsi="Garamond"/>
          </w:rPr>
          <w:t xml:space="preserve">the </w:t>
        </w:r>
      </w:ins>
      <w:r w:rsidR="005C69F2">
        <w:rPr>
          <w:rFonts w:ascii="Garamond" w:hAnsi="Garamond"/>
        </w:rPr>
        <w:t xml:space="preserve">mean and variance. However, we also expected </w:t>
      </w:r>
      <w:del w:id="2157" w:author="Michael Jennions" w:date="2020-08-03T23:01:00Z">
        <w:r w:rsidR="005C69F2" w:rsidDel="00F93669">
          <w:rPr>
            <w:rFonts w:ascii="Garamond" w:hAnsi="Garamond"/>
          </w:rPr>
          <w:delText>such effects</w:delText>
        </w:r>
      </w:del>
      <w:ins w:id="2158" w:author="Michael Jennions" w:date="2020-08-03T23:01:00Z">
        <w:r w:rsidR="00F93669">
          <w:rPr>
            <w:rFonts w:ascii="Garamond" w:hAnsi="Garamond"/>
          </w:rPr>
          <w:t xml:space="preserve">the strength of </w:t>
        </w:r>
      </w:ins>
      <w:ins w:id="2159" w:author="Michael Jennions" w:date="2020-08-03T23:07:00Z">
        <w:r w:rsidR="00F93669">
          <w:rPr>
            <w:rFonts w:ascii="Garamond" w:hAnsi="Garamond"/>
          </w:rPr>
          <w:t>its</w:t>
        </w:r>
      </w:ins>
      <w:ins w:id="2160" w:author="Michael Jennions" w:date="2020-08-03T23:01:00Z">
        <w:r w:rsidR="00F93669">
          <w:rPr>
            <w:rFonts w:ascii="Garamond" w:hAnsi="Garamond"/>
          </w:rPr>
          <w:t xml:space="preserve"> moderating effect</w:t>
        </w:r>
      </w:ins>
      <w:r w:rsidR="005C69F2">
        <w:rPr>
          <w:rFonts w:ascii="Garamond" w:hAnsi="Garamond"/>
        </w:rPr>
        <w:t xml:space="preserve"> to </w:t>
      </w:r>
      <w:ins w:id="2161" w:author="Michael Jennions" w:date="2020-08-03T23:01:00Z">
        <w:r w:rsidR="00F93669">
          <w:rPr>
            <w:rFonts w:ascii="Garamond" w:hAnsi="Garamond"/>
          </w:rPr>
          <w:t xml:space="preserve">differ </w:t>
        </w:r>
      </w:ins>
      <w:del w:id="2162" w:author="Michael Jennions" w:date="2020-08-03T23:01:00Z">
        <w:r w:rsidR="005C69F2" w:rsidDel="00F93669">
          <w:rPr>
            <w:rFonts w:ascii="Garamond" w:hAnsi="Garamond"/>
          </w:rPr>
          <w:delText>depend on</w:delText>
        </w:r>
      </w:del>
      <w:ins w:id="2163" w:author="Michael Jennions" w:date="2020-08-03T23:01:00Z">
        <w:r w:rsidR="00F93669">
          <w:rPr>
            <w:rFonts w:ascii="Garamond" w:hAnsi="Garamond"/>
          </w:rPr>
          <w:t>among</w:t>
        </w:r>
      </w:ins>
      <w:r w:rsidR="005C69F2">
        <w:rPr>
          <w:rFonts w:ascii="Garamond" w:hAnsi="Garamond"/>
        </w:rPr>
        <w:t xml:space="preserve"> the personality trait</w:t>
      </w:r>
      <w:del w:id="2164" w:author="Michael Jennions" w:date="2020-08-03T23:02:00Z">
        <w:r w:rsidR="005C69F2" w:rsidDel="00F93669">
          <w:rPr>
            <w:rFonts w:ascii="Garamond" w:hAnsi="Garamond"/>
          </w:rPr>
          <w:delText xml:space="preserve"> being measured</w:delText>
        </w:r>
      </w:del>
      <w:r w:rsidR="005C69F2">
        <w:rPr>
          <w:rFonts w:ascii="Garamond" w:hAnsi="Garamond"/>
        </w:rPr>
        <w:t>. As such, we fit</w:t>
      </w:r>
      <w:del w:id="2165" w:author="Michael Jennions" w:date="2020-08-03T23:02:00Z">
        <w:r w:rsidR="005C69F2" w:rsidDel="00F93669">
          <w:rPr>
            <w:rFonts w:ascii="Garamond" w:hAnsi="Garamond"/>
          </w:rPr>
          <w:delText>ted</w:delText>
        </w:r>
      </w:del>
      <w:r w:rsidR="005C69F2">
        <w:rPr>
          <w:rFonts w:ascii="Garamond" w:hAnsi="Garamond"/>
        </w:rPr>
        <w:t xml:space="preserve"> </w:t>
      </w:r>
      <w:ins w:id="2166" w:author="Michael Jennions" w:date="2020-08-03T23:02:00Z">
        <w:r w:rsidR="00F93669">
          <w:rPr>
            <w:rFonts w:ascii="Garamond" w:hAnsi="Garamond"/>
          </w:rPr>
          <w:t xml:space="preserve">a </w:t>
        </w:r>
      </w:ins>
      <w:del w:id="2167" w:author="Michael Jennions" w:date="2020-08-03T23:02:00Z">
        <w:r w:rsidR="005C69F2" w:rsidDel="00F93669">
          <w:rPr>
            <w:rFonts w:ascii="Garamond" w:hAnsi="Garamond"/>
          </w:rPr>
          <w:delText xml:space="preserve">a </w:delText>
        </w:r>
      </w:del>
      <w:r w:rsidR="005C69F2">
        <w:rPr>
          <w:rFonts w:ascii="Garamond" w:hAnsi="Garamond"/>
        </w:rPr>
        <w:t xml:space="preserve">model that included personality </w:t>
      </w:r>
      <w:del w:id="2168" w:author="Michael Jennions" w:date="2020-08-03T23:02:00Z">
        <w:r w:rsidR="005C69F2" w:rsidDel="00F93669">
          <w:rPr>
            <w:rFonts w:ascii="Garamond" w:hAnsi="Garamond"/>
          </w:rPr>
          <w:delText xml:space="preserve">trait </w:delText>
        </w:r>
      </w:del>
      <w:r w:rsidR="005C69F2">
        <w:rPr>
          <w:rFonts w:ascii="Garamond" w:hAnsi="Garamond"/>
        </w:rPr>
        <w:t>type, SSD and their interaction</w:t>
      </w:r>
      <w:del w:id="2169" w:author="Michael Jennions" w:date="2020-08-03T23:03:00Z">
        <w:r w:rsidR="005C69F2" w:rsidDel="00F93669">
          <w:rPr>
            <w:rFonts w:ascii="Garamond" w:hAnsi="Garamond"/>
          </w:rPr>
          <w:delText xml:space="preserve"> and a second model that included personality </w:delText>
        </w:r>
        <w:r w:rsidR="005C1874" w:rsidDel="00F93669">
          <w:rPr>
            <w:rFonts w:ascii="Garamond" w:hAnsi="Garamond"/>
          </w:rPr>
          <w:delText>and</w:delText>
        </w:r>
        <w:r w:rsidR="005C69F2" w:rsidDel="00F93669">
          <w:rPr>
            <w:rFonts w:ascii="Garamond" w:hAnsi="Garamond"/>
          </w:rPr>
          <w:delText xml:space="preserve"> mating system </w:delText>
        </w:r>
        <w:r w:rsidR="005C1874" w:rsidDel="00F93669">
          <w:rPr>
            <w:rFonts w:ascii="Garamond" w:hAnsi="Garamond"/>
          </w:rPr>
          <w:delText>(</w:delText>
        </w:r>
        <w:r w:rsidR="00E810C4" w:rsidDel="00F93669">
          <w:rPr>
            <w:rFonts w:ascii="Garamond" w:hAnsi="Garamond"/>
          </w:rPr>
          <w:delText xml:space="preserve">we removed the </w:delText>
        </w:r>
        <w:r w:rsidR="005C1874" w:rsidDel="00F93669">
          <w:rPr>
            <w:rFonts w:ascii="Garamond" w:hAnsi="Garamond"/>
          </w:rPr>
          <w:delText xml:space="preserve">personality trait-level interaction </w:delText>
        </w:r>
        <w:r w:rsidR="00E810C4" w:rsidDel="00F93669">
          <w:rPr>
            <w:rFonts w:ascii="Garamond" w:hAnsi="Garamond"/>
          </w:rPr>
          <w:delText xml:space="preserve">from mating system models </w:delText>
        </w:r>
        <w:r w:rsidR="005C1874" w:rsidDel="00F93669">
          <w:rPr>
            <w:rFonts w:ascii="Garamond" w:hAnsi="Garamond"/>
          </w:rPr>
          <w:delText>due to lack of data)</w:delText>
        </w:r>
      </w:del>
      <w:r w:rsidR="005C69F2">
        <w:rPr>
          <w:rFonts w:ascii="Garamond" w:hAnsi="Garamond"/>
        </w:rPr>
        <w:t xml:space="preserve">. </w:t>
      </w:r>
      <w:ins w:id="2170" w:author="Michael Jennions" w:date="2020-08-03T23:06:00Z">
        <w:r w:rsidR="00F93669">
          <w:rPr>
            <w:rFonts w:ascii="Garamond" w:hAnsi="Garamond"/>
          </w:rPr>
          <w:t>Interaction terms for p</w:t>
        </w:r>
      </w:ins>
      <w:ins w:id="2171" w:author="Michael Jennions" w:date="2020-08-03T23:03:00Z">
        <w:r w:rsidR="00F93669">
          <w:rPr>
            <w:rFonts w:ascii="Garamond" w:hAnsi="Garamond"/>
          </w:rPr>
          <w:t>ersonality t</w:t>
        </w:r>
      </w:ins>
      <w:del w:id="2172" w:author="Michael Jennions" w:date="2020-08-03T23:03:00Z">
        <w:r w:rsidR="004931A6" w:rsidDel="00F93669">
          <w:rPr>
            <w:rFonts w:ascii="Garamond" w:hAnsi="Garamond"/>
          </w:rPr>
          <w:delText xml:space="preserve">Levels </w:delText>
        </w:r>
      </w:del>
      <w:ins w:id="2173" w:author="Michael Jennions" w:date="2020-08-03T23:03:00Z">
        <w:r w:rsidR="00F93669">
          <w:rPr>
            <w:rFonts w:ascii="Garamond" w:hAnsi="Garamond"/>
          </w:rPr>
          <w:t xml:space="preserve">raits </w:t>
        </w:r>
      </w:ins>
      <w:del w:id="2174" w:author="Michael Jennions" w:date="2020-08-03T23:50:00Z">
        <w:r w:rsidR="004931A6" w:rsidDel="00985254">
          <w:rPr>
            <w:rFonts w:ascii="Garamond" w:hAnsi="Garamond"/>
          </w:rPr>
          <w:delText xml:space="preserve">with </w:delText>
        </w:r>
      </w:del>
      <w:ins w:id="2175" w:author="Michael Jennions" w:date="2020-08-03T23:50:00Z">
        <w:r w:rsidR="00985254">
          <w:rPr>
            <w:rFonts w:ascii="Garamond" w:hAnsi="Garamond"/>
          </w:rPr>
          <w:t xml:space="preserve">when there were </w:t>
        </w:r>
      </w:ins>
      <w:r w:rsidR="004931A6">
        <w:rPr>
          <w:rFonts w:ascii="Garamond" w:hAnsi="Garamond"/>
        </w:rPr>
        <w:t xml:space="preserve">fewer than 10 species with SSD data were dropped from </w:t>
      </w:r>
      <w:del w:id="2176" w:author="Michael Jennions" w:date="2020-08-03T23:04:00Z">
        <w:r w:rsidR="004931A6" w:rsidDel="00F93669">
          <w:rPr>
            <w:rFonts w:ascii="Garamond" w:hAnsi="Garamond"/>
          </w:rPr>
          <w:delText>meta-regression</w:delText>
        </w:r>
      </w:del>
      <w:ins w:id="2177" w:author="Michael Jennions" w:date="2020-08-03T23:04:00Z">
        <w:r w:rsidR="00F93669">
          <w:rPr>
            <w:rFonts w:ascii="Garamond" w:hAnsi="Garamond"/>
          </w:rPr>
          <w:t>the</w:t>
        </w:r>
      </w:ins>
      <w:r w:rsidR="004931A6">
        <w:rPr>
          <w:rFonts w:ascii="Garamond" w:hAnsi="Garamond"/>
        </w:rPr>
        <w:t xml:space="preserve"> model</w:t>
      </w:r>
      <w:ins w:id="2178" w:author="Michael Jennions" w:date="2020-08-03T23:04:00Z">
        <w:r w:rsidR="00F93669">
          <w:rPr>
            <w:rFonts w:ascii="Garamond" w:hAnsi="Garamond"/>
          </w:rPr>
          <w:t>s</w:t>
        </w:r>
      </w:ins>
      <w:del w:id="2179" w:author="Michael Jennions" w:date="2020-08-03T23:04:00Z">
        <w:r w:rsidR="004931A6" w:rsidDel="00F93669">
          <w:rPr>
            <w:rFonts w:ascii="Garamond" w:hAnsi="Garamond"/>
          </w:rPr>
          <w:delText>s</w:delText>
        </w:r>
      </w:del>
      <w:r w:rsidR="004931A6">
        <w:rPr>
          <w:rFonts w:ascii="Garamond" w:hAnsi="Garamond"/>
        </w:rPr>
        <w:t>,</w:t>
      </w:r>
      <w:ins w:id="2180" w:author="Michael Jennions" w:date="2020-08-03T23:50:00Z">
        <w:r w:rsidR="00985254">
          <w:rPr>
            <w:rFonts w:ascii="Garamond" w:hAnsi="Garamond"/>
          </w:rPr>
          <w:t xml:space="preserve">. There </w:t>
        </w:r>
      </w:ins>
      <w:del w:id="2181" w:author="Michael Jennions" w:date="2020-08-03T23:50:00Z">
        <w:r w:rsidR="004931A6" w:rsidDel="00985254">
          <w:rPr>
            <w:rFonts w:ascii="Garamond" w:hAnsi="Garamond"/>
          </w:rPr>
          <w:delText xml:space="preserve"> and there </w:delText>
        </w:r>
      </w:del>
      <w:r w:rsidR="004931A6">
        <w:rPr>
          <w:rFonts w:ascii="Garamond" w:hAnsi="Garamond"/>
        </w:rPr>
        <w:t xml:space="preserve">were </w:t>
      </w:r>
      <w:del w:id="2182" w:author="Michael Jennions" w:date="2020-08-03T23:07:00Z">
        <w:r w:rsidR="004931A6" w:rsidDel="00F93669">
          <w:rPr>
            <w:rFonts w:ascii="Garamond" w:hAnsi="Garamond"/>
          </w:rPr>
          <w:delText>not enough</w:delText>
        </w:r>
      </w:del>
      <w:ins w:id="2183" w:author="Michael Jennions" w:date="2020-08-03T23:07:00Z">
        <w:r w:rsidR="00F93669">
          <w:rPr>
            <w:rFonts w:ascii="Garamond" w:hAnsi="Garamond"/>
          </w:rPr>
          <w:t>too few</w:t>
        </w:r>
      </w:ins>
      <w:r w:rsidR="004931A6">
        <w:rPr>
          <w:rFonts w:ascii="Garamond" w:hAnsi="Garamond"/>
        </w:rPr>
        <w:t xml:space="preserve"> data on reptiles to </w:t>
      </w:r>
      <w:del w:id="2184" w:author="Michael Jennions" w:date="2020-08-03T23:07:00Z">
        <w:r w:rsidR="004931A6" w:rsidDel="00F93669">
          <w:rPr>
            <w:rFonts w:ascii="Garamond" w:hAnsi="Garamond"/>
          </w:rPr>
          <w:delText>include them in these</w:delText>
        </w:r>
      </w:del>
      <w:ins w:id="2185" w:author="Michael Jennions" w:date="2020-08-03T23:07:00Z">
        <w:r w:rsidR="00F93669">
          <w:rPr>
            <w:rFonts w:ascii="Garamond" w:hAnsi="Garamond"/>
          </w:rPr>
          <w:t xml:space="preserve">run a model </w:t>
        </w:r>
      </w:ins>
      <w:ins w:id="2186" w:author="Michael Jennions" w:date="2020-08-03T23:50:00Z">
        <w:r w:rsidR="00985254">
          <w:rPr>
            <w:rFonts w:ascii="Garamond" w:hAnsi="Garamond"/>
          </w:rPr>
          <w:t>that included any</w:t>
        </w:r>
      </w:ins>
      <w:ins w:id="2187" w:author="Michael Jennions" w:date="2020-08-03T23:07:00Z">
        <w:r w:rsidR="00F93669">
          <w:rPr>
            <w:rFonts w:ascii="Garamond" w:hAnsi="Garamond"/>
          </w:rPr>
          <w:t xml:space="preserve"> </w:t>
        </w:r>
      </w:ins>
      <w:del w:id="2188" w:author="Michael Jennions" w:date="2020-08-03T23:07:00Z">
        <w:r w:rsidR="004931A6" w:rsidDel="00F93669">
          <w:rPr>
            <w:rFonts w:ascii="Garamond" w:hAnsi="Garamond"/>
          </w:rPr>
          <w:delText xml:space="preserve"> </w:delText>
        </w:r>
      </w:del>
      <w:r w:rsidR="004931A6">
        <w:rPr>
          <w:rFonts w:ascii="Garamond" w:hAnsi="Garamond"/>
        </w:rPr>
        <w:t>interaction</w:t>
      </w:r>
      <w:ins w:id="2189" w:author="Michael Jennions" w:date="2020-08-03T23:07:00Z">
        <w:r w:rsidR="00F93669">
          <w:rPr>
            <w:rFonts w:ascii="Garamond" w:hAnsi="Garamond"/>
          </w:rPr>
          <w:t>s</w:t>
        </w:r>
      </w:ins>
      <w:r w:rsidR="004931A6">
        <w:rPr>
          <w:rFonts w:ascii="Garamond" w:hAnsi="Garamond"/>
        </w:rPr>
        <w:t xml:space="preserve"> </w:t>
      </w:r>
      <w:del w:id="2190" w:author="Michael Jennions" w:date="2020-08-03T23:07:00Z">
        <w:r w:rsidR="004931A6" w:rsidDel="00F93669">
          <w:rPr>
            <w:rFonts w:ascii="Garamond" w:hAnsi="Garamond"/>
          </w:rPr>
          <w:delText xml:space="preserve">models </w:delText>
        </w:r>
      </w:del>
      <w:r w:rsidR="004931A6">
        <w:rPr>
          <w:rFonts w:ascii="Garamond" w:hAnsi="Garamond"/>
        </w:rPr>
        <w:t xml:space="preserve">(Table 3). </w:t>
      </w:r>
      <w:moveFromRangeStart w:id="2191" w:author="Michael Jennions" w:date="2020-08-03T23:09:00Z" w:name="move47388600"/>
      <w:moveFrom w:id="2192" w:author="Michael Jennions" w:date="2020-08-03T23:09:00Z">
        <w:r w:rsidR="005C69F2" w:rsidDel="008E1066">
          <w:rPr>
            <w:rFonts w:ascii="Garamond" w:hAnsi="Garamond"/>
          </w:rPr>
          <w:t>We present meta-analytic mean estimates and 95% confidence intervals from our models throughout.</w:t>
        </w:r>
      </w:moveFrom>
      <w:moveFromRangeEnd w:id="2191"/>
    </w:p>
    <w:p w14:paraId="6B40BCE0" w14:textId="7493A788" w:rsidR="005C69F2" w:rsidRPr="009F7A91" w:rsidRDefault="005C69F2">
      <w:pPr>
        <w:ind w:firstLine="720"/>
        <w:contextualSpacing/>
        <w:rPr>
          <w:rFonts w:ascii="Garamond" w:hAnsi="Garamond"/>
          <w:rPrChange w:id="2193" w:author="Michael Jennions" w:date="2020-07-21T00:24:00Z">
            <w:rPr>
              <w:rFonts w:ascii="Garamond" w:hAnsi="Garamond"/>
              <w:i/>
            </w:rPr>
          </w:rPrChange>
        </w:rPr>
        <w:pPrChange w:id="2194" w:author="Michael Jennions" w:date="2020-07-21T00:24:00Z">
          <w:pPr/>
        </w:pPrChange>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ins w:id="2195" w:author="Michael Jennions" w:date="2020-08-03T23:09:00Z">
        <w:r w:rsidR="008E1066">
          <w:rPr>
            <w:rFonts w:ascii="Garamond" w:hAnsi="Garamond"/>
          </w:rPr>
          <w:br/>
        </w:r>
      </w:ins>
    </w:p>
    <w:p w14:paraId="5A12A52F" w14:textId="7737F569" w:rsidR="00FF6A9C" w:rsidRDefault="008E1066" w:rsidP="005C69F2">
      <w:pPr>
        <w:contextualSpacing/>
        <w:rPr>
          <w:ins w:id="2196" w:author="Michael Jennions" w:date="2020-08-03T23:09:00Z"/>
          <w:rFonts w:ascii="Garamond" w:hAnsi="Garamond"/>
        </w:rPr>
      </w:pPr>
      <w:ins w:id="2197" w:author="Michael Jennions" w:date="2020-08-03T23:09:00Z">
        <w:r>
          <w:rPr>
            <w:rFonts w:ascii="Garamond" w:hAnsi="Garamond"/>
          </w:rPr>
          <w:t>For all models w</w:t>
        </w:r>
      </w:ins>
      <w:moveToRangeStart w:id="2198" w:author="Michael Jennions" w:date="2020-08-03T23:09:00Z" w:name="move47388600"/>
      <w:moveTo w:id="2199" w:author="Michael Jennions" w:date="2020-08-03T23:09:00Z">
        <w:del w:id="2200" w:author="Michael Jennions" w:date="2020-08-03T23:09:00Z">
          <w:r w:rsidDel="008E1066">
            <w:rPr>
              <w:rFonts w:ascii="Garamond" w:hAnsi="Garamond"/>
            </w:rPr>
            <w:delText>W</w:delText>
          </w:r>
        </w:del>
        <w:r>
          <w:rPr>
            <w:rFonts w:ascii="Garamond" w:hAnsi="Garamond"/>
          </w:rPr>
          <w:t xml:space="preserve">e present meta-analytic mean estimates and 95% confidence intervals </w:t>
        </w:r>
      </w:moveTo>
      <w:ins w:id="2201" w:author="Michael Jennions" w:date="2020-08-03T23:10:00Z">
        <w:r w:rsidR="00E64CC3">
          <w:rPr>
            <w:rFonts w:ascii="Garamond" w:hAnsi="Garamond"/>
          </w:rPr>
          <w:t>(Tables 2-4).</w:t>
        </w:r>
      </w:ins>
      <w:moveTo w:id="2202" w:author="Michael Jennions" w:date="2020-08-03T23:09:00Z">
        <w:del w:id="2203" w:author="Michael Jennions" w:date="2020-08-03T23:10:00Z">
          <w:r w:rsidDel="00E64CC3">
            <w:rPr>
              <w:rFonts w:ascii="Garamond" w:hAnsi="Garamond"/>
            </w:rPr>
            <w:delText>from ou</w:delText>
          </w:r>
        </w:del>
        <w:del w:id="2204" w:author="Michael Jennions" w:date="2020-08-03T23:09:00Z">
          <w:r w:rsidDel="008E1066">
            <w:rPr>
              <w:rFonts w:ascii="Garamond" w:hAnsi="Garamond"/>
            </w:rPr>
            <w:delText>r models throughout</w:delText>
          </w:r>
        </w:del>
        <w:del w:id="2205" w:author="Michael Jennions" w:date="2020-08-03T23:10:00Z">
          <w:r w:rsidDel="00E64CC3">
            <w:rPr>
              <w:rFonts w:ascii="Garamond" w:hAnsi="Garamond"/>
            </w:rPr>
            <w:delText>.</w:delText>
          </w:r>
        </w:del>
      </w:moveTo>
      <w:moveToRangeEnd w:id="2198"/>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0BFAB28C" w:rsidR="00FF6A9C" w:rsidRDefault="00744336">
      <w:pPr>
        <w:ind w:firstLine="720"/>
        <w:contextualSpacing/>
        <w:rPr>
          <w:rFonts w:ascii="Garamond" w:hAnsi="Garamond"/>
        </w:rPr>
      </w:pPr>
      <w:del w:id="2206" w:author="Michael Jennions" w:date="2020-07-20T22:09:00Z">
        <w:r w:rsidDel="00F046EB">
          <w:rPr>
            <w:rFonts w:ascii="Garamond" w:hAnsi="Garamond"/>
          </w:rPr>
          <w:delText xml:space="preserve">To </w:delText>
        </w:r>
      </w:del>
      <w:ins w:id="2207" w:author="Michael Jennions" w:date="2020-07-20T22:09:00Z">
        <w:r w:rsidR="00F046EB">
          <w:rPr>
            <w:rFonts w:ascii="Garamond" w:hAnsi="Garamond"/>
          </w:rPr>
          <w:t xml:space="preserve">It is possible that </w:t>
        </w:r>
        <w:r w:rsidR="00281662">
          <w:rPr>
            <w:rFonts w:ascii="Garamond" w:hAnsi="Garamond"/>
          </w:rPr>
          <w:t xml:space="preserve">published </w:t>
        </w:r>
        <w:r w:rsidR="00F046EB">
          <w:rPr>
            <w:rFonts w:ascii="Garamond" w:hAnsi="Garamond"/>
          </w:rPr>
          <w:t xml:space="preserve">studies might </w:t>
        </w:r>
      </w:ins>
      <w:ins w:id="2208" w:author="Michael Jennions" w:date="2020-08-03T23:11:00Z">
        <w:r w:rsidR="00215C8E">
          <w:rPr>
            <w:rFonts w:ascii="Garamond" w:hAnsi="Garamond"/>
          </w:rPr>
          <w:t xml:space="preserve">disproportionately </w:t>
        </w:r>
      </w:ins>
      <w:ins w:id="2209" w:author="Michael Jennions" w:date="2020-07-20T22:09:00Z">
        <w:r w:rsidR="00F046EB">
          <w:rPr>
            <w:rFonts w:ascii="Garamond" w:hAnsi="Garamond"/>
          </w:rPr>
          <w:t xml:space="preserve">report </w:t>
        </w:r>
        <w:r w:rsidR="00281662">
          <w:rPr>
            <w:rFonts w:ascii="Garamond" w:hAnsi="Garamond"/>
          </w:rPr>
          <w:t>certain findings (e.g. greater male variability)</w:t>
        </w:r>
      </w:ins>
      <w:ins w:id="2210" w:author="Michael Jennions" w:date="2020-07-20T22:10:00Z">
        <w:r w:rsidR="00281662">
          <w:rPr>
            <w:rFonts w:ascii="Garamond" w:hAnsi="Garamond"/>
          </w:rPr>
          <w:t xml:space="preserve">. To </w:t>
        </w:r>
      </w:ins>
      <w:r>
        <w:rPr>
          <w:rFonts w:ascii="Garamond" w:hAnsi="Garamond"/>
        </w:rPr>
        <w:t xml:space="preserve">look for </w:t>
      </w:r>
      <w:del w:id="2211" w:author="Michael Jennions" w:date="2020-07-20T22:10:00Z">
        <w:r w:rsidDel="00281662">
          <w:rPr>
            <w:rFonts w:ascii="Garamond" w:hAnsi="Garamond"/>
          </w:rPr>
          <w:delText xml:space="preserve">evidence of </w:delText>
        </w:r>
      </w:del>
      <w:r>
        <w:rPr>
          <w:rFonts w:ascii="Garamond" w:hAnsi="Garamond"/>
        </w:rPr>
        <w:t>publication bias</w:t>
      </w:r>
      <w:del w:id="2212" w:author="Michael Jennions" w:date="2020-07-20T22:10:00Z">
        <w:r w:rsidDel="00281662">
          <w:rPr>
            <w:rFonts w:ascii="Garamond" w:hAnsi="Garamond"/>
          </w:rPr>
          <w:delText xml:space="preserve"> in our dataset</w:delText>
        </w:r>
      </w:del>
      <w:r>
        <w:rPr>
          <w:rFonts w:ascii="Garamond" w:hAnsi="Garamond"/>
        </w:rPr>
        <w:t xml:space="preserve">, we </w:t>
      </w:r>
      <w:r w:rsidR="00151CD0">
        <w:rPr>
          <w:rFonts w:ascii="Garamond" w:hAnsi="Garamond"/>
        </w:rPr>
        <w:t xml:space="preserve">first checked for funnel plot asymmetry </w:t>
      </w:r>
      <w:del w:id="2213" w:author="Michael Jennions" w:date="2020-07-20T22:11:00Z">
        <w:r w:rsidR="00151CD0" w:rsidDel="00FA4A2B">
          <w:rPr>
            <w:rFonts w:ascii="Garamond" w:hAnsi="Garamond"/>
          </w:rPr>
          <w:delText xml:space="preserve">across all effect sizes </w:delText>
        </w:r>
      </w:del>
      <w:r w:rsidR="00151CD0">
        <w:rPr>
          <w:rFonts w:ascii="Garamond" w:hAnsi="Garamond"/>
        </w:rPr>
        <w:t xml:space="preserve">for both </w:t>
      </w:r>
      <w:del w:id="2214" w:author="Michael Jennions" w:date="2020-07-20T22:11:00Z">
        <w:r w:rsidR="00151CD0" w:rsidRPr="00FA4A2B" w:rsidDel="00FA4A2B">
          <w:rPr>
            <w:rFonts w:ascii="Garamond" w:hAnsi="Garamond"/>
            <w:i/>
            <w:rPrChange w:id="2215" w:author="Michael Jennions" w:date="2020-07-20T22:11:00Z">
              <w:rPr>
                <w:rFonts w:ascii="Garamond" w:hAnsi="Garamond"/>
              </w:rPr>
            </w:rPrChange>
          </w:rPr>
          <w:delText xml:space="preserve">SMD </w:delText>
        </w:r>
      </w:del>
      <w:ins w:id="2216" w:author="Michael Jennions" w:date="2020-07-20T22:11:00Z">
        <w:r w:rsidR="00FA4A2B" w:rsidRPr="00FA4A2B">
          <w:rPr>
            <w:rFonts w:ascii="Garamond" w:hAnsi="Garamond"/>
            <w:i/>
            <w:rPrChange w:id="2217" w:author="Michael Jennions" w:date="2020-07-20T22:11:00Z">
              <w:rPr>
                <w:rFonts w:ascii="Garamond" w:hAnsi="Garamond"/>
              </w:rPr>
            </w:rPrChange>
          </w:rPr>
          <w:t xml:space="preserve">g </w:t>
        </w:r>
      </w:ins>
      <w:r w:rsidR="00151CD0">
        <w:rPr>
          <w:rFonts w:ascii="Garamond" w:hAnsi="Garamond"/>
        </w:rPr>
        <w:t xml:space="preserve">and lnCVR. </w:t>
      </w:r>
      <w:del w:id="2218" w:author="Michael Jennions" w:date="2020-07-20T22:12:00Z">
        <w:r w:rsidR="00540772" w:rsidDel="00FA4A2B">
          <w:rPr>
            <w:rFonts w:ascii="Garamond" w:hAnsi="Garamond"/>
          </w:rPr>
          <w:delText xml:space="preserve">Instead of using </w:delText>
        </w:r>
      </w:del>
      <w:del w:id="2219" w:author="Michael Jennions" w:date="2020-07-20T22:11:00Z">
        <w:r w:rsidR="00540772" w:rsidDel="00FA4A2B">
          <w:rPr>
            <w:rFonts w:ascii="Garamond" w:hAnsi="Garamond"/>
          </w:rPr>
          <w:delText xml:space="preserve">an </w:delText>
        </w:r>
      </w:del>
      <w:del w:id="2220" w:author="Michael Jennions" w:date="2020-07-20T22:12:00Z">
        <w:r w:rsidR="00540772" w:rsidDel="00FA4A2B">
          <w:rPr>
            <w:rFonts w:ascii="Garamond" w:hAnsi="Garamond"/>
          </w:rPr>
          <w:delText xml:space="preserve">Egger’s regression, we decided to use effect size precision. </w:delText>
        </w:r>
      </w:del>
      <w:del w:id="2221" w:author="Michael Jennions" w:date="2020-07-20T22:13:00Z">
        <w:r w:rsidR="00540772" w:rsidDel="00FA4A2B">
          <w:rPr>
            <w:rFonts w:ascii="Garamond" w:hAnsi="Garamond"/>
          </w:rPr>
          <w:delText>When</w:delText>
        </w:r>
      </w:del>
      <w:ins w:id="2222" w:author="Michael Jennions" w:date="2020-07-20T22:14:00Z">
        <w:r w:rsidR="00FA4A2B">
          <w:rPr>
            <w:rFonts w:ascii="Garamond" w:hAnsi="Garamond"/>
          </w:rPr>
          <w:t>S</w:t>
        </w:r>
      </w:ins>
      <w:del w:id="2223" w:author="Michael Jennions" w:date="2020-07-20T22:13:00Z">
        <w:r w:rsidR="00540772" w:rsidDel="00FA4A2B">
          <w:rPr>
            <w:rFonts w:ascii="Garamond" w:hAnsi="Garamond"/>
          </w:rPr>
          <w:delText xml:space="preserve"> </w:delText>
        </w:r>
      </w:del>
      <w:del w:id="2224" w:author="Michael Jennions" w:date="2020-07-20T22:14:00Z">
        <w:r w:rsidR="00540772" w:rsidDel="00FA4A2B">
          <w:rPr>
            <w:rFonts w:ascii="Garamond" w:hAnsi="Garamond"/>
          </w:rPr>
          <w:delText>s</w:delText>
        </w:r>
      </w:del>
      <w:r w:rsidR="00540772">
        <w:rPr>
          <w:rFonts w:ascii="Garamond" w:hAnsi="Garamond"/>
        </w:rPr>
        <w:t xml:space="preserve">tudies with small sample sizes (e.g. low precision) </w:t>
      </w:r>
      <w:del w:id="2225" w:author="Michael Jennions" w:date="2020-07-20T22:13:00Z">
        <w:r w:rsidR="00540772" w:rsidDel="00FA4A2B">
          <w:rPr>
            <w:rFonts w:ascii="Garamond" w:hAnsi="Garamond"/>
          </w:rPr>
          <w:delText>are published significantly more often that studies with larger sample sizes, those low-precision studies can</w:delText>
        </w:r>
      </w:del>
      <w:del w:id="2226" w:author="Michael Jennions" w:date="2020-07-20T22:16:00Z">
        <w:r w:rsidR="00540772" w:rsidDel="00FA4A2B">
          <w:rPr>
            <w:rFonts w:ascii="Garamond" w:hAnsi="Garamond"/>
          </w:rPr>
          <w:delText xml:space="preserve"> </w:delText>
        </w:r>
      </w:del>
      <w:r w:rsidR="00540772">
        <w:rPr>
          <w:rFonts w:ascii="Garamond" w:hAnsi="Garamond"/>
        </w:rPr>
        <w:t xml:space="preserve">drive funnel </w:t>
      </w:r>
      <w:ins w:id="2227" w:author="Michael Jennions" w:date="2020-07-20T22:16:00Z">
        <w:r w:rsidR="00FA4A2B">
          <w:rPr>
            <w:rFonts w:ascii="Garamond" w:hAnsi="Garamond"/>
          </w:rPr>
          <w:t xml:space="preserve">plot </w:t>
        </w:r>
      </w:ins>
      <w:r w:rsidR="00540772">
        <w:rPr>
          <w:rFonts w:ascii="Garamond" w:hAnsi="Garamond"/>
        </w:rPr>
        <w:t>asymmetry</w:t>
      </w:r>
      <w:ins w:id="2228" w:author="Michael Jennions" w:date="2020-07-20T22:14:00Z">
        <w:r w:rsidR="00FA4A2B">
          <w:rPr>
            <w:rFonts w:ascii="Garamond" w:hAnsi="Garamond"/>
          </w:rPr>
          <w:t xml:space="preserve"> if there is a</w:t>
        </w:r>
      </w:ins>
      <w:ins w:id="2229" w:author="Michael Jennions" w:date="2020-07-20T22:15:00Z">
        <w:r w:rsidR="00FA4A2B">
          <w:rPr>
            <w:rFonts w:ascii="Garamond" w:hAnsi="Garamond"/>
          </w:rPr>
          <w:t xml:space="preserve"> true non-zero effect a</w:t>
        </w:r>
      </w:ins>
      <w:ins w:id="2230" w:author="Michael Jennions" w:date="2020-07-20T22:16:00Z">
        <w:r w:rsidR="00FA4A2B">
          <w:rPr>
            <w:rFonts w:ascii="Garamond" w:hAnsi="Garamond"/>
          </w:rPr>
          <w:t>nd a</w:t>
        </w:r>
      </w:ins>
      <w:ins w:id="2231" w:author="Michael Jennions" w:date="2020-07-20T22:14:00Z">
        <w:r w:rsidR="00FA4A2B">
          <w:rPr>
            <w:rFonts w:ascii="Garamond" w:hAnsi="Garamond"/>
          </w:rPr>
          <w:t xml:space="preserve"> bias towards publishing significa</w:t>
        </w:r>
      </w:ins>
      <w:ins w:id="2232" w:author="Michael Jennions" w:date="2020-07-20T22:15:00Z">
        <w:r w:rsidR="00FA4A2B">
          <w:rPr>
            <w:rFonts w:ascii="Garamond" w:hAnsi="Garamond"/>
          </w:rPr>
          <w:t>nt results (</w:t>
        </w:r>
        <w:r w:rsidR="00FA4A2B" w:rsidRPr="00FA4A2B">
          <w:rPr>
            <w:rFonts w:ascii="Garamond" w:hAnsi="Garamond"/>
            <w:highlight w:val="yellow"/>
            <w:rPrChange w:id="2233" w:author="Michael Jennions" w:date="2020-07-20T22:15:00Z">
              <w:rPr>
                <w:rFonts w:ascii="Garamond" w:hAnsi="Garamond"/>
              </w:rPr>
            </w:rPrChange>
          </w:rPr>
          <w:t>REF</w:t>
        </w:r>
        <w:r w:rsidR="00FA4A2B">
          <w:rPr>
            <w:rFonts w:ascii="Garamond" w:hAnsi="Garamond"/>
          </w:rPr>
          <w:t>)</w:t>
        </w:r>
      </w:ins>
      <w:r w:rsidR="00540772">
        <w:rPr>
          <w:rFonts w:ascii="Garamond" w:hAnsi="Garamond"/>
        </w:rPr>
        <w:t xml:space="preserve">. </w:t>
      </w:r>
      <w:ins w:id="2234" w:author="Michael Jennions" w:date="2020-07-20T22:16:00Z">
        <w:r w:rsidR="00FA4A2B">
          <w:rPr>
            <w:rFonts w:ascii="Garamond" w:hAnsi="Garamond"/>
          </w:rPr>
          <w:t xml:space="preserve">Simple inspection of funnel plots is misleading, however, as we need to account for </w:t>
        </w:r>
      </w:ins>
      <w:ins w:id="2235" w:author="Michael Jennions" w:date="2020-07-20T22:17:00Z">
        <w:r w:rsidR="00FA4A2B">
          <w:rPr>
            <w:rFonts w:ascii="Garamond" w:hAnsi="Garamond"/>
          </w:rPr>
          <w:t>source of variation in effect sizes</w:t>
        </w:r>
      </w:ins>
      <w:ins w:id="2236" w:author="Michael Jennions" w:date="2020-07-20T22:16:00Z">
        <w:r w:rsidR="00FA4A2B">
          <w:rPr>
            <w:rFonts w:ascii="Garamond" w:hAnsi="Garamond"/>
          </w:rPr>
          <w:t xml:space="preserve"> </w:t>
        </w:r>
      </w:ins>
      <w:ins w:id="2237" w:author="Michael Jennions" w:date="2020-07-20T22:17:00Z">
        <w:r w:rsidR="00FA4A2B">
          <w:rPr>
            <w:rFonts w:ascii="Garamond" w:hAnsi="Garamond"/>
          </w:rPr>
          <w:t>(i.e. moderator variables and random factors)</w:t>
        </w:r>
      </w:ins>
      <w:ins w:id="2238" w:author="Michael Jennions" w:date="2020-07-20T22:18:00Z">
        <w:r w:rsidR="00FA4A2B">
          <w:rPr>
            <w:rFonts w:ascii="Garamond" w:hAnsi="Garamond"/>
          </w:rPr>
          <w:t xml:space="preserve"> other than sample size</w:t>
        </w:r>
      </w:ins>
      <w:ins w:id="2239" w:author="Michael Jennions" w:date="2020-07-20T22:17:00Z">
        <w:r w:rsidR="00FA4A2B">
          <w:rPr>
            <w:rFonts w:ascii="Garamond" w:hAnsi="Garamond"/>
          </w:rPr>
          <w:t xml:space="preserve">. </w:t>
        </w:r>
      </w:ins>
      <w:ins w:id="2240" w:author="Michael Jennions" w:date="2020-07-20T22:15:00Z">
        <w:r w:rsidR="00FA4A2B">
          <w:rPr>
            <w:rFonts w:ascii="Garamond" w:hAnsi="Garamond"/>
          </w:rPr>
          <w:t>We th</w:t>
        </w:r>
      </w:ins>
      <w:del w:id="2241" w:author="Michael Jennions" w:date="2020-07-20T22:15:00Z">
        <w:r w:rsidR="00832F43" w:rsidDel="00FA4A2B">
          <w:rPr>
            <w:rFonts w:ascii="Garamond" w:hAnsi="Garamond"/>
          </w:rPr>
          <w:delText>Th</w:delText>
        </w:r>
      </w:del>
      <w:r w:rsidR="00832F43">
        <w:rPr>
          <w:rFonts w:ascii="Garamond" w:hAnsi="Garamond"/>
        </w:rPr>
        <w:t>erefore</w:t>
      </w:r>
      <w:ins w:id="2242" w:author="Michael Jennions" w:date="2020-07-20T22:15:00Z">
        <w:r w:rsidR="00FA4A2B">
          <w:rPr>
            <w:rFonts w:ascii="Garamond" w:hAnsi="Garamond"/>
          </w:rPr>
          <w:t xml:space="preserve"> </w:t>
        </w:r>
      </w:ins>
      <w:del w:id="2243" w:author="Michael Jennions" w:date="2020-07-20T22:15:00Z">
        <w:r w:rsidR="00832F43" w:rsidDel="00FA4A2B">
          <w:rPr>
            <w:rFonts w:ascii="Garamond" w:hAnsi="Garamond"/>
          </w:rPr>
          <w:delText>,</w:delText>
        </w:r>
        <w:r w:rsidR="00540772" w:rsidDel="00FA4A2B">
          <w:rPr>
            <w:rFonts w:ascii="Garamond" w:hAnsi="Garamond"/>
          </w:rPr>
          <w:delText xml:space="preserve"> w</w:delText>
        </w:r>
        <w:r w:rsidR="00151CD0" w:rsidDel="00FA4A2B">
          <w:rPr>
            <w:rFonts w:ascii="Garamond" w:hAnsi="Garamond"/>
          </w:rPr>
          <w:delText xml:space="preserve">e </w:delText>
        </w:r>
      </w:del>
      <w:del w:id="2244" w:author="Michael Jennions" w:date="2020-07-20T22:14:00Z">
        <w:r w:rsidR="00151CD0" w:rsidDel="00FA4A2B">
          <w:rPr>
            <w:rFonts w:ascii="Garamond" w:hAnsi="Garamond"/>
          </w:rPr>
          <w:delText xml:space="preserve">calculated and </w:delText>
        </w:r>
      </w:del>
      <w:r w:rsidR="00151CD0">
        <w:rPr>
          <w:rFonts w:ascii="Garamond" w:hAnsi="Garamond"/>
        </w:rPr>
        <w:t xml:space="preserve">included precision as a moderator term in our </w:t>
      </w:r>
      <w:del w:id="2245" w:author="Michael Jennions" w:date="2020-07-20T22:14:00Z">
        <w:r w:rsidR="00151CD0" w:rsidDel="00FA4A2B">
          <w:rPr>
            <w:rFonts w:ascii="Garamond" w:hAnsi="Garamond"/>
          </w:rPr>
          <w:delText xml:space="preserve">personality trait </w:delText>
        </w:r>
      </w:del>
      <w:r w:rsidR="00151CD0">
        <w:rPr>
          <w:rFonts w:ascii="Garamond" w:hAnsi="Garamond"/>
        </w:rPr>
        <w:t xml:space="preserve">MLMR models to </w:t>
      </w:r>
      <w:ins w:id="2246" w:author="Michael Jennions" w:date="2020-07-20T22:15:00Z">
        <w:r w:rsidR="00FA4A2B">
          <w:rPr>
            <w:rFonts w:ascii="Garamond" w:hAnsi="Garamond"/>
          </w:rPr>
          <w:t>test</w:t>
        </w:r>
      </w:ins>
      <w:ins w:id="2247" w:author="Michael Jennions" w:date="2020-07-20T22:14:00Z">
        <w:r w:rsidR="00FA4A2B">
          <w:rPr>
            <w:rFonts w:ascii="Garamond" w:hAnsi="Garamond"/>
          </w:rPr>
          <w:t xml:space="preserve"> where it </w:t>
        </w:r>
      </w:ins>
      <w:ins w:id="2248" w:author="Michael Jennions" w:date="2020-07-20T22:18:00Z">
        <w:r w:rsidR="00FA4A2B">
          <w:rPr>
            <w:rFonts w:ascii="Garamond" w:hAnsi="Garamond"/>
          </w:rPr>
          <w:t>explained some of the variation in the reported effect sizes</w:t>
        </w:r>
      </w:ins>
      <w:del w:id="2249" w:author="Michael Jennions" w:date="2020-07-20T22:18:00Z">
        <w:r w:rsidR="00151CD0" w:rsidDel="00FA4A2B">
          <w:rPr>
            <w:rFonts w:ascii="Garamond" w:hAnsi="Garamond"/>
          </w:rPr>
          <w:delText xml:space="preserve">look for </w:delText>
        </w:r>
        <w:r w:rsidR="00540772" w:rsidDel="00FA4A2B">
          <w:rPr>
            <w:rFonts w:ascii="Garamond" w:hAnsi="Garamond"/>
          </w:rPr>
          <w:delText xml:space="preserve">significance of the </w:delText>
        </w:r>
        <w:r w:rsidR="00151CD0" w:rsidDel="00FA4A2B">
          <w:rPr>
            <w:rFonts w:ascii="Garamond" w:hAnsi="Garamond"/>
          </w:rPr>
          <w:delText>slope</w:delText>
        </w:r>
      </w:del>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del w:id="2250" w:author="Michael Jennions" w:date="2020-07-20T22:19:00Z">
        <w:r w:rsidR="00540772" w:rsidDel="00FA4A2B">
          <w:rPr>
            <w:rFonts w:ascii="Garamond" w:hAnsi="Garamond"/>
          </w:rPr>
          <w:delText xml:space="preserve">Where </w:delText>
        </w:r>
      </w:del>
      <w:ins w:id="2251" w:author="Michael Jennions" w:date="2020-07-20T22:19:00Z">
        <w:r w:rsidR="00FA4A2B">
          <w:rPr>
            <w:rFonts w:ascii="Garamond" w:hAnsi="Garamond"/>
          </w:rPr>
          <w:t xml:space="preserve">If </w:t>
        </w:r>
      </w:ins>
      <w:r w:rsidR="00540772">
        <w:rPr>
          <w:rFonts w:ascii="Garamond" w:hAnsi="Garamond"/>
        </w:rPr>
        <w:t xml:space="preserve">precision </w:t>
      </w:r>
      <w:del w:id="2252" w:author="Michael Jennions" w:date="2020-07-20T22:18:00Z">
        <w:r w:rsidR="00540772" w:rsidDel="00FA4A2B">
          <w:rPr>
            <w:rFonts w:ascii="Garamond" w:hAnsi="Garamond"/>
          </w:rPr>
          <w:delText xml:space="preserve">was </w:delText>
        </w:r>
      </w:del>
      <w:ins w:id="2253" w:author="Michael Jennions" w:date="2020-07-20T22:18:00Z">
        <w:r w:rsidR="00FA4A2B">
          <w:rPr>
            <w:rFonts w:ascii="Garamond" w:hAnsi="Garamond"/>
          </w:rPr>
          <w:t xml:space="preserve">has a </w:t>
        </w:r>
      </w:ins>
      <w:r w:rsidR="00540772">
        <w:rPr>
          <w:rFonts w:ascii="Garamond" w:hAnsi="Garamond"/>
        </w:rPr>
        <w:t>significant</w:t>
      </w:r>
      <w:ins w:id="2254" w:author="Michael Jennions" w:date="2020-07-20T22:18:00Z">
        <w:r w:rsidR="00FA4A2B">
          <w:rPr>
            <w:rFonts w:ascii="Garamond" w:hAnsi="Garamond"/>
          </w:rPr>
          <w:t xml:space="preserve"> influence</w:t>
        </w:r>
      </w:ins>
      <w:r w:rsidR="00540772">
        <w:rPr>
          <w:rFonts w:ascii="Garamond" w:hAnsi="Garamond"/>
        </w:rPr>
        <w:t xml:space="preserve">, </w:t>
      </w:r>
      <w:del w:id="2255" w:author="Michael Jennions" w:date="2020-07-20T22:19:00Z">
        <w:r w:rsidR="00540772" w:rsidDel="00FA4A2B">
          <w:rPr>
            <w:rFonts w:ascii="Garamond" w:hAnsi="Garamond"/>
          </w:rPr>
          <w:delText>it is likely</w:delText>
        </w:r>
      </w:del>
      <w:ins w:id="2256" w:author="Michael Jennions" w:date="2020-07-20T22:19:00Z">
        <w:r w:rsidR="00FA4A2B">
          <w:rPr>
            <w:rFonts w:ascii="Garamond" w:hAnsi="Garamond"/>
          </w:rPr>
          <w:t xml:space="preserve">this is suggestive of </w:t>
        </w:r>
      </w:ins>
      <w:del w:id="2257" w:author="Michael Jennions" w:date="2020-08-03T23:11:00Z">
        <w:r w:rsidR="00540772" w:rsidDel="00215C8E">
          <w:rPr>
            <w:rFonts w:ascii="Garamond" w:hAnsi="Garamond"/>
          </w:rPr>
          <w:delText xml:space="preserve"> </w:delText>
        </w:r>
      </w:del>
      <w:del w:id="2258" w:author="Michael Jennions" w:date="2020-07-20T22:19:00Z">
        <w:r w:rsidR="00540772" w:rsidDel="00FA4A2B">
          <w:rPr>
            <w:rFonts w:ascii="Garamond" w:hAnsi="Garamond"/>
          </w:rPr>
          <w:delText xml:space="preserve">that </w:delText>
        </w:r>
      </w:del>
      <w:r w:rsidR="00540772">
        <w:rPr>
          <w:rFonts w:ascii="Garamond" w:hAnsi="Garamond"/>
        </w:rPr>
        <w:t>publication bias</w:t>
      </w:r>
      <w:del w:id="2259" w:author="Michael Jennions" w:date="2020-07-20T22:19:00Z">
        <w:r w:rsidR="00540772" w:rsidDel="00FA4A2B">
          <w:rPr>
            <w:rFonts w:ascii="Garamond" w:hAnsi="Garamond"/>
          </w:rPr>
          <w:delText xml:space="preserve"> is present</w:delText>
        </w:r>
      </w:del>
      <w:r w:rsidR="00540772">
        <w:rPr>
          <w:rFonts w:ascii="Garamond" w:hAnsi="Garamond"/>
        </w:rPr>
        <w:t xml:space="preserve">. </w:t>
      </w:r>
      <w:r w:rsidR="00151CD0">
        <w:rPr>
          <w:rFonts w:ascii="Garamond" w:hAnsi="Garamond"/>
        </w:rPr>
        <w:t xml:space="preserve">Precision was calculated </w:t>
      </w:r>
      <w:del w:id="2260" w:author="Michael Jennions" w:date="2020-07-20T22:19:00Z">
        <w:r w:rsidR="00151CD0" w:rsidDel="00FA4A2B">
          <w:rPr>
            <w:rFonts w:ascii="Garamond" w:hAnsi="Garamond"/>
          </w:rPr>
          <w:delText>using the following</w:delText>
        </w:r>
      </w:del>
      <w:ins w:id="2261" w:author="Michael Jennions" w:date="2020-07-20T22:19:00Z">
        <w:r w:rsidR="00FA4A2B">
          <w:rPr>
            <w:rFonts w:ascii="Garamond" w:hAnsi="Garamond"/>
          </w:rPr>
          <w:t>as</w:t>
        </w:r>
      </w:ins>
      <w:del w:id="2262" w:author="Michael Jennions" w:date="2020-07-20T22:19:00Z">
        <w:r w:rsidR="00151CD0" w:rsidDel="00FA4A2B">
          <w:rPr>
            <w:rFonts w:ascii="Garamond" w:hAnsi="Garamond"/>
          </w:rPr>
          <w:delText xml:space="preserve"> calculation</w:delText>
        </w:r>
      </w:del>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35D5BAB8"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del w:id="2263" w:author="Michael Jennions" w:date="2020-07-20T22:11:00Z">
        <w:r w:rsidRPr="006C2D94" w:rsidDel="00DE65DA">
          <w:rPr>
            <w:rFonts w:ascii="Garamond" w:hAnsi="Garamond"/>
            <w:i/>
            <w:sz w:val="20"/>
          </w:rPr>
          <w:delText>8</w:delText>
        </w:r>
      </w:del>
      <w:ins w:id="2264" w:author="Michael Jennions" w:date="2020-07-20T22:11:00Z">
        <w:r w:rsidR="00DE65DA">
          <w:rPr>
            <w:rFonts w:ascii="Garamond" w:hAnsi="Garamond"/>
            <w:i/>
            <w:sz w:val="20"/>
          </w:rPr>
          <w:t>9</w:t>
        </w:r>
      </w:ins>
    </w:p>
    <w:p w14:paraId="502DD089" w14:textId="69AA11BA"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ins w:id="2265" w:author="Michael Jennions" w:date="2020-07-20T22:11:00Z">
        <w:r w:rsidR="007E73F6">
          <w:rPr>
            <w:rFonts w:ascii="Garamond" w:hAnsi="Garamond"/>
          </w:rPr>
          <w:t xml:space="preserve">sampling variance of </w:t>
        </w:r>
      </w:ins>
      <w:del w:id="2266" w:author="Michael Jennions" w:date="2020-07-20T22:11:00Z">
        <w:r w:rsidR="00CE1CA0" w:rsidDel="007E73F6">
          <w:rPr>
            <w:rFonts w:ascii="Garamond" w:hAnsi="Garamond"/>
          </w:rPr>
          <w:delText xml:space="preserve">effect size </w:delText>
        </w:r>
      </w:del>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del w:id="2267" w:author="Michael Jennions" w:date="2020-07-20T22:11:00Z">
        <w:r w:rsidR="00CE1CA0" w:rsidDel="007E73F6">
          <w:rPr>
            <w:rFonts w:ascii="Garamond" w:hAnsi="Garamond"/>
          </w:rPr>
          <w:delText xml:space="preserve">and its </w:delText>
        </w:r>
        <w:r w:rsidR="00B97647" w:rsidRPr="00CE1CA0" w:rsidDel="007E73F6">
          <w:rPr>
            <w:rFonts w:ascii="Garamond" w:hAnsi="Garamond"/>
          </w:rPr>
          <w:delText>corresponding</w:delText>
        </w:r>
        <w:r w:rsidR="00B97647" w:rsidDel="007E73F6">
          <w:rPr>
            <w:rFonts w:ascii="Garamond" w:hAnsi="Garamond"/>
          </w:rPr>
          <w:delText xml:space="preserve"> </w:delText>
        </w:r>
        <w:r w:rsidDel="007E73F6">
          <w:rPr>
            <w:rFonts w:ascii="Garamond" w:hAnsi="Garamond"/>
          </w:rPr>
          <w:delText>sampling variance</w:delText>
        </w:r>
      </w:del>
      <w:r>
        <w:rPr>
          <w:rFonts w:ascii="Garamond" w:hAnsi="Garamond"/>
        </w:rPr>
        <w:t xml:space="preserve">. </w:t>
      </w:r>
    </w:p>
    <w:p w14:paraId="5010F0DA" w14:textId="1546A18C" w:rsidR="00151CD0" w:rsidRDefault="00151CD0" w:rsidP="005C69F2">
      <w:pPr>
        <w:contextualSpacing/>
        <w:rPr>
          <w:ins w:id="2268" w:author="Michael Jennions" w:date="2020-07-20T22:49:00Z"/>
          <w:rFonts w:ascii="Garamond" w:hAnsi="Garamond"/>
        </w:rPr>
      </w:pPr>
    </w:p>
    <w:p w14:paraId="77E1740A" w14:textId="4A695AF8" w:rsidR="00D229E9" w:rsidRDefault="00D229E9" w:rsidP="00D229E9">
      <w:pPr>
        <w:rPr>
          <w:ins w:id="2269" w:author="Michael Jennions" w:date="2020-07-20T22:50:00Z"/>
          <w:rFonts w:ascii="Garamond" w:hAnsi="Garamond"/>
          <w:b/>
        </w:rPr>
      </w:pPr>
      <w:ins w:id="2270" w:author="Michael Jennions" w:date="2020-07-20T22:50:00Z">
        <w:r>
          <w:rPr>
            <w:rFonts w:ascii="Garamond" w:hAnsi="Garamond"/>
            <w:b/>
          </w:rPr>
          <w:t>Data availability</w:t>
        </w:r>
      </w:ins>
    </w:p>
    <w:p w14:paraId="51B03EF7" w14:textId="1777ADDC" w:rsidR="00D229E9" w:rsidRDefault="00D229E9" w:rsidP="005C69F2">
      <w:pPr>
        <w:contextualSpacing/>
        <w:rPr>
          <w:ins w:id="2271" w:author="Michael Jennions" w:date="2020-07-20T22:50:00Z"/>
          <w:rFonts w:ascii="Garamond" w:hAnsi="Garamond"/>
        </w:rPr>
      </w:pPr>
    </w:p>
    <w:p w14:paraId="65559ED8" w14:textId="579AA5AF" w:rsidR="00D229E9" w:rsidRDefault="00D229E9" w:rsidP="005C69F2">
      <w:pPr>
        <w:contextualSpacing/>
        <w:rPr>
          <w:ins w:id="2272" w:author="Michael Jennions" w:date="2020-07-20T22:49:00Z"/>
          <w:rFonts w:ascii="Garamond" w:hAnsi="Garamond"/>
        </w:rPr>
      </w:pPr>
      <w:ins w:id="2273" w:author="Michael Jennions" w:date="2020-07-20T22:50:00Z">
        <w:r w:rsidRPr="00D229E9">
          <w:rPr>
            <w:rFonts w:ascii="Garamond" w:hAnsi="Garamond"/>
            <w:highlight w:val="yellow"/>
            <w:rPrChange w:id="2274" w:author="Michael Jennions" w:date="2020-07-20T22:50:00Z">
              <w:rPr>
                <w:rFonts w:ascii="Garamond" w:hAnsi="Garamond"/>
              </w:rPr>
            </w:rPrChange>
          </w:rPr>
          <w:t>xxx</w:t>
        </w:r>
      </w:ins>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0CF517B3" w14:textId="39EBB6BD" w:rsidR="007F6D9E" w:rsidDel="005834FA" w:rsidRDefault="007F6D9E" w:rsidP="003E2881">
      <w:pPr>
        <w:rPr>
          <w:del w:id="2275" w:author="Michael Jennions" w:date="2020-08-03T23:52:00Z"/>
          <w:rFonts w:ascii="Garamond" w:hAnsi="Garamond"/>
        </w:rPr>
      </w:pPr>
    </w:p>
    <w:p w14:paraId="1D5408D7" w14:textId="22CE3CDD" w:rsidR="007F6D9E" w:rsidDel="005834FA" w:rsidRDefault="007F6D9E" w:rsidP="003E2881">
      <w:pPr>
        <w:rPr>
          <w:del w:id="2276" w:author="Michael Jennions" w:date="2020-08-03T23:52:00Z"/>
          <w:rFonts w:ascii="Garamond" w:hAnsi="Garamond"/>
        </w:rPr>
      </w:pPr>
    </w:p>
    <w:p w14:paraId="0740C31D" w14:textId="5D01B9B5" w:rsidR="0012297E" w:rsidDel="005834FA" w:rsidRDefault="0012297E" w:rsidP="003E2881">
      <w:pPr>
        <w:rPr>
          <w:del w:id="2277" w:author="Michael Jennions" w:date="2020-08-03T23:52:00Z"/>
          <w:rFonts w:ascii="Garamond" w:hAnsi="Garamond"/>
        </w:rPr>
      </w:pPr>
    </w:p>
    <w:p w14:paraId="358A4B1D" w14:textId="263E4346" w:rsidR="0012297E" w:rsidDel="005834FA" w:rsidRDefault="0012297E" w:rsidP="003E2881">
      <w:pPr>
        <w:rPr>
          <w:del w:id="2278" w:author="Michael Jennions" w:date="2020-08-03T23:52:00Z"/>
          <w:rFonts w:ascii="Garamond" w:hAnsi="Garamond"/>
        </w:rPr>
      </w:pPr>
    </w:p>
    <w:p w14:paraId="409E45EB" w14:textId="3DA7AB32" w:rsidR="0012297E" w:rsidDel="005834FA" w:rsidRDefault="0012297E" w:rsidP="003E2881">
      <w:pPr>
        <w:rPr>
          <w:del w:id="2279" w:author="Michael Jennions" w:date="2020-08-03T23:52:00Z"/>
          <w:rFonts w:ascii="Garamond" w:hAnsi="Garamond"/>
        </w:rPr>
      </w:pP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20322561" w:rsidR="003E2881" w:rsidRDefault="003E2881" w:rsidP="003E2881">
      <w:pPr>
        <w:rPr>
          <w:rFonts w:ascii="Garamond" w:hAnsi="Garamond"/>
        </w:rPr>
      </w:pPr>
      <w:r>
        <w:rPr>
          <w:rFonts w:ascii="Garamond" w:hAnsi="Garamond"/>
        </w:rPr>
        <w:t xml:space="preserve">Table </w:t>
      </w:r>
      <w:commentRangeStart w:id="2280"/>
      <w:r>
        <w:rPr>
          <w:rFonts w:ascii="Garamond" w:hAnsi="Garamond"/>
        </w:rPr>
        <w:t xml:space="preserve">1. </w:t>
      </w:r>
      <w:ins w:id="2281" w:author="Michael Jennions" w:date="2020-08-03T23:42:00Z">
        <w:r w:rsidR="00C864D4">
          <w:rPr>
            <w:rFonts w:ascii="Garamond" w:hAnsi="Garamond"/>
          </w:rPr>
          <w:t>Multi-level meta-analytic model</w:t>
        </w:r>
      </w:ins>
      <w:del w:id="2282" w:author="Michael Jennions" w:date="2020-08-03T23:42:00Z">
        <w:r w:rsidR="003005B3" w:rsidDel="00C864D4">
          <w:rPr>
            <w:rFonts w:ascii="Garamond" w:hAnsi="Garamond"/>
          </w:rPr>
          <w:delText>Intercept model</w:delText>
        </w:r>
      </w:del>
      <w:r w:rsidR="003005B3">
        <w:rPr>
          <w:rFonts w:ascii="Garamond" w:hAnsi="Garamond"/>
        </w:rPr>
        <w:t xml:space="preserve">s for each taxonomic </w:t>
      </w:r>
      <w:commentRangeEnd w:id="2280"/>
      <w:r w:rsidR="007D6B3E">
        <w:rPr>
          <w:rStyle w:val="CommentReference"/>
        </w:rPr>
        <w:commentReference w:id="2280"/>
      </w:r>
      <w:r w:rsidR="003005B3">
        <w:rPr>
          <w:rFonts w:ascii="Garamond" w:hAnsi="Garamond"/>
        </w:rPr>
        <w:t xml:space="preserve">group </w:t>
      </w:r>
      <w:del w:id="2283" w:author="Michael Jennions" w:date="2020-08-03T23:42:00Z">
        <w:r w:rsidR="003005B3" w:rsidDel="002B0571">
          <w:rPr>
            <w:rFonts w:ascii="Garamond" w:hAnsi="Garamond"/>
          </w:rPr>
          <w:delText xml:space="preserve">looking </w:delText>
        </w:r>
      </w:del>
      <w:r w:rsidR="003005B3">
        <w:rPr>
          <w:rFonts w:ascii="Garamond" w:hAnsi="Garamond"/>
        </w:rPr>
        <w:t xml:space="preserve">for </w:t>
      </w:r>
      <w:ins w:id="2284" w:author="Michael Jennions" w:date="2020-08-03T23:44:00Z">
        <w:r w:rsidR="002B0571">
          <w:rPr>
            <w:rFonts w:ascii="Garamond" w:hAnsi="Garamond"/>
          </w:rPr>
          <w:t>a sex</w:t>
        </w:r>
      </w:ins>
      <w:ins w:id="2285" w:author="Michael Jennions" w:date="2020-08-03T23:43:00Z">
        <w:r w:rsidR="002B0571">
          <w:rPr>
            <w:rFonts w:ascii="Garamond" w:hAnsi="Garamond"/>
          </w:rPr>
          <w:t xml:space="preserve"> </w:t>
        </w:r>
      </w:ins>
      <w:r w:rsidR="003005B3">
        <w:rPr>
          <w:rFonts w:ascii="Garamond" w:hAnsi="Garamond"/>
        </w:rPr>
        <w:t>difference</w:t>
      </w:r>
      <w:del w:id="2286" w:author="Michael Jennions" w:date="2020-08-03T23:43:00Z">
        <w:r w:rsidR="003005B3" w:rsidDel="002B0571">
          <w:rPr>
            <w:rFonts w:ascii="Garamond" w:hAnsi="Garamond"/>
          </w:rPr>
          <w:delText>s</w:delText>
        </w:r>
      </w:del>
      <w:r w:rsidR="003005B3">
        <w:rPr>
          <w:rFonts w:ascii="Garamond" w:hAnsi="Garamond"/>
        </w:rPr>
        <w:t xml:space="preserve"> in </w:t>
      </w:r>
      <w:ins w:id="2287" w:author="Michael Jennions" w:date="2020-08-03T23:43:00Z">
        <w:r w:rsidR="002B0571">
          <w:rPr>
            <w:rFonts w:ascii="Garamond" w:hAnsi="Garamond"/>
          </w:rPr>
          <w:t xml:space="preserve">the </w:t>
        </w:r>
      </w:ins>
      <w:r w:rsidR="003005B3">
        <w:rPr>
          <w:rFonts w:ascii="Garamond" w:hAnsi="Garamond"/>
        </w:rPr>
        <w:t xml:space="preserve">mean (SMD) and variability (lnCVR) </w:t>
      </w:r>
      <w:del w:id="2288" w:author="Michael Jennions" w:date="2020-08-03T23:44:00Z">
        <w:r w:rsidR="003005B3" w:rsidDel="002B0571">
          <w:rPr>
            <w:rFonts w:ascii="Garamond" w:hAnsi="Garamond"/>
          </w:rPr>
          <w:delText>between males and females</w:delText>
        </w:r>
      </w:del>
      <w:ins w:id="2289" w:author="Michael Jennions" w:date="2020-08-03T23:44:00Z">
        <w:r w:rsidR="002B0571">
          <w:rPr>
            <w:rFonts w:ascii="Garamond" w:hAnsi="Garamond"/>
          </w:rPr>
          <w:t>in personality traits</w:t>
        </w:r>
      </w:ins>
      <w:r w:rsidR="003005B3">
        <w:rPr>
          <w:rFonts w:ascii="Garamond" w:hAnsi="Garamond"/>
        </w:rPr>
        <w:t>.</w:t>
      </w:r>
      <w:r w:rsidR="003A6CCD">
        <w:rPr>
          <w:rFonts w:ascii="Garamond" w:hAnsi="Garamond"/>
        </w:rPr>
        <w:t xml:space="preserve"> </w:t>
      </w:r>
      <w:commentRangeStart w:id="2290"/>
      <w:r w:rsidR="003A6CCD">
        <w:rPr>
          <w:rFonts w:ascii="Garamond" w:hAnsi="Garamond"/>
        </w:rPr>
        <w:t>P</w:t>
      </w:r>
      <w:r w:rsidR="003D6888">
        <w:rPr>
          <w:rFonts w:ascii="Garamond" w:hAnsi="Garamond"/>
        </w:rPr>
        <w:t xml:space="preserve">ositive </w:t>
      </w:r>
      <w:del w:id="2291" w:author="Michael Jennions" w:date="2020-08-03T23:44:00Z">
        <w:r w:rsidR="003D6888" w:rsidDel="002B0571">
          <w:rPr>
            <w:rFonts w:ascii="Garamond" w:hAnsi="Garamond"/>
          </w:rPr>
          <w:delText>mean effect size</w:delText>
        </w:r>
        <w:r w:rsidR="003A6CCD" w:rsidDel="002B0571">
          <w:rPr>
            <w:rFonts w:ascii="Garamond" w:hAnsi="Garamond"/>
          </w:rPr>
          <w:delText>s</w:delText>
        </w:r>
      </w:del>
      <w:ins w:id="2292" w:author="Michael Jennions" w:date="2020-08-03T23:49:00Z">
        <w:r w:rsidR="00782000">
          <w:rPr>
            <w:rFonts w:ascii="Garamond" w:hAnsi="Garamond"/>
          </w:rPr>
          <w:t>estimates</w:t>
        </w:r>
      </w:ins>
      <w:r w:rsidR="003D6888">
        <w:rPr>
          <w:rFonts w:ascii="Garamond" w:hAnsi="Garamond"/>
        </w:rPr>
        <w:t xml:space="preserve"> </w:t>
      </w:r>
      <w:del w:id="2293" w:author="Michael Jennions" w:date="2020-08-03T23:47:00Z">
        <w:r w:rsidR="00654CAB" w:rsidDel="009303AF">
          <w:rPr>
            <w:rFonts w:ascii="Garamond" w:hAnsi="Garamond"/>
          </w:rPr>
          <w:delText xml:space="preserve">reflect </w:delText>
        </w:r>
      </w:del>
      <w:ins w:id="2294" w:author="Michael Jennions" w:date="2020-08-03T23:47:00Z">
        <w:r w:rsidR="009303AF">
          <w:rPr>
            <w:rFonts w:ascii="Garamond" w:hAnsi="Garamond"/>
          </w:rPr>
          <w:t xml:space="preserve">indicate </w:t>
        </w:r>
      </w:ins>
      <w:ins w:id="2295" w:author="Michael Jennions" w:date="2020-08-03T23:46:00Z">
        <w:r w:rsidR="002B0571">
          <w:rPr>
            <w:rFonts w:ascii="Garamond" w:hAnsi="Garamond"/>
          </w:rPr>
          <w:t xml:space="preserve">that the </w:t>
        </w:r>
      </w:ins>
      <w:del w:id="2296" w:author="Michael Jennions" w:date="2020-08-03T23:46:00Z">
        <w:r w:rsidR="00654CAB" w:rsidDel="002B0571">
          <w:rPr>
            <w:rFonts w:ascii="Garamond" w:hAnsi="Garamond"/>
          </w:rPr>
          <w:delText>a</w:delText>
        </w:r>
        <w:r w:rsidR="003D6888" w:rsidDel="002B0571">
          <w:rPr>
            <w:rFonts w:ascii="Garamond" w:hAnsi="Garamond"/>
          </w:rPr>
          <w:delText xml:space="preserve"> female-bias</w:delText>
        </w:r>
        <w:r w:rsidR="00654CAB" w:rsidDel="002B0571">
          <w:rPr>
            <w:rFonts w:ascii="Garamond" w:hAnsi="Garamond"/>
          </w:rPr>
          <w:delText xml:space="preserve"> in </w:delText>
        </w:r>
      </w:del>
      <w:r w:rsidR="00654CAB">
        <w:rPr>
          <w:rFonts w:ascii="Garamond" w:hAnsi="Garamond"/>
        </w:rPr>
        <w:t xml:space="preserve">mean </w:t>
      </w:r>
      <w:ins w:id="2297" w:author="Michael Jennions" w:date="2020-08-03T23:46:00Z">
        <w:r w:rsidR="002B0571">
          <w:rPr>
            <w:rFonts w:ascii="Garamond" w:hAnsi="Garamond"/>
          </w:rPr>
          <w:t>or</w:t>
        </w:r>
      </w:ins>
      <w:del w:id="2298" w:author="Michael Jennions" w:date="2020-08-03T23:46:00Z">
        <w:r w:rsidR="00654CAB" w:rsidDel="002B0571">
          <w:rPr>
            <w:rFonts w:ascii="Garamond" w:hAnsi="Garamond"/>
          </w:rPr>
          <w:delText>and</w:delText>
        </w:r>
      </w:del>
      <w:r w:rsidR="00654CAB">
        <w:rPr>
          <w:rFonts w:ascii="Garamond" w:hAnsi="Garamond"/>
        </w:rPr>
        <w:t xml:space="preserve"> variability </w:t>
      </w:r>
      <w:ins w:id="2299" w:author="Michael Jennions" w:date="2020-08-03T23:46:00Z">
        <w:r w:rsidR="002B0571">
          <w:rPr>
            <w:rFonts w:ascii="Garamond" w:hAnsi="Garamond"/>
          </w:rPr>
          <w:t>in</w:t>
        </w:r>
      </w:ins>
      <w:del w:id="2300" w:author="Michael Jennions" w:date="2020-08-03T23:46:00Z">
        <w:r w:rsidR="00654CAB" w:rsidDel="002B0571">
          <w:rPr>
            <w:rFonts w:ascii="Garamond" w:hAnsi="Garamond"/>
          </w:rPr>
          <w:delText>for</w:delText>
        </w:r>
      </w:del>
      <w:r w:rsidR="00654CAB">
        <w:rPr>
          <w:rFonts w:ascii="Garamond" w:hAnsi="Garamond"/>
        </w:rPr>
        <w:t xml:space="preserve"> </w:t>
      </w:r>
      <w:r w:rsidR="003D6888">
        <w:rPr>
          <w:rFonts w:ascii="Garamond" w:hAnsi="Garamond"/>
        </w:rPr>
        <w:t>personalit</w:t>
      </w:r>
      <w:r w:rsidR="00654CAB">
        <w:rPr>
          <w:rFonts w:ascii="Garamond" w:hAnsi="Garamond"/>
        </w:rPr>
        <w:t xml:space="preserve">y </w:t>
      </w:r>
      <w:ins w:id="2301" w:author="Michael Jennions" w:date="2020-08-03T23:46:00Z">
        <w:r w:rsidR="002B0571">
          <w:rPr>
            <w:rFonts w:ascii="Garamond" w:hAnsi="Garamond"/>
          </w:rPr>
          <w:t>is greater for males</w:t>
        </w:r>
      </w:ins>
      <w:ins w:id="2302" w:author="Michael Jennions" w:date="2020-08-03T23:49:00Z">
        <w:r w:rsidR="00782000">
          <w:rPr>
            <w:rFonts w:ascii="Garamond" w:hAnsi="Garamond"/>
          </w:rPr>
          <w:t xml:space="preserve"> than females</w:t>
        </w:r>
      </w:ins>
      <w:del w:id="2303" w:author="Michael Jennions" w:date="2020-08-03T23:46:00Z">
        <w:r w:rsidR="00654CAB" w:rsidDel="002B0571">
          <w:rPr>
            <w:rFonts w:ascii="Garamond" w:hAnsi="Garamond"/>
          </w:rPr>
          <w:delText>traits</w:delText>
        </w:r>
        <w:r w:rsidR="003D6888" w:rsidDel="002B0571">
          <w:rPr>
            <w:rFonts w:ascii="Garamond" w:hAnsi="Garamond"/>
          </w:rPr>
          <w:delText xml:space="preserve"> </w:delText>
        </w:r>
        <w:r w:rsidR="00654CAB" w:rsidDel="002B0571">
          <w:rPr>
            <w:rFonts w:ascii="Garamond" w:hAnsi="Garamond"/>
          </w:rPr>
          <w:delText>while</w:delText>
        </w:r>
        <w:r w:rsidR="003D6888" w:rsidDel="002B0571">
          <w:rPr>
            <w:rFonts w:ascii="Garamond" w:hAnsi="Garamond"/>
          </w:rPr>
          <w:delText xml:space="preserve"> negative mean effect sizes show male-bias</w:delText>
        </w:r>
      </w:del>
      <w:commentRangeEnd w:id="2290"/>
      <w:r w:rsidR="002B0571">
        <w:rPr>
          <w:rStyle w:val="CommentReference"/>
        </w:rPr>
        <w:commentReference w:id="2290"/>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2304"/>
            <w:r>
              <w:rPr>
                <w:rFonts w:ascii="Garamond" w:hAnsi="Garamond"/>
                <w:sz w:val="20"/>
                <w:szCs w:val="20"/>
              </w:rPr>
              <w:t>Reptilia</w:t>
            </w:r>
            <w:commentRangeEnd w:id="2304"/>
            <w:r w:rsidR="005834FA">
              <w:rPr>
                <w:rStyle w:val="CommentReference"/>
              </w:rPr>
              <w:commentReference w:id="2304"/>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lastRenderedPageBreak/>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5FBCD430" w:rsidR="00AB30EB" w:rsidDel="005834FA" w:rsidRDefault="00AB30EB" w:rsidP="003E2881">
      <w:pPr>
        <w:rPr>
          <w:del w:id="2305" w:author="Michael Jennions" w:date="2020-08-03T23:52:00Z"/>
          <w:rFonts w:ascii="Garamond" w:hAnsi="Garamond"/>
        </w:rPr>
      </w:pPr>
    </w:p>
    <w:p w14:paraId="48CC8F5D" w14:textId="6A252645" w:rsidR="00AB30EB" w:rsidDel="005834FA" w:rsidRDefault="00AB30EB" w:rsidP="003E2881">
      <w:pPr>
        <w:rPr>
          <w:del w:id="2306" w:author="Michael Jennions" w:date="2020-08-03T23:52:00Z"/>
          <w:rFonts w:ascii="Garamond" w:hAnsi="Garamond"/>
        </w:rPr>
      </w:pPr>
    </w:p>
    <w:p w14:paraId="4C4F9E85" w14:textId="2E3A04C0" w:rsidR="00AB30EB" w:rsidDel="005834FA" w:rsidRDefault="00AB30EB" w:rsidP="003E2881">
      <w:pPr>
        <w:rPr>
          <w:del w:id="2307" w:author="Michael Jennions" w:date="2020-08-03T23:52:00Z"/>
          <w:rFonts w:ascii="Garamond" w:hAnsi="Garamond"/>
        </w:rPr>
      </w:pPr>
    </w:p>
    <w:p w14:paraId="6B21A02E" w14:textId="02D511DF" w:rsidR="00AB30EB" w:rsidDel="005834FA" w:rsidRDefault="00AB30EB" w:rsidP="003E2881">
      <w:pPr>
        <w:rPr>
          <w:del w:id="2308" w:author="Michael Jennions" w:date="2020-08-03T23:52:00Z"/>
          <w:rFonts w:ascii="Garamond" w:hAnsi="Garamond"/>
        </w:rPr>
      </w:pPr>
    </w:p>
    <w:p w14:paraId="325E7E12" w14:textId="431B3C80" w:rsidR="00AB30EB" w:rsidDel="005834FA" w:rsidRDefault="00AB30EB" w:rsidP="003E2881">
      <w:pPr>
        <w:rPr>
          <w:del w:id="2309" w:author="Michael Jennions" w:date="2020-08-03T23:52:00Z"/>
          <w:rFonts w:ascii="Garamond" w:hAnsi="Garamond"/>
        </w:rPr>
      </w:pPr>
    </w:p>
    <w:p w14:paraId="0EC0506C" w14:textId="06ECE5F4" w:rsidR="00AB30EB" w:rsidDel="005834FA" w:rsidRDefault="00AB30EB" w:rsidP="003E2881">
      <w:pPr>
        <w:rPr>
          <w:del w:id="2310" w:author="Michael Jennions" w:date="2020-08-03T23:52:00Z"/>
          <w:rFonts w:ascii="Garamond" w:hAnsi="Garamond"/>
        </w:rPr>
      </w:pPr>
    </w:p>
    <w:p w14:paraId="016B9D53" w14:textId="493E77E3" w:rsidR="00AB30EB" w:rsidDel="005834FA" w:rsidRDefault="00AB30EB" w:rsidP="003E2881">
      <w:pPr>
        <w:rPr>
          <w:del w:id="2311" w:author="Michael Jennions" w:date="2020-08-03T23:52:00Z"/>
          <w:rFonts w:ascii="Garamond" w:hAnsi="Garamond"/>
        </w:rPr>
      </w:pPr>
    </w:p>
    <w:p w14:paraId="601F9955" w14:textId="7C8A2CC8" w:rsidR="00AB30EB" w:rsidDel="005834FA" w:rsidRDefault="00AB30EB" w:rsidP="003E2881">
      <w:pPr>
        <w:rPr>
          <w:del w:id="2312" w:author="Michael Jennions" w:date="2020-08-03T23:52:00Z"/>
          <w:rFonts w:ascii="Garamond" w:hAnsi="Garamond"/>
        </w:rPr>
      </w:pPr>
    </w:p>
    <w:p w14:paraId="338C8ACB" w14:textId="5BE4F562" w:rsidR="00AB30EB" w:rsidDel="005834FA" w:rsidRDefault="00AB30EB" w:rsidP="003E2881">
      <w:pPr>
        <w:rPr>
          <w:del w:id="2313" w:author="Michael Jennions" w:date="2020-08-03T23:52:00Z"/>
          <w:rFonts w:ascii="Garamond" w:hAnsi="Garamond"/>
        </w:rPr>
      </w:pPr>
    </w:p>
    <w:p w14:paraId="13F83DD6" w14:textId="79A68CD6" w:rsidR="00AB30EB" w:rsidDel="005834FA" w:rsidRDefault="00AB30EB" w:rsidP="003E2881">
      <w:pPr>
        <w:rPr>
          <w:del w:id="2314" w:author="Michael Jennions" w:date="2020-08-03T23:52:00Z"/>
          <w:rFonts w:ascii="Garamond" w:hAnsi="Garamond"/>
        </w:rPr>
      </w:pPr>
    </w:p>
    <w:p w14:paraId="1625C4E8" w14:textId="0575DE97" w:rsidR="00AB30EB" w:rsidDel="005834FA" w:rsidRDefault="00AB30EB" w:rsidP="003E2881">
      <w:pPr>
        <w:rPr>
          <w:del w:id="2315" w:author="Michael Jennions" w:date="2020-08-03T23:52:00Z"/>
          <w:rFonts w:ascii="Garamond" w:hAnsi="Garamond"/>
        </w:rPr>
      </w:pPr>
    </w:p>
    <w:p w14:paraId="08E2DDDA" w14:textId="15E8E940" w:rsidR="00AB30EB" w:rsidDel="005834FA" w:rsidRDefault="00AB30EB" w:rsidP="003E2881">
      <w:pPr>
        <w:rPr>
          <w:del w:id="2316" w:author="Michael Jennions" w:date="2020-08-03T23:52:00Z"/>
          <w:rFonts w:ascii="Garamond" w:hAnsi="Garamond"/>
        </w:rPr>
      </w:pPr>
    </w:p>
    <w:p w14:paraId="0E79FEB5" w14:textId="2348FE0A" w:rsidR="00AB30EB" w:rsidDel="005834FA" w:rsidRDefault="00AB30EB" w:rsidP="003E2881">
      <w:pPr>
        <w:rPr>
          <w:del w:id="2317" w:author="Michael Jennions" w:date="2020-08-03T23:52:00Z"/>
          <w:rFonts w:ascii="Garamond" w:hAnsi="Garamond"/>
        </w:rPr>
      </w:pPr>
    </w:p>
    <w:p w14:paraId="5EDD496A" w14:textId="42468B8B" w:rsidR="007F6D9E" w:rsidDel="005834FA" w:rsidRDefault="007F6D9E" w:rsidP="003E2881">
      <w:pPr>
        <w:rPr>
          <w:del w:id="2318" w:author="Michael Jennions" w:date="2020-08-03T23:52:00Z"/>
          <w:rFonts w:ascii="Garamond" w:hAnsi="Garamond"/>
        </w:rPr>
      </w:pPr>
    </w:p>
    <w:p w14:paraId="0D37C0ED" w14:textId="27641908" w:rsidR="007F6D9E" w:rsidDel="005834FA" w:rsidRDefault="007F6D9E" w:rsidP="003E2881">
      <w:pPr>
        <w:rPr>
          <w:del w:id="2319" w:author="Michael Jennions" w:date="2020-08-03T23:52:00Z"/>
          <w:rFonts w:ascii="Garamond" w:hAnsi="Garamond"/>
        </w:rPr>
      </w:pPr>
    </w:p>
    <w:p w14:paraId="6D7072E8" w14:textId="462110F6" w:rsidR="007F6D9E" w:rsidDel="005834FA" w:rsidRDefault="007F6D9E" w:rsidP="003E2881">
      <w:pPr>
        <w:rPr>
          <w:del w:id="2320" w:author="Michael Jennions" w:date="2020-08-03T23:52:00Z"/>
          <w:rFonts w:ascii="Garamond" w:hAnsi="Garamond"/>
        </w:rPr>
      </w:pPr>
    </w:p>
    <w:p w14:paraId="1224BB73" w14:textId="7D948B06" w:rsidR="007F6D9E" w:rsidDel="005834FA" w:rsidRDefault="007F6D9E" w:rsidP="003E2881">
      <w:pPr>
        <w:rPr>
          <w:del w:id="2321" w:author="Michael Jennions" w:date="2020-08-03T23:52:00Z"/>
          <w:rFonts w:ascii="Garamond" w:hAnsi="Garamond"/>
        </w:rPr>
      </w:pPr>
    </w:p>
    <w:p w14:paraId="49504A09" w14:textId="46A66754" w:rsidR="007F6D9E" w:rsidDel="005834FA" w:rsidRDefault="007F6D9E" w:rsidP="003E2881">
      <w:pPr>
        <w:rPr>
          <w:del w:id="2322" w:author="Michael Jennions" w:date="2020-08-03T23:52:00Z"/>
          <w:rFonts w:ascii="Garamond" w:hAnsi="Garamond"/>
        </w:rPr>
      </w:pPr>
    </w:p>
    <w:p w14:paraId="15699C83" w14:textId="78D6EEFC" w:rsidR="007F6D9E" w:rsidDel="005834FA" w:rsidRDefault="007F6D9E" w:rsidP="003E2881">
      <w:pPr>
        <w:rPr>
          <w:del w:id="2323" w:author="Michael Jennions" w:date="2020-08-03T23:52:00Z"/>
          <w:rFonts w:ascii="Garamond" w:hAnsi="Garamond"/>
        </w:rPr>
      </w:pPr>
    </w:p>
    <w:p w14:paraId="723B300A" w14:textId="689B21D8" w:rsidR="007F6D9E" w:rsidDel="005834FA" w:rsidRDefault="007F6D9E" w:rsidP="003E2881">
      <w:pPr>
        <w:rPr>
          <w:del w:id="2324" w:author="Michael Jennions" w:date="2020-08-03T23:52:00Z"/>
          <w:rFonts w:ascii="Garamond" w:hAnsi="Garamond"/>
        </w:rPr>
      </w:pPr>
    </w:p>
    <w:p w14:paraId="45EF3C0C" w14:textId="226E55AE" w:rsidR="007F6D9E" w:rsidDel="005834FA" w:rsidRDefault="007F6D9E" w:rsidP="003E2881">
      <w:pPr>
        <w:rPr>
          <w:del w:id="2325" w:author="Michael Jennions" w:date="2020-08-03T23:52:00Z"/>
          <w:rFonts w:ascii="Garamond" w:hAnsi="Garamond"/>
        </w:rPr>
      </w:pPr>
    </w:p>
    <w:p w14:paraId="6999EFC6" w14:textId="7DD9B180" w:rsidR="007F6D9E" w:rsidDel="005834FA" w:rsidRDefault="007F6D9E" w:rsidP="003E2881">
      <w:pPr>
        <w:rPr>
          <w:del w:id="2326" w:author="Michael Jennions" w:date="2020-08-03T23:52:00Z"/>
          <w:rFonts w:ascii="Garamond" w:hAnsi="Garamond"/>
        </w:rPr>
      </w:pPr>
    </w:p>
    <w:p w14:paraId="2BA71859" w14:textId="237B6BAB" w:rsidR="007F6D9E" w:rsidDel="005834FA" w:rsidRDefault="007F6D9E" w:rsidP="003E2881">
      <w:pPr>
        <w:rPr>
          <w:del w:id="2327" w:author="Michael Jennions" w:date="2020-08-03T23:52:00Z"/>
          <w:rFonts w:ascii="Garamond" w:hAnsi="Garamond"/>
        </w:rPr>
      </w:pPr>
    </w:p>
    <w:p w14:paraId="617B5356" w14:textId="50DE55D0" w:rsidR="007F6D9E" w:rsidDel="005834FA" w:rsidRDefault="007F6D9E" w:rsidP="003E2881">
      <w:pPr>
        <w:rPr>
          <w:del w:id="2328" w:author="Michael Jennions" w:date="2020-08-03T23:52:00Z"/>
          <w:rFonts w:ascii="Garamond" w:hAnsi="Garamond"/>
        </w:rPr>
      </w:pPr>
    </w:p>
    <w:p w14:paraId="4AC911D3" w14:textId="7C8EEC78" w:rsidR="007F6D9E" w:rsidDel="005834FA" w:rsidRDefault="007F6D9E" w:rsidP="003E2881">
      <w:pPr>
        <w:rPr>
          <w:del w:id="2329" w:author="Michael Jennions" w:date="2020-08-03T23:52:00Z"/>
          <w:rFonts w:ascii="Garamond" w:hAnsi="Garamond"/>
        </w:rPr>
      </w:pPr>
    </w:p>
    <w:p w14:paraId="6B82CFF4" w14:textId="1212A49E" w:rsidR="007F6D9E" w:rsidDel="005834FA" w:rsidRDefault="007F6D9E" w:rsidP="003E2881">
      <w:pPr>
        <w:rPr>
          <w:del w:id="2330" w:author="Michael Jennions" w:date="2020-08-03T23:52:00Z"/>
          <w:rFonts w:ascii="Garamond" w:hAnsi="Garamond"/>
        </w:rPr>
      </w:pPr>
    </w:p>
    <w:p w14:paraId="427E0504" w14:textId="7041FFF6" w:rsidR="007F6D9E" w:rsidDel="005834FA" w:rsidRDefault="007F6D9E" w:rsidP="003E2881">
      <w:pPr>
        <w:rPr>
          <w:del w:id="2331" w:author="Michael Jennions" w:date="2020-08-03T23:52:00Z"/>
          <w:rFonts w:ascii="Garamond" w:hAnsi="Garamond"/>
        </w:rPr>
      </w:pPr>
    </w:p>
    <w:p w14:paraId="668D6FFA" w14:textId="2F0573E8" w:rsidR="007F6D9E" w:rsidDel="005834FA" w:rsidRDefault="007F6D9E" w:rsidP="003E2881">
      <w:pPr>
        <w:rPr>
          <w:del w:id="2332" w:author="Michael Jennions" w:date="2020-08-03T23:52:00Z"/>
          <w:rFonts w:ascii="Garamond" w:hAnsi="Garamond"/>
        </w:rPr>
      </w:pPr>
    </w:p>
    <w:p w14:paraId="3A206475" w14:textId="7F3C68B7" w:rsidR="007F6D9E" w:rsidDel="005834FA" w:rsidRDefault="007F6D9E" w:rsidP="003E2881">
      <w:pPr>
        <w:rPr>
          <w:del w:id="2333" w:author="Michael Jennions" w:date="2020-08-03T23:52:00Z"/>
          <w:rFonts w:ascii="Garamond" w:hAnsi="Garamond"/>
        </w:rPr>
      </w:pPr>
    </w:p>
    <w:p w14:paraId="1FC72D18" w14:textId="4B8A21BA" w:rsidR="007F6D9E" w:rsidDel="005834FA" w:rsidRDefault="007F6D9E" w:rsidP="003E2881">
      <w:pPr>
        <w:rPr>
          <w:del w:id="2334" w:author="Michael Jennions" w:date="2020-08-03T23:52:00Z"/>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424FC01E"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ins w:id="2335" w:author="Michael Jennions" w:date="2020-08-03T23:47:00Z">
        <w:r w:rsidR="006C475D">
          <w:rPr>
            <w:rFonts w:ascii="Garamond" w:hAnsi="Garamond"/>
          </w:rPr>
          <w:t xml:space="preserve">for each taxa </w:t>
        </w:r>
      </w:ins>
      <w:r w:rsidR="003005B3">
        <w:rPr>
          <w:rFonts w:ascii="Garamond" w:hAnsi="Garamond"/>
        </w:rPr>
        <w:t xml:space="preserve">with personality </w:t>
      </w:r>
      <w:del w:id="2336" w:author="Michael Jennions" w:date="2020-08-03T23:47:00Z">
        <w:r w:rsidR="003005B3" w:rsidDel="006C475D">
          <w:rPr>
            <w:rFonts w:ascii="Garamond" w:hAnsi="Garamond"/>
          </w:rPr>
          <w:delText xml:space="preserve">trait </w:delText>
        </w:r>
      </w:del>
      <w:r w:rsidR="003005B3">
        <w:rPr>
          <w:rFonts w:ascii="Garamond" w:hAnsi="Garamond"/>
        </w:rPr>
        <w:t xml:space="preserve">type </w:t>
      </w:r>
      <w:del w:id="2337" w:author="Michael Jennions" w:date="2020-08-03T23:47:00Z">
        <w:r w:rsidR="003005B3" w:rsidDel="006C475D">
          <w:rPr>
            <w:rFonts w:ascii="Garamond" w:hAnsi="Garamond"/>
          </w:rPr>
          <w:delText>for each taxonomic group</w:delText>
        </w:r>
      </w:del>
      <w:ins w:id="2338" w:author="Michael Jennions" w:date="2020-08-03T23:47:00Z">
        <w:r w:rsidR="006C475D">
          <w:rPr>
            <w:rFonts w:ascii="Garamond" w:hAnsi="Garamond"/>
          </w:rPr>
          <w:t>as a fixed moderator</w:t>
        </w:r>
      </w:ins>
      <w:r w:rsidR="003005B3">
        <w:rPr>
          <w:rFonts w:ascii="Garamond" w:hAnsi="Garamond"/>
        </w:rPr>
        <w:t xml:space="preserve">. Values highlighted in bold indicate </w:t>
      </w:r>
      <w:ins w:id="2339" w:author="Michael Jennions" w:date="2020-08-03T23:48:00Z">
        <w:r w:rsidR="006C475D">
          <w:rPr>
            <w:rFonts w:ascii="Garamond" w:hAnsi="Garamond"/>
          </w:rPr>
          <w:t xml:space="preserve">a </w:t>
        </w:r>
      </w:ins>
      <w:r w:rsidR="003005B3">
        <w:rPr>
          <w:rFonts w:ascii="Garamond" w:hAnsi="Garamond"/>
        </w:rPr>
        <w:t>significant difference</w:t>
      </w:r>
      <w:del w:id="2340" w:author="Michael Jennions" w:date="2020-08-03T23:48:00Z">
        <w:r w:rsidR="003005B3" w:rsidDel="006C475D">
          <w:rPr>
            <w:rFonts w:ascii="Garamond" w:hAnsi="Garamond"/>
          </w:rPr>
          <w:delText>s</w:delText>
        </w:r>
      </w:del>
      <w:r w:rsidR="003005B3">
        <w:rPr>
          <w:rFonts w:ascii="Garamond" w:hAnsi="Garamond"/>
        </w:rPr>
        <w:t xml:space="preserve"> between males and females.</w:t>
      </w:r>
      <w:r w:rsidR="00621148">
        <w:rPr>
          <w:rFonts w:ascii="Garamond" w:hAnsi="Garamond"/>
        </w:rPr>
        <w:t xml:space="preserve"> Positive </w:t>
      </w:r>
      <w:del w:id="2341" w:author="Michael Jennions" w:date="2020-08-03T23:48:00Z">
        <w:r w:rsidR="00621148" w:rsidDel="006C475D">
          <w:rPr>
            <w:rFonts w:ascii="Garamond" w:hAnsi="Garamond"/>
          </w:rPr>
          <w:delText xml:space="preserve">mean </w:delText>
        </w:r>
      </w:del>
      <w:ins w:id="2342" w:author="Michael Jennions" w:date="2020-08-03T23:49:00Z">
        <w:r w:rsidR="00782000">
          <w:rPr>
            <w:rFonts w:ascii="Garamond" w:hAnsi="Garamond"/>
          </w:rPr>
          <w:t>estimates</w:t>
        </w:r>
      </w:ins>
      <w:ins w:id="2343" w:author="Michael Jennions" w:date="2020-08-03T23:48:00Z">
        <w:r w:rsidR="006C475D">
          <w:rPr>
            <w:rFonts w:ascii="Garamond" w:hAnsi="Garamond"/>
          </w:rPr>
          <w:t xml:space="preserve"> </w:t>
        </w:r>
      </w:ins>
      <w:del w:id="2344" w:author="Michael Jennions" w:date="2020-08-03T23:49:00Z">
        <w:r w:rsidR="00621148" w:rsidDel="00782000">
          <w:rPr>
            <w:rFonts w:ascii="Garamond" w:hAnsi="Garamond"/>
          </w:rPr>
          <w:delText xml:space="preserve">effect </w:delText>
        </w:r>
      </w:del>
      <w:del w:id="2345" w:author="Michael Jennions" w:date="2020-08-03T23:48:00Z">
        <w:r w:rsidR="00621148" w:rsidDel="006C475D">
          <w:rPr>
            <w:rFonts w:ascii="Garamond" w:hAnsi="Garamond"/>
          </w:rPr>
          <w:delText>sizes reflect a male-bias in</w:delText>
        </w:r>
      </w:del>
      <w:ins w:id="2346" w:author="Michael Jennions" w:date="2020-08-03T23:48:00Z">
        <w:r w:rsidR="006C475D">
          <w:rPr>
            <w:rFonts w:ascii="Garamond" w:hAnsi="Garamond"/>
          </w:rPr>
          <w:t>indicate that the</w:t>
        </w:r>
      </w:ins>
      <w:r w:rsidR="00621148">
        <w:rPr>
          <w:rFonts w:ascii="Garamond" w:hAnsi="Garamond"/>
        </w:rPr>
        <w:t xml:space="preserve"> mean </w:t>
      </w:r>
      <w:commentRangeStart w:id="2347"/>
      <w:r w:rsidR="00621148">
        <w:rPr>
          <w:rFonts w:ascii="Garamond" w:hAnsi="Garamond"/>
        </w:rPr>
        <w:t xml:space="preserve">and variability </w:t>
      </w:r>
      <w:del w:id="2348" w:author="Michael Jennions" w:date="2020-08-03T23:48:00Z">
        <w:r w:rsidR="00621148" w:rsidDel="006C475D">
          <w:rPr>
            <w:rFonts w:ascii="Garamond" w:hAnsi="Garamond"/>
          </w:rPr>
          <w:delText>for personality traits while negative mean effect sizes</w:delText>
        </w:r>
      </w:del>
      <w:ins w:id="2349" w:author="Michael Jennions" w:date="2020-08-03T23:48:00Z">
        <w:r w:rsidR="006C475D">
          <w:rPr>
            <w:rFonts w:ascii="Garamond" w:hAnsi="Garamond"/>
          </w:rPr>
          <w:t>are greater for males than females</w:t>
        </w:r>
      </w:ins>
      <w:ins w:id="2350" w:author="Michael Jennions" w:date="2020-08-03T23:49:00Z">
        <w:r w:rsidR="006C475D">
          <w:rPr>
            <w:rFonts w:ascii="Garamond" w:hAnsi="Garamond"/>
          </w:rPr>
          <w:t>.</w:t>
        </w:r>
      </w:ins>
      <w:del w:id="2351" w:author="Michael Jennions" w:date="2020-08-03T23:49:00Z">
        <w:r w:rsidR="00621148" w:rsidDel="006C475D">
          <w:rPr>
            <w:rFonts w:ascii="Garamond" w:hAnsi="Garamond"/>
          </w:rPr>
          <w:delText xml:space="preserve"> show female-bias.</w:delText>
        </w:r>
      </w:del>
      <w:r w:rsidR="00621148">
        <w:rPr>
          <w:rFonts w:ascii="Garamond" w:hAnsi="Garamond"/>
        </w:rPr>
        <w:t xml:space="preserve"> These models are graphically represented in Figures 1 &amp; 2. </w:t>
      </w:r>
      <w:commentRangeEnd w:id="2347"/>
      <w:r w:rsidR="006430A2">
        <w:rPr>
          <w:rStyle w:val="CommentReference"/>
        </w:rPr>
        <w:commentReference w:id="2347"/>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FC90737"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ins w:id="2352" w:author="Michael Jennions" w:date="2020-08-03T23:51:00Z">
        <w:r w:rsidR="00FD1D10">
          <w:rPr>
            <w:rFonts w:ascii="Garamond" w:hAnsi="Garamond"/>
          </w:rPr>
          <w:t xml:space="preserve">Estimates </w:t>
        </w:r>
      </w:ins>
      <w:commentRangeStart w:id="2353"/>
      <w:del w:id="2354" w:author="Michael Jennions" w:date="2020-08-03T23:51:00Z">
        <w:r w:rsidR="00706A1B" w:rsidDel="00FD1D10">
          <w:rPr>
            <w:rFonts w:ascii="Garamond" w:hAnsi="Garamond"/>
          </w:rPr>
          <w:delText xml:space="preserve">Note that some levels were dropped from these meta-regression models due to low sample sizes (fewer than 10 </w:delText>
        </w:r>
        <w:r w:rsidR="00646A76" w:rsidDel="00FD1D10">
          <w:rPr>
            <w:rFonts w:ascii="Garamond" w:hAnsi="Garamond"/>
          </w:rPr>
          <w:delText xml:space="preserve">different </w:delText>
        </w:r>
        <w:r w:rsidR="00706A1B" w:rsidDel="00FD1D10">
          <w:rPr>
            <w:rFonts w:ascii="Garamond" w:hAnsi="Garamond"/>
          </w:rPr>
          <w:delText xml:space="preserve">species with SSD data </w:delText>
        </w:r>
        <w:r w:rsidR="00646A76" w:rsidDel="00FD1D10">
          <w:rPr>
            <w:rFonts w:ascii="Garamond" w:hAnsi="Garamond"/>
          </w:rPr>
          <w:delText>within</w:delText>
        </w:r>
        <w:r w:rsidR="00706A1B" w:rsidDel="00FD1D10">
          <w:rPr>
            <w:rFonts w:ascii="Garamond" w:hAnsi="Garamond"/>
          </w:rPr>
          <w:delText xml:space="preserve"> each personality trait type). </w:delText>
        </w:r>
        <w:commentRangeEnd w:id="2353"/>
        <w:r w:rsidR="000665EB" w:rsidDel="00FD1D10">
          <w:rPr>
            <w:rStyle w:val="CommentReference"/>
          </w:rPr>
          <w:commentReference w:id="2353"/>
        </w:r>
        <w:r w:rsidR="00706A1B" w:rsidDel="00FD1D10">
          <w:rPr>
            <w:rFonts w:ascii="Garamond" w:hAnsi="Garamond"/>
          </w:rPr>
          <w:delText xml:space="preserve">Values </w:delText>
        </w:r>
      </w:del>
      <w:r w:rsidR="00706A1B">
        <w:rPr>
          <w:rFonts w:ascii="Garamond" w:hAnsi="Garamond"/>
        </w:rPr>
        <w:t xml:space="preserve">highlighted in bold indicate significant differences between males and females. </w:t>
      </w:r>
      <w:ins w:id="2355" w:author="Michael Jennions" w:date="2020-08-03T23:51:00Z">
        <w:r w:rsidR="00FD1D10">
          <w:rPr>
            <w:rFonts w:ascii="Garamond" w:hAnsi="Garamond"/>
          </w:rPr>
          <w:t>Positive estimates indicate that the mean and variability are greater for males than females.</w:t>
        </w:r>
      </w:ins>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2356"/>
            <w:r w:rsidRPr="00013C6F">
              <w:rPr>
                <w:rFonts w:ascii="Garamond" w:hAnsi="Garamond"/>
                <w:sz w:val="18"/>
                <w:szCs w:val="18"/>
                <w:highlight w:val="yellow"/>
                <w:rPrChange w:id="2357" w:author="Michael Jennions" w:date="2020-07-22T12:44:00Z">
                  <w:rPr>
                    <w:rFonts w:ascii="Garamond" w:hAnsi="Garamond"/>
                    <w:sz w:val="18"/>
                    <w:szCs w:val="18"/>
                  </w:rPr>
                </w:rPrChange>
              </w:rPr>
              <w:t>Intercept (Boldness)</w:t>
            </w:r>
            <w:commentRangeEnd w:id="2356"/>
            <w:r w:rsidR="006430A2">
              <w:rPr>
                <w:rStyle w:val="CommentReference"/>
              </w:rPr>
              <w:commentReference w:id="2356"/>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00B018C6"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ins w:id="2358" w:author="Michael Jennions" w:date="2020-08-03T23:56:00Z">
        <w:r w:rsidR="006430A2">
          <w:rPr>
            <w:rFonts w:ascii="Garamond" w:hAnsi="Garamond"/>
          </w:rPr>
          <w:t xml:space="preserve">differed </w:t>
        </w:r>
      </w:ins>
      <w:del w:id="2359" w:author="Michael Jennions" w:date="2020-08-03T23:56:00Z">
        <w:r w:rsidDel="006430A2">
          <w:rPr>
            <w:rFonts w:ascii="Garamond" w:hAnsi="Garamond"/>
          </w:rPr>
          <w:delText xml:space="preserve">were altered </w:delText>
        </w:r>
      </w:del>
      <w:r>
        <w:rPr>
          <w:rFonts w:ascii="Garamond" w:hAnsi="Garamond"/>
        </w:rPr>
        <w:t xml:space="preserve">slightly to account for </w:t>
      </w:r>
      <w:ins w:id="2360" w:author="Michael Jennions" w:date="2020-08-03T23:56:00Z">
        <w:r w:rsidR="006430A2">
          <w:rPr>
            <w:rFonts w:ascii="Garamond" w:hAnsi="Garamond"/>
          </w:rPr>
          <w:t xml:space="preserve">how </w:t>
        </w:r>
      </w:ins>
      <w:del w:id="2361" w:author="Michael Jennions" w:date="2020-08-03T23:56:00Z">
        <w:r w:rsidDel="006430A2">
          <w:rPr>
            <w:rFonts w:ascii="Garamond" w:hAnsi="Garamond"/>
          </w:rPr>
          <w:delText xml:space="preserve">differences in </w:delText>
        </w:r>
      </w:del>
      <w:r>
        <w:rPr>
          <w:rFonts w:ascii="Garamond" w:hAnsi="Garamond"/>
        </w:rPr>
        <w:t xml:space="preserve">operator terms </w:t>
      </w:r>
      <w:ins w:id="2362" w:author="Michael Jennions" w:date="2020-08-03T23:56:00Z">
        <w:r w:rsidR="006430A2">
          <w:rPr>
            <w:rFonts w:ascii="Garamond" w:hAnsi="Garamond"/>
          </w:rPr>
          <w:t xml:space="preserve">are </w:t>
        </w:r>
      </w:ins>
      <w:r>
        <w:rPr>
          <w:rFonts w:ascii="Garamond" w:hAnsi="Garamond"/>
        </w:rPr>
        <w:t>employed by each database</w:t>
      </w:r>
      <w:ins w:id="2363" w:author="Michael Jennions" w:date="2020-08-03T23:57:00Z">
        <w:r w:rsidR="006430A2">
          <w:rPr>
            <w:rFonts w:ascii="Garamond" w:hAnsi="Garamond"/>
          </w:rPr>
          <w:t xml:space="preserve">. The </w:t>
        </w:r>
      </w:ins>
      <w:del w:id="2364" w:author="Michael Jennions" w:date="2020-08-03T23:57:00Z">
        <w:r w:rsidDel="006430A2">
          <w:rPr>
            <w:rFonts w:ascii="Garamond" w:hAnsi="Garamond"/>
          </w:rPr>
          <w:delText xml:space="preserve"> and </w:delText>
        </w:r>
      </w:del>
      <w:r>
        <w:rPr>
          <w:rFonts w:ascii="Garamond" w:hAnsi="Garamond"/>
        </w:rPr>
        <w:t xml:space="preserve">searches were further refined by </w:t>
      </w:r>
      <w:ins w:id="2365" w:author="Michael Jennions" w:date="2020-08-03T23:57:00Z">
        <w:r w:rsidR="006430A2">
          <w:rPr>
            <w:rFonts w:ascii="Garamond" w:hAnsi="Garamond"/>
          </w:rPr>
          <w:t xml:space="preserve">using </w:t>
        </w:r>
      </w:ins>
      <w:r>
        <w:rPr>
          <w:rFonts w:ascii="Garamond" w:hAnsi="Garamond"/>
        </w:rPr>
        <w:t xml:space="preserve">relevant biology </w:t>
      </w:r>
      <w:commentRangeStart w:id="2366"/>
      <w:ins w:id="2367" w:author="Michael Jennions" w:date="2020-08-03T23:57:00Z">
        <w:r w:rsidR="006430A2">
          <w:rPr>
            <w:rFonts w:ascii="Garamond" w:hAnsi="Garamond"/>
          </w:rPr>
          <w:t xml:space="preserve">field </w:t>
        </w:r>
        <w:commentRangeEnd w:id="2366"/>
        <w:r w:rsidR="006430A2">
          <w:rPr>
            <w:rStyle w:val="CommentReference"/>
          </w:rPr>
          <w:commentReference w:id="2366"/>
        </w:r>
      </w:ins>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2368"/>
      <w:r>
        <w:rPr>
          <w:rFonts w:ascii="Garamond" w:hAnsi="Garamond"/>
        </w:rPr>
        <w:t xml:space="preserve">Searches were further refined to agriculture &amp; biology (Scopus), zoology, ecology, biology, multidisciplinary sciences, evolutionary biology (WoS) categories.  </w:t>
      </w:r>
      <w:commentRangeEnd w:id="2368"/>
      <w:r w:rsidR="006544A7">
        <w:rPr>
          <w:rStyle w:val="CommentReference"/>
        </w:rPr>
        <w:commentReference w:id="2368"/>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6" w:author="Michael Jennions" w:date="2020-08-04T00:40:00Z" w:initials="MJ">
    <w:p w14:paraId="6107DDF1" w14:textId="54291A0B" w:rsidR="00EB7590" w:rsidRDefault="00EB7590">
      <w:pPr>
        <w:pStyle w:val="CommentText"/>
      </w:pPr>
      <w:r>
        <w:rPr>
          <w:rStyle w:val="CommentReference"/>
        </w:rPr>
        <w:annotationRef/>
      </w:r>
      <w:r w:rsidRPr="002E5053">
        <w:rPr>
          <w:highlight w:val="green"/>
        </w:rPr>
        <w:t>I added this. Leave or keep?</w:t>
      </w:r>
    </w:p>
  </w:comment>
  <w:comment w:id="675" w:author="Michael Jennions" w:date="2020-08-04T01:22:00Z" w:initials="MJ">
    <w:p w14:paraId="3CAE154F" w14:textId="31F9E103" w:rsidR="0076479C" w:rsidRDefault="0076479C">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711" w:author="Michael Jennions" w:date="2020-08-04T01:23:00Z" w:initials="MJ">
    <w:p w14:paraId="4BF50C0B" w14:textId="3BD46C76" w:rsidR="0074595B" w:rsidRDefault="0074595B">
      <w:pPr>
        <w:pStyle w:val="CommentText"/>
      </w:pPr>
      <w:r>
        <w:rPr>
          <w:rStyle w:val="CommentReference"/>
        </w:rPr>
        <w:annotationRef/>
      </w:r>
      <w:r w:rsidRPr="00F92C13">
        <w:rPr>
          <w:highlight w:val="green"/>
        </w:rPr>
        <w:t>I think we have to decide whether to put this in the main text, or keep it as ‘exploratory’ (see Methods) and only report it in the Supp Info).</w:t>
      </w:r>
    </w:p>
  </w:comment>
  <w:comment w:id="1041" w:author="Michael Jennions" w:date="2020-07-28T10:43:00Z" w:initials="MJ">
    <w:p w14:paraId="67632A55" w14:textId="42ABAE27" w:rsidR="00EB7590" w:rsidRDefault="00EB7590">
      <w:pPr>
        <w:pStyle w:val="CommentText"/>
      </w:pPr>
      <w:r>
        <w:rPr>
          <w:rStyle w:val="CommentReference"/>
        </w:rPr>
        <w:annotationRef/>
      </w:r>
      <w:r>
        <w:t xml:space="preserve">Is there a ‘definitive’ paper that formally lists how to assign specific measures to the 5 categories? </w:t>
      </w:r>
    </w:p>
  </w:comment>
  <w:comment w:id="1053" w:author="Michael Jennions" w:date="2020-08-03T23:08:00Z" w:initials="MJ">
    <w:p w14:paraId="211390BF" w14:textId="5A0DBE8C" w:rsidR="00EB7590" w:rsidRDefault="00EB7590">
      <w:pPr>
        <w:pStyle w:val="CommentText"/>
      </w:pPr>
      <w:r>
        <w:rPr>
          <w:rStyle w:val="CommentReference"/>
        </w:rPr>
        <w:annotationRef/>
      </w:r>
      <w:r w:rsidRPr="008E1066">
        <w:rPr>
          <w:highlight w:val="green"/>
        </w:rPr>
        <w:t>Might want to put this in the appendix/supp info</w:t>
      </w:r>
    </w:p>
  </w:comment>
  <w:comment w:id="1079" w:author="Michael Jennions" w:date="2020-07-28T10:43:00Z" w:initials="MJ">
    <w:p w14:paraId="4A1A64EE" w14:textId="108D5AD7" w:rsidR="00EB7590" w:rsidRDefault="00EB7590"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1212" w:author="Michael Jennions" w:date="2020-08-03T19:47:00Z" w:initials="MJ">
    <w:p w14:paraId="7F0180B3" w14:textId="258ABFC8" w:rsidR="00EB7590" w:rsidRDefault="00EB7590">
      <w:pPr>
        <w:pStyle w:val="CommentText"/>
      </w:pPr>
      <w:r>
        <w:rPr>
          <w:rStyle w:val="CommentReference"/>
        </w:rPr>
        <w:annotationRef/>
      </w:r>
      <w:r w:rsidRPr="003F4985">
        <w:rPr>
          <w:highlight w:val="green"/>
        </w:rPr>
        <w:t>Should this be elaborated upon?</w:t>
      </w:r>
    </w:p>
  </w:comment>
  <w:comment w:id="1222" w:author="Michael Jennions" w:date="2020-07-20T19:56:00Z" w:initials="MJ">
    <w:p w14:paraId="29F5883E" w14:textId="7B91A36A" w:rsidR="00EB7590" w:rsidRDefault="00EB7590">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1253" w:author="Michael Jennions" w:date="2020-07-20T19:57:00Z" w:initials="MJ">
    <w:p w14:paraId="15C43D1C" w14:textId="407DA04F" w:rsidR="00EB7590" w:rsidRDefault="00EB7590">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1280" w:author="Michael Jennions" w:date="2020-08-03T19:51:00Z" w:initials="MJ">
    <w:p w14:paraId="0589EE5E" w14:textId="503AB407" w:rsidR="00EB7590" w:rsidRDefault="00EB7590">
      <w:pPr>
        <w:pStyle w:val="CommentText"/>
      </w:pPr>
      <w:r>
        <w:rPr>
          <w:rStyle w:val="CommentReference"/>
        </w:rPr>
        <w:annotationRef/>
      </w:r>
      <w:r w:rsidRPr="007E35EB">
        <w:rPr>
          <w:highlight w:val="green"/>
        </w:rPr>
        <w:t>This might require a little elaboration</w:t>
      </w:r>
    </w:p>
  </w:comment>
  <w:comment w:id="1403" w:author="Michael Jennions" w:date="2020-07-20T20:23:00Z" w:initials="MJ">
    <w:p w14:paraId="1403769C" w14:textId="2A9D3BC3" w:rsidR="00EB7590" w:rsidRDefault="00EB7590">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1422" w:author="Michael Jennions" w:date="2020-07-20T20:52:00Z" w:initials="MJ">
    <w:p w14:paraId="2CA0CA3B" w14:textId="40419324" w:rsidR="00EB7590" w:rsidRDefault="00EB7590">
      <w:pPr>
        <w:pStyle w:val="CommentText"/>
      </w:pPr>
      <w:r>
        <w:rPr>
          <w:rStyle w:val="CommentReference"/>
        </w:rPr>
        <w:annotationRef/>
      </w:r>
      <w:r w:rsidRPr="00494BAD">
        <w:rPr>
          <w:highlight w:val="green"/>
        </w:rPr>
        <w:t>Is this the correct reason to give?</w:t>
      </w:r>
    </w:p>
  </w:comment>
  <w:comment w:id="1557" w:author="Michael Jennions" w:date="2020-08-03T20:12:00Z" w:initials="MJ">
    <w:p w14:paraId="3AA689AD" w14:textId="365B8A0A" w:rsidR="00EB7590" w:rsidRDefault="00EB7590">
      <w:pPr>
        <w:pStyle w:val="CommentText"/>
      </w:pPr>
      <w:r>
        <w:rPr>
          <w:rStyle w:val="CommentReference"/>
        </w:rPr>
        <w:annotationRef/>
      </w:r>
      <w:r w:rsidRPr="00E83378">
        <w:rPr>
          <w:highlight w:val="green"/>
        </w:rPr>
        <w:t>What is the right ‘level’ to do such an analysis? For each taxa-trait type combo?</w:t>
      </w:r>
    </w:p>
  </w:comment>
  <w:comment w:id="1642" w:author="Michael Jennions" w:date="2020-07-20T21:37:00Z" w:initials="MJ">
    <w:p w14:paraId="624A93EA" w14:textId="6A8DA947" w:rsidR="00EB7590" w:rsidRDefault="00EB7590">
      <w:pPr>
        <w:pStyle w:val="CommentText"/>
      </w:pPr>
      <w:r>
        <w:rPr>
          <w:rStyle w:val="CommentReference"/>
        </w:rPr>
        <w:annotationRef/>
      </w:r>
      <w:r w:rsidRPr="00E83378">
        <w:rPr>
          <w:highlight w:val="green"/>
        </w:rPr>
        <w:t>Is this correct?</w:t>
      </w:r>
    </w:p>
  </w:comment>
  <w:comment w:id="1722" w:author="Michael Jennions" w:date="2020-07-20T21:43:00Z" w:initials="MJ">
    <w:p w14:paraId="06495DBB" w14:textId="472643E5" w:rsidR="00EB7590" w:rsidRDefault="00EB7590">
      <w:pPr>
        <w:pStyle w:val="CommentText"/>
      </w:pPr>
      <w:r>
        <w:rPr>
          <w:rStyle w:val="CommentReference"/>
        </w:rPr>
        <w:annotationRef/>
      </w:r>
      <w:r w:rsidRPr="007A2420">
        <w:rPr>
          <w:highlight w:val="green"/>
        </w:rPr>
        <w:t>Check for more recent studies with larger sample sizes.</w:t>
      </w:r>
    </w:p>
  </w:comment>
  <w:comment w:id="1740" w:author="Michael Jennions" w:date="2020-08-03T20:18:00Z" w:initials="MJ">
    <w:p w14:paraId="7CFE81C1" w14:textId="5EDC6AB0" w:rsidR="00EB7590" w:rsidRDefault="00EB7590">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1809" w:author="Michael Jennions" w:date="2020-08-03T20:23:00Z" w:initials="MJ">
    <w:p w14:paraId="5D700034" w14:textId="294AC0CF" w:rsidR="00EB7590" w:rsidRDefault="00EB7590">
      <w:pPr>
        <w:pStyle w:val="CommentText"/>
      </w:pPr>
      <w:r>
        <w:rPr>
          <w:rStyle w:val="CommentReference"/>
        </w:rPr>
        <w:annotationRef/>
      </w:r>
      <w:r w:rsidRPr="001F2292">
        <w:rPr>
          <w:highlight w:val="green"/>
        </w:rPr>
        <w:t>Do you have a list of which places you got the data from? If so, we need to provide this as Supp Info</w:t>
      </w:r>
    </w:p>
  </w:comment>
  <w:comment w:id="1814" w:author="Michael Jennions" w:date="2020-07-20T21:56:00Z" w:initials="MJ">
    <w:p w14:paraId="06113363" w14:textId="60E2E627" w:rsidR="00EB7590" w:rsidRDefault="00EB7590">
      <w:pPr>
        <w:pStyle w:val="CommentText"/>
      </w:pPr>
      <w:r>
        <w:rPr>
          <w:rStyle w:val="CommentReference"/>
        </w:rPr>
        <w:annotationRef/>
      </w:r>
      <w:r w:rsidRPr="001F2292">
        <w:rPr>
          <w:highlight w:val="green"/>
        </w:rPr>
        <w:t>I need  a refresher on how this was done. Ie.. where the data to classify species came from.</w:t>
      </w:r>
    </w:p>
  </w:comment>
  <w:comment w:id="1838" w:author="Michael Jennions" w:date="2020-07-20T22:02:00Z" w:initials="MJ">
    <w:p w14:paraId="058E4ACB" w14:textId="3C3B40D6" w:rsidR="00EB7590" w:rsidRDefault="00EB7590">
      <w:pPr>
        <w:pStyle w:val="CommentText"/>
      </w:pPr>
      <w:r>
        <w:rPr>
          <w:rStyle w:val="CommentReference"/>
        </w:rPr>
        <w:annotationRef/>
      </w:r>
      <w:r w:rsidRPr="00B2071D">
        <w:rPr>
          <w:highlight w:val="green"/>
        </w:rPr>
        <w:t>Is it OK to not report the parental care stuff given it did not provide data?</w:t>
      </w:r>
    </w:p>
  </w:comment>
  <w:comment w:id="1878" w:author="Michael Jennions" w:date="2020-08-03T20:34:00Z" w:initials="MJ">
    <w:p w14:paraId="3B80AEB3" w14:textId="42769A14" w:rsidR="00EB7590" w:rsidRDefault="00EB7590">
      <w:pPr>
        <w:pStyle w:val="CommentText"/>
      </w:pPr>
      <w:r>
        <w:rPr>
          <w:rStyle w:val="CommentReference"/>
        </w:rPr>
        <w:annotationRef/>
      </w:r>
      <w:r w:rsidRPr="00B2071D">
        <w:rPr>
          <w:highlight w:val="green"/>
        </w:rPr>
        <w:t>Have you checked the OSF to see if it is of any use in helping us described what we did/did not do?</w:t>
      </w:r>
    </w:p>
  </w:comment>
  <w:comment w:id="2010" w:author="Michael Jennions" w:date="2020-07-20T22:57:00Z" w:initials="MJ">
    <w:p w14:paraId="5C95B2CC" w14:textId="5B68E3AD" w:rsidR="00EB7590" w:rsidRDefault="00EB7590">
      <w:pPr>
        <w:pStyle w:val="CommentText"/>
      </w:pPr>
      <w:r>
        <w:rPr>
          <w:rStyle w:val="CommentReference"/>
        </w:rPr>
        <w:annotationRef/>
      </w:r>
      <w:r w:rsidRPr="00CE41A9">
        <w:rPr>
          <w:highlight w:val="green"/>
        </w:rPr>
        <w:t>I’ll ask you or Dan to remind me how to phrase this</w:t>
      </w:r>
    </w:p>
  </w:comment>
  <w:comment w:id="2149" w:author="Michael Jennions" w:date="2020-07-21T00:30:00Z" w:initials="MJ">
    <w:p w14:paraId="1BADF616" w14:textId="5D0E55B4" w:rsidR="00EB7590" w:rsidRDefault="00EB7590">
      <w:pPr>
        <w:pStyle w:val="CommentText"/>
      </w:pPr>
      <w:r>
        <w:rPr>
          <w:rStyle w:val="CommentReference"/>
        </w:rPr>
        <w:annotationRef/>
      </w:r>
      <w:r>
        <w:t>Do we want to report on mating system effects? I think the classification might be a problem. Discuss?</w:t>
      </w:r>
    </w:p>
  </w:comment>
  <w:comment w:id="2280" w:author="Michael Jennions" w:date="2020-07-21T00:34:00Z" w:initials="MJ">
    <w:p w14:paraId="680F0E80" w14:textId="1B6445FF" w:rsidR="00EB7590" w:rsidRDefault="00EB7590">
      <w:pPr>
        <w:pStyle w:val="CommentText"/>
      </w:pPr>
      <w:r>
        <w:rPr>
          <w:rStyle w:val="CommentReference"/>
        </w:rPr>
        <w:annotationRef/>
      </w:r>
      <w:r w:rsidRPr="005834FA">
        <w:rPr>
          <w:highlight w:val="green"/>
        </w:rPr>
        <w:t>Include info on the number of species and studies per taxa</w:t>
      </w:r>
    </w:p>
  </w:comment>
  <w:comment w:id="2290" w:author="Michael Jennions" w:date="2020-08-03T23:45:00Z" w:initials="MJ">
    <w:p w14:paraId="6FFC5AA8" w14:textId="24B8DFB1" w:rsidR="00EB7590" w:rsidRDefault="00EB7590">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2304" w:author="Michael Jennions" w:date="2020-08-03T23:51:00Z" w:initials="MJ">
    <w:p w14:paraId="060F7372" w14:textId="190B0CB2" w:rsidR="00EB7590" w:rsidRDefault="00EB7590">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2347" w:author="Michael Jennions" w:date="2020-08-03T23:53:00Z" w:initials="MJ">
    <w:p w14:paraId="6BF7F75A" w14:textId="6F70ECCB" w:rsidR="00EB7590" w:rsidRDefault="00EB7590">
      <w:pPr>
        <w:pStyle w:val="CommentText"/>
      </w:pPr>
      <w:r>
        <w:rPr>
          <w:rStyle w:val="CommentReference"/>
        </w:rPr>
        <w:annotationRef/>
      </w:r>
      <w:r w:rsidRPr="006430A2">
        <w:rPr>
          <w:highlight w:val="green"/>
        </w:rPr>
        <w:t>Include N for species, studies and ES for each row</w:t>
      </w:r>
      <w:r>
        <w:t xml:space="preserve"> </w:t>
      </w:r>
    </w:p>
  </w:comment>
  <w:comment w:id="2353" w:author="Michael Jennions" w:date="2020-07-22T12:44:00Z" w:initials="MJ">
    <w:p w14:paraId="3C18E5CC" w14:textId="3286E05B" w:rsidR="00EB7590" w:rsidRDefault="00EB7590">
      <w:pPr>
        <w:pStyle w:val="CommentText"/>
      </w:pPr>
      <w:r>
        <w:rPr>
          <w:rStyle w:val="CommentReference"/>
        </w:rPr>
        <w:annotationRef/>
      </w:r>
      <w:r>
        <w:t>Ensure this is in the methods</w:t>
      </w:r>
    </w:p>
  </w:comment>
  <w:comment w:id="2356" w:author="Michael Jennions" w:date="2020-08-03T23:54:00Z" w:initials="MJ">
    <w:p w14:paraId="4CEA320E" w14:textId="28534386" w:rsidR="00EB7590" w:rsidRDefault="00EB759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2366" w:author="Michael Jennions" w:date="2020-08-03T23:57:00Z" w:initials="MJ">
    <w:p w14:paraId="33872111" w14:textId="19DC2806" w:rsidR="00EB7590" w:rsidRDefault="00EB7590">
      <w:pPr>
        <w:pStyle w:val="CommentText"/>
      </w:pPr>
      <w:r>
        <w:rPr>
          <w:rStyle w:val="CommentReference"/>
        </w:rPr>
        <w:annotationRef/>
      </w:r>
      <w:r w:rsidRPr="006430A2">
        <w:rPr>
          <w:highlight w:val="green"/>
        </w:rPr>
        <w:t>Is this the correct term?</w:t>
      </w:r>
    </w:p>
  </w:comment>
  <w:comment w:id="2368" w:author="Michael Jennions" w:date="2020-08-04T00:15:00Z" w:initials="MJ">
    <w:p w14:paraId="620E11E0" w14:textId="0F42DC43" w:rsidR="00EB7590" w:rsidRDefault="00EB7590">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7DDF1" w15:done="0"/>
  <w15:commentEx w15:paraId="3CAE154F" w15:done="0"/>
  <w15:commentEx w15:paraId="4BF50C0B" w15:done="0"/>
  <w15:commentEx w15:paraId="67632A55"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058E4ACB"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3C18E5CC"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7DDF1" w16cid:durableId="22D32CE7"/>
  <w16cid:commentId w16cid:paraId="3CAE154F" w16cid:durableId="22D336C8"/>
  <w16cid:commentId w16cid:paraId="4BF50C0B" w16cid:durableId="22D33727"/>
  <w16cid:commentId w16cid:paraId="67632A55" w16cid:durableId="22CA7FCF"/>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058E4ACB" w16cid:durableId="22C09312"/>
  <w16cid:commentId w16cid:paraId="3B80AEB3" w16cid:durableId="22D2F34F"/>
  <w16cid:commentId w16cid:paraId="5C95B2CC" w16cid:durableId="22C09FBC"/>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3C18E5CC" w16cid:durableId="22C2B343"/>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47AC3"/>
    <w:rsid w:val="000510FA"/>
    <w:rsid w:val="00052EA2"/>
    <w:rsid w:val="00054A25"/>
    <w:rsid w:val="00054CE1"/>
    <w:rsid w:val="000665DC"/>
    <w:rsid w:val="000665EB"/>
    <w:rsid w:val="00071011"/>
    <w:rsid w:val="00071C08"/>
    <w:rsid w:val="00083F6A"/>
    <w:rsid w:val="000941A1"/>
    <w:rsid w:val="00094636"/>
    <w:rsid w:val="00095368"/>
    <w:rsid w:val="00097688"/>
    <w:rsid w:val="000A0296"/>
    <w:rsid w:val="000B57B0"/>
    <w:rsid w:val="000B5E5F"/>
    <w:rsid w:val="000B63EC"/>
    <w:rsid w:val="000C6F77"/>
    <w:rsid w:val="000C7B95"/>
    <w:rsid w:val="000D0BBA"/>
    <w:rsid w:val="000E6A36"/>
    <w:rsid w:val="000F05DC"/>
    <w:rsid w:val="000F1DBE"/>
    <w:rsid w:val="000F31D1"/>
    <w:rsid w:val="000F4DDC"/>
    <w:rsid w:val="000F5ABF"/>
    <w:rsid w:val="000F79E0"/>
    <w:rsid w:val="00113447"/>
    <w:rsid w:val="001141CE"/>
    <w:rsid w:val="00115455"/>
    <w:rsid w:val="0012297E"/>
    <w:rsid w:val="00122B32"/>
    <w:rsid w:val="0012733B"/>
    <w:rsid w:val="00134C9C"/>
    <w:rsid w:val="00151CD0"/>
    <w:rsid w:val="00160DAE"/>
    <w:rsid w:val="001731F7"/>
    <w:rsid w:val="00183782"/>
    <w:rsid w:val="00186833"/>
    <w:rsid w:val="00190650"/>
    <w:rsid w:val="001921D4"/>
    <w:rsid w:val="0019587A"/>
    <w:rsid w:val="001A473E"/>
    <w:rsid w:val="001B22D0"/>
    <w:rsid w:val="001B79C3"/>
    <w:rsid w:val="001C1877"/>
    <w:rsid w:val="001C20C8"/>
    <w:rsid w:val="001C2299"/>
    <w:rsid w:val="001D64AB"/>
    <w:rsid w:val="001E1E2A"/>
    <w:rsid w:val="001E5943"/>
    <w:rsid w:val="001F0DA1"/>
    <w:rsid w:val="001F2292"/>
    <w:rsid w:val="00210080"/>
    <w:rsid w:val="00211F1C"/>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63B1"/>
    <w:rsid w:val="00292D8B"/>
    <w:rsid w:val="002934D6"/>
    <w:rsid w:val="002A067B"/>
    <w:rsid w:val="002A3946"/>
    <w:rsid w:val="002B0571"/>
    <w:rsid w:val="002B1FCE"/>
    <w:rsid w:val="002B6083"/>
    <w:rsid w:val="002B74A4"/>
    <w:rsid w:val="002C26A8"/>
    <w:rsid w:val="002C6A3E"/>
    <w:rsid w:val="002D2ACE"/>
    <w:rsid w:val="002E5053"/>
    <w:rsid w:val="002F4C46"/>
    <w:rsid w:val="002F6D2C"/>
    <w:rsid w:val="003005B3"/>
    <w:rsid w:val="003054AD"/>
    <w:rsid w:val="00313BAD"/>
    <w:rsid w:val="00341319"/>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3F10"/>
    <w:rsid w:val="003A5FD0"/>
    <w:rsid w:val="003A6CCD"/>
    <w:rsid w:val="003A72D1"/>
    <w:rsid w:val="003B414B"/>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406ADE"/>
    <w:rsid w:val="00410065"/>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CA0"/>
    <w:rsid w:val="0047355E"/>
    <w:rsid w:val="004923C5"/>
    <w:rsid w:val="004931A6"/>
    <w:rsid w:val="0049328A"/>
    <w:rsid w:val="00493617"/>
    <w:rsid w:val="00494BAD"/>
    <w:rsid w:val="004A16EA"/>
    <w:rsid w:val="004A4BC9"/>
    <w:rsid w:val="004B289D"/>
    <w:rsid w:val="004C0B0A"/>
    <w:rsid w:val="004D6537"/>
    <w:rsid w:val="004D74EA"/>
    <w:rsid w:val="004E3D1E"/>
    <w:rsid w:val="004E4D4F"/>
    <w:rsid w:val="004E5726"/>
    <w:rsid w:val="004E5E64"/>
    <w:rsid w:val="004F2EFB"/>
    <w:rsid w:val="00503AD1"/>
    <w:rsid w:val="005060E3"/>
    <w:rsid w:val="005122FA"/>
    <w:rsid w:val="0051582B"/>
    <w:rsid w:val="005222E0"/>
    <w:rsid w:val="00523CBA"/>
    <w:rsid w:val="00526290"/>
    <w:rsid w:val="005273B4"/>
    <w:rsid w:val="00535848"/>
    <w:rsid w:val="00537DAA"/>
    <w:rsid w:val="00540772"/>
    <w:rsid w:val="00540E1F"/>
    <w:rsid w:val="00544B53"/>
    <w:rsid w:val="00546DD9"/>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7E58"/>
    <w:rsid w:val="005B29E3"/>
    <w:rsid w:val="005B2E00"/>
    <w:rsid w:val="005C1874"/>
    <w:rsid w:val="005C695F"/>
    <w:rsid w:val="005C69F2"/>
    <w:rsid w:val="005D56DC"/>
    <w:rsid w:val="005E6635"/>
    <w:rsid w:val="005F0106"/>
    <w:rsid w:val="005F153B"/>
    <w:rsid w:val="005F230A"/>
    <w:rsid w:val="005F5410"/>
    <w:rsid w:val="005F7710"/>
    <w:rsid w:val="006020DE"/>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7671"/>
    <w:rsid w:val="0069539B"/>
    <w:rsid w:val="006A7B6C"/>
    <w:rsid w:val="006B5179"/>
    <w:rsid w:val="006C0989"/>
    <w:rsid w:val="006C2D94"/>
    <w:rsid w:val="006C3397"/>
    <w:rsid w:val="006C475D"/>
    <w:rsid w:val="006C7ED2"/>
    <w:rsid w:val="006E283D"/>
    <w:rsid w:val="006E4FCC"/>
    <w:rsid w:val="006F090E"/>
    <w:rsid w:val="006F32B5"/>
    <w:rsid w:val="006F48F9"/>
    <w:rsid w:val="00706A1B"/>
    <w:rsid w:val="00706AD0"/>
    <w:rsid w:val="00710E00"/>
    <w:rsid w:val="00711861"/>
    <w:rsid w:val="00713137"/>
    <w:rsid w:val="00732888"/>
    <w:rsid w:val="00735476"/>
    <w:rsid w:val="0074077F"/>
    <w:rsid w:val="00744336"/>
    <w:rsid w:val="0074595B"/>
    <w:rsid w:val="00753BDD"/>
    <w:rsid w:val="00754E31"/>
    <w:rsid w:val="007635FD"/>
    <w:rsid w:val="0076479C"/>
    <w:rsid w:val="007669B9"/>
    <w:rsid w:val="00770E7A"/>
    <w:rsid w:val="00771C8D"/>
    <w:rsid w:val="0077349E"/>
    <w:rsid w:val="00776550"/>
    <w:rsid w:val="00777768"/>
    <w:rsid w:val="00782000"/>
    <w:rsid w:val="0078288A"/>
    <w:rsid w:val="0078324A"/>
    <w:rsid w:val="00791FAC"/>
    <w:rsid w:val="0079338B"/>
    <w:rsid w:val="007A01F5"/>
    <w:rsid w:val="007A0CED"/>
    <w:rsid w:val="007A2420"/>
    <w:rsid w:val="007A6079"/>
    <w:rsid w:val="007C3875"/>
    <w:rsid w:val="007C43C5"/>
    <w:rsid w:val="007C4E8B"/>
    <w:rsid w:val="007D1D02"/>
    <w:rsid w:val="007D2733"/>
    <w:rsid w:val="007D5B23"/>
    <w:rsid w:val="007D6B3E"/>
    <w:rsid w:val="007E35EB"/>
    <w:rsid w:val="007E73F6"/>
    <w:rsid w:val="007F6D9E"/>
    <w:rsid w:val="00811E22"/>
    <w:rsid w:val="0082211F"/>
    <w:rsid w:val="00826EA4"/>
    <w:rsid w:val="00830A50"/>
    <w:rsid w:val="00832F43"/>
    <w:rsid w:val="00837F42"/>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B58C1"/>
    <w:rsid w:val="008C0F13"/>
    <w:rsid w:val="008C2439"/>
    <w:rsid w:val="008D0D86"/>
    <w:rsid w:val="008D1120"/>
    <w:rsid w:val="008D13D2"/>
    <w:rsid w:val="008D63B6"/>
    <w:rsid w:val="008E1066"/>
    <w:rsid w:val="008E6BDE"/>
    <w:rsid w:val="0090227C"/>
    <w:rsid w:val="00902DE6"/>
    <w:rsid w:val="009074EF"/>
    <w:rsid w:val="009303AF"/>
    <w:rsid w:val="0093714D"/>
    <w:rsid w:val="00940823"/>
    <w:rsid w:val="00941604"/>
    <w:rsid w:val="00945ECA"/>
    <w:rsid w:val="0095319B"/>
    <w:rsid w:val="00962A64"/>
    <w:rsid w:val="0096400F"/>
    <w:rsid w:val="00967FCB"/>
    <w:rsid w:val="00971059"/>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30BA"/>
    <w:rsid w:val="00A04488"/>
    <w:rsid w:val="00A04917"/>
    <w:rsid w:val="00A04E90"/>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5385"/>
    <w:rsid w:val="00A3587A"/>
    <w:rsid w:val="00A53E93"/>
    <w:rsid w:val="00A54802"/>
    <w:rsid w:val="00A62A56"/>
    <w:rsid w:val="00A67C87"/>
    <w:rsid w:val="00A728C9"/>
    <w:rsid w:val="00A741E5"/>
    <w:rsid w:val="00A91023"/>
    <w:rsid w:val="00AA1B61"/>
    <w:rsid w:val="00AB2381"/>
    <w:rsid w:val="00AB30EB"/>
    <w:rsid w:val="00AC493D"/>
    <w:rsid w:val="00AC64AC"/>
    <w:rsid w:val="00AE1627"/>
    <w:rsid w:val="00AF13DB"/>
    <w:rsid w:val="00AF23CE"/>
    <w:rsid w:val="00B04316"/>
    <w:rsid w:val="00B04898"/>
    <w:rsid w:val="00B06E2B"/>
    <w:rsid w:val="00B07D55"/>
    <w:rsid w:val="00B13201"/>
    <w:rsid w:val="00B13306"/>
    <w:rsid w:val="00B2071D"/>
    <w:rsid w:val="00B21578"/>
    <w:rsid w:val="00B4557F"/>
    <w:rsid w:val="00B45F06"/>
    <w:rsid w:val="00B5151A"/>
    <w:rsid w:val="00B54A70"/>
    <w:rsid w:val="00B571A3"/>
    <w:rsid w:val="00B60D77"/>
    <w:rsid w:val="00B63FAA"/>
    <w:rsid w:val="00B64659"/>
    <w:rsid w:val="00B65DA6"/>
    <w:rsid w:val="00B70F47"/>
    <w:rsid w:val="00B8200B"/>
    <w:rsid w:val="00B832BE"/>
    <w:rsid w:val="00B842C1"/>
    <w:rsid w:val="00B871FB"/>
    <w:rsid w:val="00B906D5"/>
    <w:rsid w:val="00B9143E"/>
    <w:rsid w:val="00B97647"/>
    <w:rsid w:val="00BA2247"/>
    <w:rsid w:val="00BA4784"/>
    <w:rsid w:val="00BA5521"/>
    <w:rsid w:val="00BB0490"/>
    <w:rsid w:val="00BB463B"/>
    <w:rsid w:val="00BB77C0"/>
    <w:rsid w:val="00BB7C87"/>
    <w:rsid w:val="00BC0881"/>
    <w:rsid w:val="00BC6934"/>
    <w:rsid w:val="00BC7475"/>
    <w:rsid w:val="00BD0264"/>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F0144"/>
    <w:rsid w:val="00CF2E9C"/>
    <w:rsid w:val="00D012CE"/>
    <w:rsid w:val="00D13642"/>
    <w:rsid w:val="00D15647"/>
    <w:rsid w:val="00D229E9"/>
    <w:rsid w:val="00D37C5D"/>
    <w:rsid w:val="00D40DD1"/>
    <w:rsid w:val="00D523B0"/>
    <w:rsid w:val="00D5316A"/>
    <w:rsid w:val="00D571C1"/>
    <w:rsid w:val="00D60B5D"/>
    <w:rsid w:val="00D61A33"/>
    <w:rsid w:val="00D711A6"/>
    <w:rsid w:val="00D72977"/>
    <w:rsid w:val="00D76DBC"/>
    <w:rsid w:val="00D80008"/>
    <w:rsid w:val="00D871B6"/>
    <w:rsid w:val="00D90BB8"/>
    <w:rsid w:val="00D91ACA"/>
    <w:rsid w:val="00D92118"/>
    <w:rsid w:val="00D94658"/>
    <w:rsid w:val="00DA65A6"/>
    <w:rsid w:val="00DA6B7A"/>
    <w:rsid w:val="00DA774A"/>
    <w:rsid w:val="00DA7CB0"/>
    <w:rsid w:val="00DA7FA8"/>
    <w:rsid w:val="00DB58C3"/>
    <w:rsid w:val="00DB62B9"/>
    <w:rsid w:val="00DB6759"/>
    <w:rsid w:val="00DC4281"/>
    <w:rsid w:val="00DE65DA"/>
    <w:rsid w:val="00DF27B7"/>
    <w:rsid w:val="00DF3272"/>
    <w:rsid w:val="00DF76A9"/>
    <w:rsid w:val="00E01C84"/>
    <w:rsid w:val="00E06B6F"/>
    <w:rsid w:val="00E16CA7"/>
    <w:rsid w:val="00E2228C"/>
    <w:rsid w:val="00E2552E"/>
    <w:rsid w:val="00E27A3B"/>
    <w:rsid w:val="00E34D20"/>
    <w:rsid w:val="00E37C99"/>
    <w:rsid w:val="00E45471"/>
    <w:rsid w:val="00E53669"/>
    <w:rsid w:val="00E54E2E"/>
    <w:rsid w:val="00E64A0F"/>
    <w:rsid w:val="00E64CC3"/>
    <w:rsid w:val="00E661EF"/>
    <w:rsid w:val="00E673C3"/>
    <w:rsid w:val="00E677AC"/>
    <w:rsid w:val="00E810C4"/>
    <w:rsid w:val="00E81795"/>
    <w:rsid w:val="00E83378"/>
    <w:rsid w:val="00E96A5D"/>
    <w:rsid w:val="00EA1DD0"/>
    <w:rsid w:val="00EA663F"/>
    <w:rsid w:val="00EA6C0E"/>
    <w:rsid w:val="00EB55C9"/>
    <w:rsid w:val="00EB7590"/>
    <w:rsid w:val="00EC541D"/>
    <w:rsid w:val="00EC63BF"/>
    <w:rsid w:val="00ED3216"/>
    <w:rsid w:val="00ED3881"/>
    <w:rsid w:val="00ED492B"/>
    <w:rsid w:val="00ED5CDC"/>
    <w:rsid w:val="00EF2E5C"/>
    <w:rsid w:val="00EF3402"/>
    <w:rsid w:val="00F046EB"/>
    <w:rsid w:val="00F05D06"/>
    <w:rsid w:val="00F2230B"/>
    <w:rsid w:val="00F23E55"/>
    <w:rsid w:val="00F2687C"/>
    <w:rsid w:val="00F332A8"/>
    <w:rsid w:val="00F33973"/>
    <w:rsid w:val="00F33CE6"/>
    <w:rsid w:val="00F37091"/>
    <w:rsid w:val="00F40013"/>
    <w:rsid w:val="00F42A22"/>
    <w:rsid w:val="00F42EDA"/>
    <w:rsid w:val="00F5664B"/>
    <w:rsid w:val="00F63C2F"/>
    <w:rsid w:val="00F66D01"/>
    <w:rsid w:val="00F752DC"/>
    <w:rsid w:val="00F81306"/>
    <w:rsid w:val="00F816A9"/>
    <w:rsid w:val="00F92C13"/>
    <w:rsid w:val="00F93669"/>
    <w:rsid w:val="00FA22FF"/>
    <w:rsid w:val="00FA4A2B"/>
    <w:rsid w:val="00FB4627"/>
    <w:rsid w:val="00FC0A64"/>
    <w:rsid w:val="00FC1105"/>
    <w:rsid w:val="00FD1D10"/>
    <w:rsid w:val="00FD27A5"/>
    <w:rsid w:val="00FD4CBC"/>
    <w:rsid w:val="00FD4D89"/>
    <w:rsid w:val="00FE075B"/>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8C3BFAD-FCA2-6D40-9CC3-1DC4A03A2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45494</Words>
  <Characters>259322</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2020-06-23T04:07:00Z</cp:lastPrinted>
  <dcterms:created xsi:type="dcterms:W3CDTF">2020-08-06T01:45:00Z</dcterms:created>
  <dcterms:modified xsi:type="dcterms:W3CDTF">2020-08-06T01:45:00Z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