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19C3AAF4" w:rsidR="00421F6E" w:rsidRPr="00D81EA8" w:rsidDel="00557624" w:rsidRDefault="00B07D55" w:rsidP="000C6F77">
      <w:pPr>
        <w:rPr>
          <w:del w:id="0" w:author="Michael Jennions" w:date="2020-09-22T10:18:00Z"/>
          <w:rFonts w:ascii="Garamond" w:hAnsi="Garamond"/>
          <w:b/>
          <w:color w:val="000000" w:themeColor="text1"/>
          <w:sz w:val="28"/>
        </w:rPr>
      </w:pPr>
      <w:del w:id="1" w:author="Michael Jennions" w:date="2020-09-22T10:18:00Z">
        <w:r w:rsidRPr="00557624" w:rsidDel="00557624">
          <w:rPr>
            <w:rFonts w:ascii="Garamond" w:hAnsi="Garamond"/>
            <w:b/>
            <w:color w:val="000000" w:themeColor="text1"/>
            <w:sz w:val="28"/>
          </w:rPr>
          <w:delText>Personality tests: m</w:delText>
        </w:r>
        <w:r w:rsidR="00421F6E" w:rsidRPr="00D81EA8" w:rsidDel="00557624">
          <w:rPr>
            <w:rFonts w:ascii="Garamond" w:hAnsi="Garamond"/>
            <w:b/>
            <w:color w:val="000000" w:themeColor="text1"/>
            <w:sz w:val="28"/>
          </w:rPr>
          <w:delText>en are more variable than women, but are males more variable than females?</w:delText>
        </w:r>
      </w:del>
    </w:p>
    <w:p w14:paraId="1B5F4204" w14:textId="77777777" w:rsidR="00BD75F5" w:rsidRPr="00557624" w:rsidDel="00557624" w:rsidRDefault="00BD75F5" w:rsidP="000C6F77">
      <w:pPr>
        <w:rPr>
          <w:del w:id="2" w:author="Michael Jennions" w:date="2020-09-22T10:18:00Z"/>
          <w:rFonts w:ascii="Garamond" w:hAnsi="Garamond"/>
          <w:b/>
          <w:i/>
          <w:iCs/>
          <w:color w:val="000000" w:themeColor="text1"/>
          <w:sz w:val="28"/>
        </w:rPr>
      </w:pPr>
    </w:p>
    <w:p w14:paraId="26DF6E59" w14:textId="4D2D0AAC" w:rsidR="00E238C8" w:rsidRPr="00557624" w:rsidRDefault="00F45790" w:rsidP="000C6F77">
      <w:pPr>
        <w:rPr>
          <w:ins w:id="3" w:author="Michael Jennions" w:date="2020-09-21T21:10:00Z"/>
          <w:rFonts w:ascii="Garamond" w:hAnsi="Garamond"/>
          <w:b/>
          <w:color w:val="000000" w:themeColor="text1"/>
          <w:sz w:val="28"/>
          <w:rPrChange w:id="4" w:author="Michael Jennions" w:date="2020-09-22T10:18:00Z">
            <w:rPr>
              <w:ins w:id="5" w:author="Michael Jennions" w:date="2020-09-21T21:10:00Z"/>
              <w:rFonts w:ascii="Garamond" w:hAnsi="Garamond"/>
              <w:b/>
              <w:color w:val="FF0000"/>
              <w:sz w:val="28"/>
            </w:rPr>
          </w:rPrChange>
        </w:rPr>
      </w:pPr>
      <w:del w:id="6" w:author="Michael Jennions" w:date="2020-09-21T21:11:00Z">
        <w:r w:rsidRPr="00557624" w:rsidDel="002F3665">
          <w:rPr>
            <w:rFonts w:ascii="Garamond" w:hAnsi="Garamond"/>
            <w:b/>
            <w:i/>
            <w:iCs/>
            <w:color w:val="000000" w:themeColor="text1"/>
            <w:sz w:val="28"/>
          </w:rPr>
          <w:delText>What about:</w:delText>
        </w:r>
        <w:r w:rsidRPr="00557624" w:rsidDel="002F3665">
          <w:rPr>
            <w:rFonts w:ascii="Garamond" w:hAnsi="Garamond"/>
            <w:b/>
            <w:color w:val="000000" w:themeColor="text1"/>
            <w:sz w:val="28"/>
          </w:rPr>
          <w:delText xml:space="preserve"> </w:delText>
        </w:r>
      </w:del>
      <w:r w:rsidR="001E26AB" w:rsidRPr="00557624">
        <w:rPr>
          <w:rFonts w:ascii="Garamond" w:hAnsi="Garamond"/>
          <w:b/>
          <w:color w:val="000000" w:themeColor="text1"/>
          <w:sz w:val="28"/>
          <w:rPrChange w:id="7" w:author="Michael Jennions" w:date="2020-09-22T10:18:00Z">
            <w:rPr>
              <w:rFonts w:ascii="Garamond" w:hAnsi="Garamond"/>
              <w:b/>
              <w:color w:val="FF0000"/>
              <w:sz w:val="28"/>
            </w:rPr>
          </w:rPrChange>
        </w:rPr>
        <w:t>Sex differences or similarities</w:t>
      </w:r>
      <w:r w:rsidR="0079383C" w:rsidRPr="00557624">
        <w:rPr>
          <w:rFonts w:ascii="Garamond" w:hAnsi="Garamond"/>
          <w:b/>
          <w:color w:val="000000" w:themeColor="text1"/>
          <w:sz w:val="28"/>
          <w:rPrChange w:id="8" w:author="Michael Jennions" w:date="2020-09-22T10:18:00Z">
            <w:rPr>
              <w:rFonts w:ascii="Garamond" w:hAnsi="Garamond"/>
              <w:b/>
              <w:color w:val="FF0000"/>
              <w:sz w:val="28"/>
            </w:rPr>
          </w:rPrChange>
        </w:rPr>
        <w:t>?</w:t>
      </w:r>
      <w:r w:rsidR="00E56C96" w:rsidRPr="00557624">
        <w:rPr>
          <w:rFonts w:ascii="Garamond" w:hAnsi="Garamond"/>
          <w:b/>
          <w:color w:val="000000" w:themeColor="text1"/>
          <w:sz w:val="28"/>
          <w:rPrChange w:id="9" w:author="Michael Jennions" w:date="2020-09-22T10:18:00Z">
            <w:rPr>
              <w:rFonts w:ascii="Garamond" w:hAnsi="Garamond"/>
              <w:b/>
              <w:color w:val="FF0000"/>
              <w:sz w:val="28"/>
            </w:rPr>
          </w:rPrChange>
        </w:rPr>
        <w:t xml:space="preserve"> </w:t>
      </w:r>
      <w:r w:rsidR="0079383C" w:rsidRPr="00557624">
        <w:rPr>
          <w:rFonts w:ascii="Garamond" w:hAnsi="Garamond"/>
          <w:b/>
          <w:color w:val="000000" w:themeColor="text1"/>
          <w:sz w:val="28"/>
          <w:rPrChange w:id="10" w:author="Michael Jennions" w:date="2020-09-22T10:18:00Z">
            <w:rPr>
              <w:rFonts w:ascii="Garamond" w:hAnsi="Garamond"/>
              <w:b/>
              <w:color w:val="FF0000"/>
              <w:sz w:val="28"/>
            </w:rPr>
          </w:rPrChange>
        </w:rPr>
        <w:t>M</w:t>
      </w:r>
      <w:r w:rsidR="00E56C96" w:rsidRPr="00557624">
        <w:rPr>
          <w:rFonts w:ascii="Garamond" w:hAnsi="Garamond"/>
          <w:b/>
          <w:color w:val="000000" w:themeColor="text1"/>
          <w:sz w:val="28"/>
          <w:rPrChange w:id="11" w:author="Michael Jennions" w:date="2020-09-22T10:18:00Z">
            <w:rPr>
              <w:rFonts w:ascii="Garamond" w:hAnsi="Garamond"/>
              <w:b/>
              <w:color w:val="FF0000"/>
              <w:sz w:val="28"/>
            </w:rPr>
          </w:rPrChange>
        </w:rPr>
        <w:t xml:space="preserve">ales </w:t>
      </w:r>
      <w:r w:rsidR="0079383C" w:rsidRPr="00557624">
        <w:rPr>
          <w:rFonts w:ascii="Garamond" w:hAnsi="Garamond"/>
          <w:b/>
          <w:color w:val="000000" w:themeColor="text1"/>
          <w:sz w:val="28"/>
          <w:rPrChange w:id="12" w:author="Michael Jennions" w:date="2020-09-22T10:18:00Z">
            <w:rPr>
              <w:rFonts w:ascii="Garamond" w:hAnsi="Garamond"/>
              <w:b/>
              <w:color w:val="FF0000"/>
              <w:sz w:val="28"/>
            </w:rPr>
          </w:rPrChange>
        </w:rPr>
        <w:t xml:space="preserve">are not </w:t>
      </w:r>
      <w:r w:rsidR="00E56C96" w:rsidRPr="00557624">
        <w:rPr>
          <w:rFonts w:ascii="Garamond" w:hAnsi="Garamond"/>
          <w:b/>
          <w:color w:val="000000" w:themeColor="text1"/>
          <w:sz w:val="28"/>
          <w:rPrChange w:id="13" w:author="Michael Jennions" w:date="2020-09-22T10:18:00Z">
            <w:rPr>
              <w:rFonts w:ascii="Garamond" w:hAnsi="Garamond"/>
              <w:b/>
              <w:color w:val="FF0000"/>
              <w:sz w:val="28"/>
            </w:rPr>
          </w:rPrChange>
        </w:rPr>
        <w:t xml:space="preserve">the </w:t>
      </w:r>
      <w:ins w:id="14" w:author="Michael Jennions" w:date="2020-09-21T21:11:00Z">
        <w:r w:rsidR="002F3665" w:rsidRPr="00557624">
          <w:rPr>
            <w:rFonts w:ascii="Garamond" w:hAnsi="Garamond"/>
            <w:b/>
            <w:color w:val="000000" w:themeColor="text1"/>
            <w:sz w:val="28"/>
            <w:rPrChange w:id="15" w:author="Michael Jennions" w:date="2020-09-22T10:18:00Z">
              <w:rPr>
                <w:rFonts w:ascii="Garamond" w:hAnsi="Garamond"/>
                <w:b/>
                <w:color w:val="FF0000"/>
                <w:sz w:val="28"/>
              </w:rPr>
            </w:rPrChange>
          </w:rPr>
          <w:t xml:space="preserve">more </w:t>
        </w:r>
      </w:ins>
      <w:r w:rsidR="00E56C96" w:rsidRPr="00557624">
        <w:rPr>
          <w:rFonts w:ascii="Garamond" w:hAnsi="Garamond"/>
          <w:b/>
          <w:color w:val="000000" w:themeColor="text1"/>
          <w:sz w:val="28"/>
          <w:rPrChange w:id="16" w:author="Michael Jennions" w:date="2020-09-22T10:18:00Z">
            <w:rPr>
              <w:rFonts w:ascii="Garamond" w:hAnsi="Garamond"/>
              <w:b/>
              <w:color w:val="FF0000"/>
              <w:sz w:val="28"/>
            </w:rPr>
          </w:rPrChange>
        </w:rPr>
        <w:t xml:space="preserve">variable sex when it comes to </w:t>
      </w:r>
      <w:commentRangeStart w:id="17"/>
      <w:commentRangeStart w:id="18"/>
      <w:r w:rsidR="00E56C96" w:rsidRPr="00557624">
        <w:rPr>
          <w:rFonts w:ascii="Garamond" w:hAnsi="Garamond"/>
          <w:b/>
          <w:color w:val="000000" w:themeColor="text1"/>
          <w:sz w:val="28"/>
          <w:rPrChange w:id="19" w:author="Michael Jennions" w:date="2020-09-22T10:18:00Z">
            <w:rPr>
              <w:rFonts w:ascii="Garamond" w:hAnsi="Garamond"/>
              <w:b/>
              <w:color w:val="FF0000"/>
              <w:sz w:val="28"/>
            </w:rPr>
          </w:rPrChange>
        </w:rPr>
        <w:t>personality</w:t>
      </w:r>
      <w:commentRangeEnd w:id="17"/>
      <w:r w:rsidR="00F74724" w:rsidRPr="00557624">
        <w:rPr>
          <w:rStyle w:val="CommentReference"/>
          <w:color w:val="000000" w:themeColor="text1"/>
          <w:rPrChange w:id="20" w:author="Michael Jennions" w:date="2020-09-22T10:18:00Z">
            <w:rPr>
              <w:rStyle w:val="CommentReference"/>
            </w:rPr>
          </w:rPrChange>
        </w:rPr>
        <w:commentReference w:id="17"/>
      </w:r>
      <w:commentRangeEnd w:id="18"/>
      <w:r w:rsidR="002F3665" w:rsidRPr="00557624">
        <w:rPr>
          <w:rStyle w:val="CommentReference"/>
          <w:color w:val="000000" w:themeColor="text1"/>
          <w:rPrChange w:id="21" w:author="Michael Jennions" w:date="2020-09-22T10:18:00Z">
            <w:rPr>
              <w:rStyle w:val="CommentReference"/>
            </w:rPr>
          </w:rPrChange>
        </w:rPr>
        <w:commentReference w:id="18"/>
      </w:r>
    </w:p>
    <w:p w14:paraId="35E4DCB0" w14:textId="005F18E0" w:rsidR="002F3665" w:rsidDel="002F3665" w:rsidRDefault="002F3665" w:rsidP="000C6F77">
      <w:pPr>
        <w:rPr>
          <w:del w:id="22" w:author="Michael Jennions" w:date="2020-09-21T21:11:00Z"/>
          <w:rFonts w:ascii="Garamond" w:hAnsi="Garamond"/>
          <w:b/>
          <w:color w:val="FF0000"/>
          <w:sz w:val="28"/>
        </w:rPr>
      </w:pPr>
    </w:p>
    <w:p w14:paraId="48E967C2" w14:textId="14EE9F2D" w:rsidR="00421F6E" w:rsidRDefault="00421F6E" w:rsidP="000C6F77">
      <w:pPr>
        <w:rPr>
          <w:rFonts w:ascii="Garamond" w:hAnsi="Garamond"/>
          <w:b/>
          <w:color w:val="000000" w:themeColor="text1"/>
        </w:rPr>
      </w:pPr>
    </w:p>
    <w:p w14:paraId="215D4B14" w14:textId="0487F7AF"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271ACD">
        <w:rPr>
          <w:rFonts w:ascii="Garamond" w:hAnsi="Garamond"/>
          <w:bCs/>
          <w:color w:val="000000" w:themeColor="text1"/>
        </w:rPr>
        <w:t>6,</w:t>
      </w:r>
      <w:r w:rsidR="003D6309">
        <w:rPr>
          <w:rFonts w:ascii="Garamond" w:hAnsi="Garamond"/>
          <w:bCs/>
          <w:color w:val="000000" w:themeColor="text1"/>
        </w:rPr>
        <w:t>902</w:t>
      </w:r>
    </w:p>
    <w:p w14:paraId="37D93F38" w14:textId="4E288887"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sidR="00271ACD">
        <w:rPr>
          <w:rFonts w:ascii="Garamond" w:hAnsi="Garamond"/>
          <w:bCs/>
          <w:color w:val="000000" w:themeColor="text1"/>
        </w:rPr>
        <w:t>3,9</w:t>
      </w:r>
      <w:r w:rsidR="003D6309">
        <w:rPr>
          <w:rFonts w:ascii="Garamond" w:hAnsi="Garamond"/>
          <w:bCs/>
          <w:color w:val="000000" w:themeColor="text1"/>
        </w:rPr>
        <w:t>37</w:t>
      </w:r>
    </w:p>
    <w:p w14:paraId="185667D7" w14:textId="72E9E11F" w:rsidR="00430F58" w:rsidRPr="00430F58" w:rsidRDefault="00430F58" w:rsidP="000C6F77">
      <w:pPr>
        <w:rPr>
          <w:rFonts w:ascii="Garamond" w:hAnsi="Garamond"/>
          <w:bCs/>
          <w:color w:val="000000" w:themeColor="text1"/>
        </w:rPr>
      </w:pPr>
      <w:r>
        <w:rPr>
          <w:rFonts w:ascii="Garamond" w:hAnsi="Garamond"/>
          <w:bCs/>
          <w:color w:val="000000" w:themeColor="text1"/>
        </w:rPr>
        <w:t>Methods (3,000 max.): 2,</w:t>
      </w:r>
      <w:r w:rsidR="00271ACD">
        <w:rPr>
          <w:rFonts w:ascii="Garamond" w:hAnsi="Garamond"/>
          <w:bCs/>
          <w:color w:val="000000" w:themeColor="text1"/>
        </w:rPr>
        <w:t>9</w:t>
      </w:r>
      <w:r w:rsidR="00595FC2">
        <w:rPr>
          <w:rFonts w:ascii="Garamond" w:hAnsi="Garamond"/>
          <w:bCs/>
          <w:color w:val="000000" w:themeColor="text1"/>
        </w:rPr>
        <w:t>65</w:t>
      </w:r>
    </w:p>
    <w:p w14:paraId="4F707947" w14:textId="77777777" w:rsidR="00430F58" w:rsidRPr="007E3B63" w:rsidRDefault="00430F58" w:rsidP="000C6F77">
      <w:pPr>
        <w:rPr>
          <w:rFonts w:ascii="Garamond" w:hAnsi="Garamond"/>
          <w:b/>
          <w:color w:val="000000" w:themeColor="text1"/>
        </w:rPr>
      </w:pPr>
    </w:p>
    <w:p w14:paraId="05025E70" w14:textId="41428BF0"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del w:id="23" w:author="Michael Jennions" w:date="2020-09-21T10:51:00Z">
        <w:r w:rsidR="006549C9" w:rsidDel="005154FB">
          <w:rPr>
            <w:rFonts w:ascii="Garamond" w:hAnsi="Garamond"/>
            <w:b/>
            <w:color w:val="000000" w:themeColor="text1"/>
            <w:highlight w:val="cyan"/>
          </w:rPr>
          <w:delText>2</w:delText>
        </w:r>
        <w:r w:rsidR="00A5306F" w:rsidDel="005154FB">
          <w:rPr>
            <w:rFonts w:ascii="Garamond" w:hAnsi="Garamond"/>
            <w:b/>
            <w:color w:val="000000" w:themeColor="text1"/>
            <w:highlight w:val="cyan"/>
          </w:rPr>
          <w:delText>1</w:delText>
        </w:r>
        <w:r w:rsidR="000073B7" w:rsidDel="005154FB">
          <w:rPr>
            <w:rFonts w:ascii="Garamond" w:hAnsi="Garamond"/>
            <w:b/>
            <w:color w:val="000000" w:themeColor="text1"/>
            <w:highlight w:val="cyan"/>
          </w:rPr>
          <w:delText>8</w:delText>
        </w:r>
        <w:r w:rsidR="00C319AA" w:rsidRPr="007E3B63" w:rsidDel="005154FB">
          <w:rPr>
            <w:rFonts w:ascii="Garamond" w:hAnsi="Garamond"/>
            <w:b/>
            <w:color w:val="000000" w:themeColor="text1"/>
            <w:highlight w:val="cyan"/>
          </w:rPr>
          <w:delText xml:space="preserve"> </w:delText>
        </w:r>
      </w:del>
      <w:ins w:id="24" w:author="Michael Jennions" w:date="2020-09-21T10:51:00Z">
        <w:r w:rsidR="005154FB">
          <w:rPr>
            <w:rFonts w:ascii="Garamond" w:hAnsi="Garamond"/>
            <w:b/>
            <w:color w:val="000000" w:themeColor="text1"/>
            <w:highlight w:val="cyan"/>
          </w:rPr>
          <w:t>1</w:t>
        </w:r>
      </w:ins>
      <w:ins w:id="25" w:author="Michael Jennions" w:date="2020-09-22T09:27:00Z">
        <w:r w:rsidR="00E65626">
          <w:rPr>
            <w:rFonts w:ascii="Garamond" w:hAnsi="Garamond"/>
            <w:b/>
            <w:color w:val="000000" w:themeColor="text1"/>
            <w:highlight w:val="cyan"/>
          </w:rPr>
          <w:t>60</w:t>
        </w:r>
      </w:ins>
      <w:ins w:id="26" w:author="Michael Jennions" w:date="2020-09-21T10:51:00Z">
        <w:r w:rsidR="005154FB" w:rsidRPr="007E3B63">
          <w:rPr>
            <w:rFonts w:ascii="Garamond" w:hAnsi="Garamond"/>
            <w:b/>
            <w:color w:val="000000" w:themeColor="text1"/>
            <w:highlight w:val="cyan"/>
          </w:rPr>
          <w:t xml:space="preserve"> </w:t>
        </w:r>
      </w:ins>
      <w:commentRangeStart w:id="27"/>
      <w:commentRangeStart w:id="28"/>
      <w:r w:rsidR="00C319AA" w:rsidRPr="007E3B63">
        <w:rPr>
          <w:rFonts w:ascii="Garamond" w:hAnsi="Garamond"/>
          <w:b/>
          <w:color w:val="000000" w:themeColor="text1"/>
          <w:highlight w:val="cyan"/>
        </w:rPr>
        <w:t>words</w:t>
      </w:r>
      <w:commentRangeEnd w:id="27"/>
      <w:r w:rsidR="006910A4">
        <w:rPr>
          <w:rStyle w:val="CommentReference"/>
        </w:rPr>
        <w:commentReference w:id="27"/>
      </w:r>
      <w:commentRangeEnd w:id="28"/>
      <w:r w:rsidR="005154FB">
        <w:rPr>
          <w:rStyle w:val="CommentReference"/>
        </w:rPr>
        <w:commentReference w:id="28"/>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14DE2D68" w:rsidR="00C319AA" w:rsidRPr="007E3B63" w:rsidRDefault="002E0E59" w:rsidP="005154FB">
      <w:pPr>
        <w:rPr>
          <w:rFonts w:ascii="Garamond" w:hAnsi="Garamond"/>
          <w:color w:val="000000" w:themeColor="text1"/>
        </w:rPr>
      </w:pPr>
      <w:r w:rsidRPr="00F45790">
        <w:rPr>
          <w:rFonts w:ascii="Garamond" w:hAnsi="Garamond" w:cs="Times New Roman"/>
          <w:color w:val="000000" w:themeColor="text1"/>
        </w:rPr>
        <w:t xml:space="preserve">The </w:t>
      </w:r>
      <w:del w:id="29" w:author="Michael Jennions" w:date="2020-09-21T10:15:00Z">
        <w:r w:rsidRPr="00F45790" w:rsidDel="00D407F8">
          <w:rPr>
            <w:rFonts w:ascii="Garamond" w:hAnsi="Garamond" w:cs="Times New Roman"/>
            <w:color w:val="000000" w:themeColor="text1"/>
          </w:rPr>
          <w:delText xml:space="preserve">idea </w:delText>
        </w:r>
      </w:del>
      <w:ins w:id="30" w:author="Michael Jennions" w:date="2020-09-21T10:15:00Z">
        <w:r w:rsidR="00D407F8">
          <w:rPr>
            <w:rFonts w:ascii="Garamond" w:hAnsi="Garamond" w:cs="Times New Roman"/>
            <w:color w:val="000000" w:themeColor="text1"/>
          </w:rPr>
          <w:t>notion</w:t>
        </w:r>
        <w:r w:rsidR="00D407F8" w:rsidRPr="00F45790">
          <w:rPr>
            <w:rFonts w:ascii="Garamond" w:hAnsi="Garamond" w:cs="Times New Roman"/>
            <w:color w:val="000000" w:themeColor="text1"/>
          </w:rPr>
          <w:t xml:space="preserve"> </w:t>
        </w:r>
      </w:ins>
      <w:r w:rsidRPr="00F45790">
        <w:rPr>
          <w:rFonts w:ascii="Garamond" w:hAnsi="Garamond" w:cs="Times New Roman"/>
          <w:color w:val="000000" w:themeColor="text1"/>
        </w:rPr>
        <w:t xml:space="preserve">that men </w:t>
      </w:r>
      <w:r w:rsidR="00A5306F">
        <w:rPr>
          <w:rFonts w:ascii="Garamond" w:hAnsi="Garamond" w:cs="Times New Roman"/>
          <w:color w:val="000000" w:themeColor="text1"/>
        </w:rPr>
        <w:t>are more variable than</w:t>
      </w:r>
      <w:r w:rsidRPr="00F45790">
        <w:rPr>
          <w:rFonts w:ascii="Garamond" w:hAnsi="Garamond" w:cs="Times New Roman"/>
          <w:color w:val="000000" w:themeColor="text1"/>
        </w:rPr>
        <w:t xml:space="preserve"> women </w:t>
      </w:r>
      <w:del w:id="31" w:author="Michael Jennions" w:date="2020-09-21T10:19:00Z">
        <w:r w:rsidRPr="00F45790" w:rsidDel="00693925">
          <w:rPr>
            <w:rFonts w:ascii="Garamond" w:hAnsi="Garamond" w:cs="Times New Roman"/>
            <w:color w:val="000000" w:themeColor="text1"/>
          </w:rPr>
          <w:delText xml:space="preserve">in traits ranging from intelligence to height </w:delText>
        </w:r>
      </w:del>
      <w:del w:id="32" w:author="Michael Jennions" w:date="2020-09-21T10:51:00Z">
        <w:r w:rsidR="006D7664" w:rsidRPr="00F45790" w:rsidDel="005154FB">
          <w:rPr>
            <w:rFonts w:ascii="Garamond" w:hAnsi="Garamond" w:cs="Times New Roman"/>
            <w:color w:val="000000" w:themeColor="text1"/>
          </w:rPr>
          <w:delText>has</w:delText>
        </w:r>
        <w:r w:rsidRPr="00F45790" w:rsidDel="005154FB">
          <w:rPr>
            <w:rFonts w:ascii="Garamond" w:hAnsi="Garamond" w:cs="Times New Roman"/>
            <w:color w:val="000000" w:themeColor="text1"/>
          </w:rPr>
          <w:delText xml:space="preserve"> been</w:delText>
        </w:r>
      </w:del>
      <w:ins w:id="33" w:author="Michael Jennions" w:date="2020-09-21T10:51:00Z">
        <w:r w:rsidR="005154FB">
          <w:rPr>
            <w:rFonts w:ascii="Garamond" w:hAnsi="Garamond" w:cs="Times New Roman"/>
            <w:color w:val="000000" w:themeColor="text1"/>
          </w:rPr>
          <w:t>is</w:t>
        </w:r>
      </w:ins>
      <w:r w:rsidRPr="00F45790">
        <w:rPr>
          <w:rFonts w:ascii="Garamond" w:hAnsi="Garamond" w:cs="Times New Roman"/>
          <w:color w:val="000000" w:themeColor="text1"/>
        </w:rPr>
        <w:t xml:space="preserve"> </w:t>
      </w:r>
      <w:del w:id="34" w:author="Michael Jennions" w:date="2020-09-21T10:21:00Z">
        <w:r w:rsidRPr="00F45790" w:rsidDel="00693925">
          <w:rPr>
            <w:rFonts w:ascii="Garamond" w:hAnsi="Garamond" w:cs="Times New Roman"/>
            <w:color w:val="000000" w:themeColor="text1"/>
          </w:rPr>
          <w:delText>stitched into the fabric of</w:delText>
        </w:r>
      </w:del>
      <w:ins w:id="35" w:author="Michael Jennions" w:date="2020-09-21T10:21:00Z">
        <w:r w:rsidR="00693925">
          <w:rPr>
            <w:rFonts w:ascii="Garamond" w:hAnsi="Garamond" w:cs="Times New Roman"/>
            <w:color w:val="000000" w:themeColor="text1"/>
          </w:rPr>
          <w:t>embedded in</w:t>
        </w:r>
      </w:ins>
      <w:r w:rsidRPr="00F45790">
        <w:rPr>
          <w:rFonts w:ascii="Garamond" w:hAnsi="Garamond" w:cs="Times New Roman"/>
          <w:color w:val="000000" w:themeColor="text1"/>
        </w:rPr>
        <w:t xml:space="preserve"> scientific thinking</w:t>
      </w:r>
      <w:del w:id="36" w:author="Michael Jennions" w:date="2020-09-21T10:52:00Z">
        <w:r w:rsidRPr="00F45790" w:rsidDel="005154FB">
          <w:rPr>
            <w:rFonts w:ascii="Garamond" w:hAnsi="Garamond" w:cs="Times New Roman"/>
            <w:color w:val="000000" w:themeColor="text1"/>
          </w:rPr>
          <w:delText xml:space="preserve"> since Darwin</w:delText>
        </w:r>
      </w:del>
      <w:r w:rsidRPr="003062AE">
        <w:rPr>
          <w:rFonts w:ascii="Garamond" w:hAnsi="Garamond"/>
          <w:color w:val="000000" w:themeColor="text1"/>
        </w:rPr>
        <w:t>.</w:t>
      </w:r>
      <w:r w:rsidR="001850F7" w:rsidRPr="002622D3">
        <w:rPr>
          <w:rFonts w:ascii="Garamond" w:hAnsi="Garamond"/>
          <w:color w:val="000000" w:themeColor="text1"/>
        </w:rPr>
        <w:t xml:space="preserve"> </w:t>
      </w:r>
      <w:r w:rsidR="00ED19B0" w:rsidRPr="007E3B63">
        <w:rPr>
          <w:rFonts w:ascii="Garamond" w:hAnsi="Garamond"/>
          <w:color w:val="000000" w:themeColor="text1"/>
        </w:rPr>
        <w:t>For personality</w:t>
      </w:r>
      <w:ins w:id="37" w:author="Michael Jennions" w:date="2020-09-21T10:28:00Z">
        <w:r w:rsidR="00AE32B7">
          <w:rPr>
            <w:rFonts w:ascii="Garamond" w:hAnsi="Garamond"/>
            <w:color w:val="000000" w:themeColor="text1"/>
          </w:rPr>
          <w:t xml:space="preserve"> traits</w:t>
        </w:r>
      </w:ins>
      <w:del w:id="38" w:author="Michael Jennions" w:date="2020-09-21T10:19:00Z">
        <w:r w:rsidR="00ED19B0" w:rsidRPr="007E3B63" w:rsidDel="00693925">
          <w:rPr>
            <w:rFonts w:ascii="Garamond" w:hAnsi="Garamond"/>
            <w:color w:val="000000" w:themeColor="text1"/>
          </w:rPr>
          <w:delText xml:space="preserve"> </w:delText>
        </w:r>
        <w:r w:rsidR="001850F7" w:rsidRPr="007E3B63" w:rsidDel="00693925">
          <w:rPr>
            <w:rFonts w:ascii="Garamond" w:hAnsi="Garamond"/>
            <w:color w:val="000000" w:themeColor="text1"/>
          </w:rPr>
          <w:delText>traits</w:delText>
        </w:r>
      </w:del>
      <w:r w:rsidR="00ED19B0" w:rsidRPr="007E3B63">
        <w:rPr>
          <w:rFonts w:ascii="Garamond" w:hAnsi="Garamond"/>
          <w:color w:val="000000" w:themeColor="text1"/>
        </w:rPr>
        <w:t xml:space="preserve">, </w:t>
      </w:r>
      <w:ins w:id="39" w:author="Michael Jennions" w:date="2020-09-21T21:15:00Z">
        <w:r w:rsidR="002F3665">
          <w:rPr>
            <w:rFonts w:ascii="Garamond" w:hAnsi="Garamond"/>
            <w:color w:val="000000" w:themeColor="text1"/>
          </w:rPr>
          <w:t xml:space="preserve">this </w:t>
        </w:r>
      </w:ins>
      <w:r w:rsidR="00ED19B0" w:rsidRPr="007E3B63">
        <w:rPr>
          <w:rFonts w:ascii="Garamond" w:hAnsi="Garamond"/>
          <w:color w:val="000000" w:themeColor="text1"/>
        </w:rPr>
        <w:t xml:space="preserve">greater variability </w:t>
      </w:r>
      <w:del w:id="40" w:author="Michael Jennions" w:date="2020-09-21T10:24:00Z">
        <w:r w:rsidR="001850F7" w:rsidRPr="007E3B63" w:rsidDel="00693925">
          <w:rPr>
            <w:rFonts w:ascii="Garamond" w:hAnsi="Garamond"/>
            <w:color w:val="000000" w:themeColor="text1"/>
          </w:rPr>
          <w:delText>among</w:delText>
        </w:r>
        <w:r w:rsidR="00ED19B0" w:rsidRPr="007E3B63" w:rsidDel="00693925">
          <w:rPr>
            <w:rFonts w:ascii="Garamond" w:hAnsi="Garamond"/>
            <w:color w:val="000000" w:themeColor="text1"/>
          </w:rPr>
          <w:delText xml:space="preserve"> men </w:delText>
        </w:r>
      </w:del>
      <w:r w:rsidR="00C319AA" w:rsidRPr="007E3B63">
        <w:rPr>
          <w:rFonts w:ascii="Garamond" w:hAnsi="Garamond"/>
          <w:color w:val="000000" w:themeColor="text1"/>
        </w:rPr>
        <w:t>i</w:t>
      </w:r>
      <w:r w:rsidR="00ED19B0" w:rsidRPr="007E3B63">
        <w:rPr>
          <w:rFonts w:ascii="Garamond" w:hAnsi="Garamond"/>
          <w:color w:val="000000" w:themeColor="text1"/>
        </w:rPr>
        <w:t xml:space="preserve">s </w:t>
      </w:r>
      <w:del w:id="41" w:author="Michael Jennions" w:date="2020-09-22T09:26:00Z">
        <w:r w:rsidR="00A5306F" w:rsidDel="00E65626">
          <w:rPr>
            <w:rFonts w:ascii="Garamond" w:hAnsi="Garamond"/>
            <w:color w:val="000000" w:themeColor="text1"/>
          </w:rPr>
          <w:delText>frequently</w:delText>
        </w:r>
        <w:r w:rsidR="00ED19B0" w:rsidRPr="007E3B63" w:rsidDel="00E65626">
          <w:rPr>
            <w:rFonts w:ascii="Garamond" w:hAnsi="Garamond"/>
            <w:color w:val="000000" w:themeColor="text1"/>
          </w:rPr>
          <w:delText xml:space="preserve"> </w:delText>
        </w:r>
      </w:del>
      <w:ins w:id="42" w:author="Michael Jennions" w:date="2020-09-22T09:26:00Z">
        <w:r w:rsidR="00E65626">
          <w:rPr>
            <w:rFonts w:ascii="Garamond" w:hAnsi="Garamond"/>
            <w:color w:val="000000" w:themeColor="text1"/>
          </w:rPr>
          <w:t>partly</w:t>
        </w:r>
        <w:r w:rsidR="00E65626" w:rsidRPr="007E3B63">
          <w:rPr>
            <w:rFonts w:ascii="Garamond" w:hAnsi="Garamond"/>
            <w:color w:val="000000" w:themeColor="text1"/>
          </w:rPr>
          <w:t xml:space="preserve"> </w:t>
        </w:r>
      </w:ins>
      <w:r w:rsidR="00ED19B0" w:rsidRPr="007E3B63">
        <w:rPr>
          <w:rFonts w:ascii="Garamond" w:hAnsi="Garamond"/>
          <w:color w:val="000000" w:themeColor="text1"/>
        </w:rPr>
        <w:t>attributed to biolog</w:t>
      </w:r>
      <w:ins w:id="43" w:author="Michael Jennions" w:date="2020-09-21T10:49:00Z">
        <w:r w:rsidR="005154FB">
          <w:rPr>
            <w:rFonts w:ascii="Garamond" w:hAnsi="Garamond"/>
            <w:color w:val="000000" w:themeColor="text1"/>
          </w:rPr>
          <w:t>y</w:t>
        </w:r>
      </w:ins>
      <w:del w:id="44" w:author="Michael Jennions" w:date="2020-09-21T10:49:00Z">
        <w:r w:rsidR="00ED19B0" w:rsidRPr="007E3B63" w:rsidDel="005154FB">
          <w:rPr>
            <w:rFonts w:ascii="Garamond" w:hAnsi="Garamond"/>
            <w:color w:val="000000" w:themeColor="text1"/>
          </w:rPr>
          <w:delText xml:space="preserve">ical </w:delText>
        </w:r>
      </w:del>
      <w:del w:id="45" w:author="Michael Jennions" w:date="2020-09-21T10:22:00Z">
        <w:r w:rsidR="00ED19B0" w:rsidRPr="007E3B63" w:rsidDel="00693925">
          <w:rPr>
            <w:rFonts w:ascii="Garamond" w:hAnsi="Garamond"/>
            <w:color w:val="000000" w:themeColor="text1"/>
          </w:rPr>
          <w:delText xml:space="preserve">rather than social </w:delText>
        </w:r>
      </w:del>
      <w:del w:id="46" w:author="Michael Jennions" w:date="2020-09-21T10:49:00Z">
        <w:r w:rsidR="00ED19B0" w:rsidRPr="007E3B63" w:rsidDel="005154FB">
          <w:rPr>
            <w:rFonts w:ascii="Garamond" w:hAnsi="Garamond"/>
            <w:color w:val="000000" w:themeColor="text1"/>
          </w:rPr>
          <w:delText>factors.</w:delText>
        </w:r>
      </w:del>
      <w:ins w:id="47" w:author="Michael Jennions" w:date="2020-09-21T10:49:00Z">
        <w:r w:rsidR="005154FB">
          <w:rPr>
            <w:rFonts w:ascii="Garamond" w:hAnsi="Garamond"/>
            <w:color w:val="000000" w:themeColor="text1"/>
          </w:rPr>
          <w:t xml:space="preserve">, </w:t>
        </w:r>
      </w:ins>
      <w:del w:id="48" w:author="Michael Jennions" w:date="2020-09-21T10:52:00Z">
        <w:r w:rsidR="00ED19B0" w:rsidRPr="007E3B63" w:rsidDel="005154FB">
          <w:rPr>
            <w:rFonts w:ascii="Garamond" w:hAnsi="Garamond"/>
            <w:color w:val="000000" w:themeColor="text1"/>
          </w:rPr>
          <w:delText xml:space="preserve"> </w:delText>
        </w:r>
      </w:del>
      <w:del w:id="49" w:author="Michael Jennions" w:date="2020-09-21T10:49:00Z">
        <w:r w:rsidR="00ED19B0" w:rsidRPr="007E3B63" w:rsidDel="005154FB">
          <w:rPr>
            <w:rFonts w:ascii="Garamond" w:hAnsi="Garamond"/>
            <w:color w:val="000000" w:themeColor="text1"/>
          </w:rPr>
          <w:delText xml:space="preserve">This explanation </w:delText>
        </w:r>
        <w:r w:rsidR="00B66C35" w:rsidRPr="007E3B63" w:rsidDel="005154FB">
          <w:rPr>
            <w:rFonts w:ascii="Garamond" w:hAnsi="Garamond"/>
            <w:color w:val="000000" w:themeColor="text1"/>
          </w:rPr>
          <w:delText>is</w:delText>
        </w:r>
        <w:r w:rsidR="00ED19B0" w:rsidRPr="007E3B63" w:rsidDel="005154FB">
          <w:rPr>
            <w:rFonts w:ascii="Garamond" w:hAnsi="Garamond"/>
            <w:color w:val="000000" w:themeColor="text1"/>
          </w:rPr>
          <w:delText xml:space="preserve"> </w:delText>
        </w:r>
      </w:del>
      <w:r w:rsidR="00ED19B0" w:rsidRPr="007E3B63">
        <w:rPr>
          <w:rFonts w:ascii="Garamond" w:hAnsi="Garamond"/>
          <w:color w:val="000000" w:themeColor="text1"/>
        </w:rPr>
        <w:t xml:space="preserve">underpinned by </w:t>
      </w:r>
      <w:ins w:id="50" w:author="Michael Jennions" w:date="2020-09-22T13:40:00Z">
        <w:r w:rsidR="00AD0AA8">
          <w:rPr>
            <w:rFonts w:ascii="Garamond" w:hAnsi="Garamond"/>
            <w:color w:val="000000" w:themeColor="text1"/>
          </w:rPr>
          <w:t xml:space="preserve">claims of </w:t>
        </w:r>
      </w:ins>
      <w:del w:id="51" w:author="Michael Jennions" w:date="2020-09-21T10:24:00Z">
        <w:r w:rsidR="00B66C35" w:rsidRPr="007E3B63" w:rsidDel="00693925">
          <w:rPr>
            <w:rFonts w:ascii="Garamond" w:hAnsi="Garamond"/>
            <w:color w:val="000000" w:themeColor="text1"/>
          </w:rPr>
          <w:delText xml:space="preserve">studies </w:delText>
        </w:r>
      </w:del>
      <w:del w:id="52" w:author="Michael Jennions" w:date="2020-09-21T10:19:00Z">
        <w:r w:rsidR="001850F7" w:rsidRPr="007E3B63" w:rsidDel="00693925">
          <w:rPr>
            <w:rFonts w:ascii="Garamond" w:hAnsi="Garamond"/>
            <w:color w:val="000000" w:themeColor="text1"/>
          </w:rPr>
          <w:delText xml:space="preserve">in animals </w:delText>
        </w:r>
      </w:del>
      <w:del w:id="53" w:author="Michael Jennions" w:date="2020-09-21T10:24:00Z">
        <w:r w:rsidR="00B66C35" w:rsidRPr="007E3B63" w:rsidDel="00693925">
          <w:rPr>
            <w:rFonts w:ascii="Garamond" w:hAnsi="Garamond"/>
            <w:color w:val="000000" w:themeColor="text1"/>
          </w:rPr>
          <w:delText>report</w:delText>
        </w:r>
        <w:r w:rsidR="00C319AA" w:rsidRPr="007E3B63" w:rsidDel="00693925">
          <w:rPr>
            <w:rFonts w:ascii="Garamond" w:hAnsi="Garamond"/>
            <w:color w:val="000000" w:themeColor="text1"/>
          </w:rPr>
          <w:delText>ing</w:delText>
        </w:r>
      </w:del>
      <w:del w:id="54" w:author="Michael Jennions" w:date="2020-09-22T13:40:00Z">
        <w:r w:rsidR="00B66C35" w:rsidRPr="007E3B63" w:rsidDel="00AD0AA8">
          <w:rPr>
            <w:rFonts w:ascii="Garamond" w:hAnsi="Garamond"/>
            <w:color w:val="000000" w:themeColor="text1"/>
          </w:rPr>
          <w:delText xml:space="preserve"> </w:delText>
        </w:r>
      </w:del>
      <w:del w:id="55" w:author="Michael Jennions" w:date="2020-09-21T10:52:00Z">
        <w:r w:rsidR="00B66C35" w:rsidRPr="007E3B63" w:rsidDel="005154FB">
          <w:rPr>
            <w:rFonts w:ascii="Garamond" w:hAnsi="Garamond"/>
            <w:color w:val="000000" w:themeColor="text1"/>
          </w:rPr>
          <w:delText>that</w:delText>
        </w:r>
        <w:r w:rsidR="00ED19B0" w:rsidRPr="007E3B63" w:rsidDel="005154FB">
          <w:rPr>
            <w:rFonts w:ascii="Garamond" w:hAnsi="Garamond"/>
            <w:color w:val="000000" w:themeColor="text1"/>
          </w:rPr>
          <w:delText xml:space="preserve"> </w:delText>
        </w:r>
      </w:del>
      <w:ins w:id="56" w:author="Michael Jennions" w:date="2020-09-21T10:52:00Z">
        <w:r w:rsidR="005154FB">
          <w:rPr>
            <w:rFonts w:ascii="Garamond" w:hAnsi="Garamond"/>
            <w:color w:val="000000" w:themeColor="text1"/>
          </w:rPr>
          <w:t xml:space="preserve"> </w:t>
        </w:r>
      </w:ins>
      <w:ins w:id="57" w:author="Michael Jennions" w:date="2020-09-21T21:15:00Z">
        <w:r w:rsidR="002F3665">
          <w:rPr>
            <w:rFonts w:ascii="Garamond" w:hAnsi="Garamond"/>
            <w:color w:val="000000" w:themeColor="text1"/>
          </w:rPr>
          <w:t>more</w:t>
        </w:r>
      </w:ins>
      <w:ins w:id="58" w:author="Michael Jennions" w:date="2020-09-21T10:52:00Z">
        <w:r w:rsidR="005154FB" w:rsidRPr="007E3B63">
          <w:rPr>
            <w:rFonts w:ascii="Garamond" w:hAnsi="Garamond"/>
            <w:color w:val="000000" w:themeColor="text1"/>
          </w:rPr>
          <w:t xml:space="preserve"> </w:t>
        </w:r>
      </w:ins>
      <w:ins w:id="59" w:author="Michael Jennions" w:date="2020-09-21T10:20:00Z">
        <w:r w:rsidR="00693925" w:rsidRPr="007E3B63">
          <w:rPr>
            <w:rFonts w:ascii="Garamond" w:hAnsi="Garamond"/>
            <w:color w:val="000000" w:themeColor="text1"/>
          </w:rPr>
          <w:t>morpholog</w:t>
        </w:r>
        <w:r w:rsidR="00693925">
          <w:rPr>
            <w:rFonts w:ascii="Garamond" w:hAnsi="Garamond"/>
            <w:color w:val="000000" w:themeColor="text1"/>
          </w:rPr>
          <w:t>ical</w:t>
        </w:r>
        <w:r w:rsidR="00693925" w:rsidRPr="007E3B63">
          <w:rPr>
            <w:rFonts w:ascii="Garamond" w:hAnsi="Garamond"/>
            <w:color w:val="000000" w:themeColor="text1"/>
          </w:rPr>
          <w:t xml:space="preserve"> </w:t>
        </w:r>
      </w:ins>
      <w:r w:rsidR="00717EE2" w:rsidRPr="007E3B63">
        <w:rPr>
          <w:rFonts w:ascii="Garamond" w:hAnsi="Garamond"/>
          <w:color w:val="000000" w:themeColor="text1"/>
        </w:rPr>
        <w:t xml:space="preserve">variation </w:t>
      </w:r>
      <w:del w:id="60" w:author="Michael Jennions" w:date="2020-09-21T10:20:00Z">
        <w:r w:rsidR="001850F7" w:rsidRPr="007E3B63" w:rsidDel="00693925">
          <w:rPr>
            <w:rFonts w:ascii="Garamond" w:hAnsi="Garamond"/>
            <w:color w:val="000000" w:themeColor="text1"/>
          </w:rPr>
          <w:delText xml:space="preserve">in morphology </w:delText>
        </w:r>
      </w:del>
      <w:del w:id="61" w:author="Michael Jennions" w:date="2020-09-21T10:52:00Z">
        <w:r w:rsidR="00717EE2" w:rsidRPr="007E3B63" w:rsidDel="005154FB">
          <w:rPr>
            <w:rFonts w:ascii="Garamond" w:hAnsi="Garamond"/>
            <w:color w:val="000000" w:themeColor="text1"/>
          </w:rPr>
          <w:delText xml:space="preserve">is greater </w:delText>
        </w:r>
      </w:del>
      <w:r w:rsidR="00717EE2" w:rsidRPr="007E3B63">
        <w:rPr>
          <w:rFonts w:ascii="Garamond" w:hAnsi="Garamond"/>
          <w:color w:val="000000" w:themeColor="text1"/>
        </w:rPr>
        <w:t xml:space="preserve">among </w:t>
      </w:r>
      <w:r w:rsidR="00ED19B0" w:rsidRPr="007E3B63">
        <w:rPr>
          <w:rFonts w:ascii="Garamond" w:hAnsi="Garamond"/>
          <w:color w:val="000000" w:themeColor="text1"/>
        </w:rPr>
        <w:t>male</w:t>
      </w:r>
      <w:ins w:id="62" w:author="Michael Jennions" w:date="2020-09-21T10:57:00Z">
        <w:r w:rsidR="005154FB">
          <w:rPr>
            <w:rFonts w:ascii="Garamond" w:hAnsi="Garamond"/>
            <w:color w:val="000000" w:themeColor="text1"/>
          </w:rPr>
          <w:t xml:space="preserve"> than female animal</w:t>
        </w:r>
      </w:ins>
      <w:ins w:id="63" w:author="Michael Jennions" w:date="2020-09-21T10:40:00Z">
        <w:r w:rsidR="00CF6D6B">
          <w:rPr>
            <w:rFonts w:ascii="Garamond" w:hAnsi="Garamond"/>
            <w:color w:val="000000" w:themeColor="text1"/>
          </w:rPr>
          <w:t>s</w:t>
        </w:r>
      </w:ins>
      <w:del w:id="64" w:author="Michael Jennions" w:date="2020-09-21T10:22:00Z">
        <w:r w:rsidR="00ED19B0" w:rsidRPr="007E3B63" w:rsidDel="00693925">
          <w:rPr>
            <w:rFonts w:ascii="Garamond" w:hAnsi="Garamond"/>
            <w:color w:val="000000" w:themeColor="text1"/>
          </w:rPr>
          <w:delText>s</w:delText>
        </w:r>
      </w:del>
      <w:del w:id="65" w:author="Michael Jennions" w:date="2020-09-21T10:49:00Z">
        <w:r w:rsidR="00ED19B0" w:rsidRPr="007E3B63" w:rsidDel="005154FB">
          <w:rPr>
            <w:rFonts w:ascii="Garamond" w:hAnsi="Garamond"/>
            <w:color w:val="000000" w:themeColor="text1"/>
          </w:rPr>
          <w:delText xml:space="preserve"> than female</w:delText>
        </w:r>
      </w:del>
      <w:del w:id="66" w:author="Michael Jennions" w:date="2020-09-21T10:22:00Z">
        <w:r w:rsidR="00ED19B0" w:rsidRPr="007E3B63" w:rsidDel="00693925">
          <w:rPr>
            <w:rFonts w:ascii="Garamond" w:hAnsi="Garamond"/>
            <w:color w:val="000000" w:themeColor="text1"/>
          </w:rPr>
          <w:delText>s</w:delText>
        </w:r>
      </w:del>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w:t>
      </w:r>
      <w:del w:id="67" w:author="Michael Jennions" w:date="2020-09-21T10:15:00Z">
        <w:r w:rsidR="001850F7" w:rsidRPr="007E3B63" w:rsidDel="00D407F8">
          <w:rPr>
            <w:rFonts w:ascii="Garamond" w:hAnsi="Garamond"/>
            <w:color w:val="000000" w:themeColor="text1"/>
          </w:rPr>
          <w:delText xml:space="preserve">less </w:delText>
        </w:r>
      </w:del>
      <w:ins w:id="68" w:author="Michael Jennions" w:date="2020-09-21T10:15:00Z">
        <w:r w:rsidR="00D407F8">
          <w:rPr>
            <w:rFonts w:ascii="Garamond" w:hAnsi="Garamond"/>
            <w:color w:val="000000" w:themeColor="text1"/>
          </w:rPr>
          <w:t>little</w:t>
        </w:r>
        <w:r w:rsidR="00D407F8" w:rsidRPr="007E3B63">
          <w:rPr>
            <w:rFonts w:ascii="Garamond" w:hAnsi="Garamond"/>
            <w:color w:val="000000" w:themeColor="text1"/>
          </w:rPr>
          <w:t xml:space="preserve"> </w:t>
        </w:r>
      </w:ins>
      <w:del w:id="69" w:author="Michael Jennions" w:date="2020-09-21T10:58:00Z">
        <w:r w:rsidR="001850F7" w:rsidRPr="007E3B63" w:rsidDel="005154FB">
          <w:rPr>
            <w:rFonts w:ascii="Garamond" w:hAnsi="Garamond"/>
            <w:color w:val="000000" w:themeColor="text1"/>
          </w:rPr>
          <w:delText>e</w:delText>
        </w:r>
      </w:del>
      <w:ins w:id="70" w:author="Michael Jennions" w:date="2020-09-21T10:58:00Z">
        <w:r w:rsidR="005154FB">
          <w:rPr>
            <w:rFonts w:ascii="Garamond" w:hAnsi="Garamond"/>
            <w:color w:val="000000" w:themeColor="text1"/>
          </w:rPr>
          <w:t xml:space="preserve">information </w:t>
        </w:r>
      </w:ins>
      <w:ins w:id="71" w:author="Michael Jennions" w:date="2020-09-21T10:59:00Z">
        <w:r w:rsidR="005154FB">
          <w:rPr>
            <w:rFonts w:ascii="Garamond" w:hAnsi="Garamond"/>
            <w:color w:val="000000" w:themeColor="text1"/>
          </w:rPr>
          <w:t>for wild</w:t>
        </w:r>
      </w:ins>
      <w:ins w:id="72" w:author="Michael Jennions" w:date="2020-09-21T11:00:00Z">
        <w:r w:rsidR="005154FB">
          <w:rPr>
            <w:rFonts w:ascii="Garamond" w:hAnsi="Garamond"/>
            <w:color w:val="000000" w:themeColor="text1"/>
          </w:rPr>
          <w:t xml:space="preserve"> animals about </w:t>
        </w:r>
      </w:ins>
      <w:del w:id="73" w:author="Michael Jennions" w:date="2020-09-21T10:58:00Z">
        <w:r w:rsidR="001850F7" w:rsidRPr="007E3B63" w:rsidDel="005154FB">
          <w:rPr>
            <w:rFonts w:ascii="Garamond" w:hAnsi="Garamond"/>
            <w:color w:val="000000" w:themeColor="text1"/>
          </w:rPr>
          <w:delText xml:space="preserve">vidence </w:delText>
        </w:r>
        <w:r w:rsidR="00132E2F" w:rsidRPr="007E3B63" w:rsidDel="005154FB">
          <w:rPr>
            <w:rFonts w:ascii="Garamond" w:hAnsi="Garamond"/>
            <w:color w:val="000000" w:themeColor="text1"/>
          </w:rPr>
          <w:delText>for</w:delText>
        </w:r>
        <w:r w:rsidR="001850F7" w:rsidRPr="007E3B63" w:rsidDel="005154FB">
          <w:rPr>
            <w:rFonts w:ascii="Garamond" w:hAnsi="Garamond"/>
            <w:color w:val="000000" w:themeColor="text1"/>
          </w:rPr>
          <w:delText xml:space="preserve"> </w:delText>
        </w:r>
      </w:del>
      <w:del w:id="74" w:author="Michael Jennions" w:date="2020-09-21T10:49:00Z">
        <w:r w:rsidR="00132E2F" w:rsidRPr="007E3B63" w:rsidDel="005154FB">
          <w:rPr>
            <w:rFonts w:ascii="Garamond" w:hAnsi="Garamond"/>
            <w:color w:val="000000" w:themeColor="text1"/>
          </w:rPr>
          <w:delText>an equivalent</w:delText>
        </w:r>
        <w:r w:rsidR="001850F7" w:rsidRPr="007E3B63" w:rsidDel="005154FB">
          <w:rPr>
            <w:rFonts w:ascii="Garamond" w:hAnsi="Garamond"/>
            <w:color w:val="000000" w:themeColor="text1"/>
          </w:rPr>
          <w:delText xml:space="preserve"> </w:delText>
        </w:r>
      </w:del>
      <w:r w:rsidR="001850F7" w:rsidRPr="007E3B63">
        <w:rPr>
          <w:rFonts w:ascii="Garamond" w:hAnsi="Garamond"/>
          <w:color w:val="000000" w:themeColor="text1"/>
        </w:rPr>
        <w:t>sex difference</w:t>
      </w:r>
      <w:ins w:id="75" w:author="Michael Jennions" w:date="2020-09-21T10:49:00Z">
        <w:r w:rsidR="005154FB">
          <w:rPr>
            <w:rFonts w:ascii="Garamond" w:hAnsi="Garamond"/>
            <w:color w:val="000000" w:themeColor="text1"/>
          </w:rPr>
          <w:t>s</w:t>
        </w:r>
      </w:ins>
      <w:r w:rsidR="001850F7" w:rsidRPr="007E3B63">
        <w:rPr>
          <w:rFonts w:ascii="Garamond" w:hAnsi="Garamond"/>
          <w:color w:val="000000" w:themeColor="text1"/>
        </w:rPr>
        <w:t xml:space="preserve"> </w:t>
      </w:r>
      <w:r w:rsidR="00132E2F" w:rsidRPr="007E3B63">
        <w:rPr>
          <w:rFonts w:ascii="Garamond" w:hAnsi="Garamond"/>
          <w:color w:val="000000" w:themeColor="text1"/>
        </w:rPr>
        <w:t xml:space="preserve">in </w:t>
      </w:r>
      <w:ins w:id="76" w:author="Michael Jennions" w:date="2020-09-21T21:15:00Z">
        <w:r w:rsidR="002F3665" w:rsidRPr="007E3B63">
          <w:rPr>
            <w:rFonts w:ascii="Garamond" w:hAnsi="Garamond"/>
            <w:color w:val="000000" w:themeColor="text1"/>
          </w:rPr>
          <w:t>personalit</w:t>
        </w:r>
        <w:r w:rsidR="002F3665">
          <w:rPr>
            <w:rFonts w:ascii="Garamond" w:hAnsi="Garamond"/>
            <w:color w:val="000000" w:themeColor="text1"/>
          </w:rPr>
          <w:t xml:space="preserve">y-like </w:t>
        </w:r>
      </w:ins>
      <w:r w:rsidR="00ED19B0" w:rsidRPr="007E3B63">
        <w:rPr>
          <w:rFonts w:ascii="Garamond" w:hAnsi="Garamond"/>
          <w:color w:val="000000" w:themeColor="text1"/>
        </w:rPr>
        <w:t>behaviour</w:t>
      </w:r>
      <w:r w:rsidR="00C319AA" w:rsidRPr="007E3B63">
        <w:rPr>
          <w:rFonts w:ascii="Garamond" w:hAnsi="Garamond"/>
          <w:color w:val="000000" w:themeColor="text1"/>
        </w:rPr>
        <w:t>s</w:t>
      </w:r>
      <w:del w:id="77" w:author="Michael Jennions" w:date="2020-09-21T21:16:00Z">
        <w:r w:rsidR="00C319AA" w:rsidRPr="007E3B63" w:rsidDel="002F3665">
          <w:rPr>
            <w:rFonts w:ascii="Garamond" w:hAnsi="Garamond"/>
            <w:color w:val="000000" w:themeColor="text1"/>
          </w:rPr>
          <w:delText xml:space="preserve"> </w:delText>
        </w:r>
      </w:del>
      <w:del w:id="78" w:author="Michael Jennions" w:date="2020-09-21T10:58:00Z">
        <w:r w:rsidR="0006115F" w:rsidRPr="007E3B63" w:rsidDel="005154FB">
          <w:rPr>
            <w:rFonts w:ascii="Garamond" w:hAnsi="Garamond"/>
            <w:color w:val="000000" w:themeColor="text1"/>
          </w:rPr>
          <w:delText xml:space="preserve">that </w:delText>
        </w:r>
        <w:r w:rsidR="00ED19B0" w:rsidRPr="007E3B63" w:rsidDel="005154FB">
          <w:rPr>
            <w:rFonts w:ascii="Garamond" w:hAnsi="Garamond"/>
            <w:color w:val="000000" w:themeColor="text1"/>
          </w:rPr>
          <w:delText xml:space="preserve">biologists </w:delText>
        </w:r>
      </w:del>
      <w:del w:id="79" w:author="Michael Jennions" w:date="2020-09-21T21:15:00Z">
        <w:r w:rsidR="00ED19B0" w:rsidRPr="007E3B63" w:rsidDel="002F3665">
          <w:rPr>
            <w:rFonts w:ascii="Garamond" w:hAnsi="Garamond"/>
            <w:color w:val="000000" w:themeColor="text1"/>
          </w:rPr>
          <w:delText xml:space="preserve">describe </w:delText>
        </w:r>
      </w:del>
      <w:del w:id="80" w:author="Michael Jennions" w:date="2020-09-21T21:16:00Z">
        <w:r w:rsidR="00ED19B0" w:rsidRPr="007E3B63" w:rsidDel="002F3665">
          <w:rPr>
            <w:rFonts w:ascii="Garamond" w:hAnsi="Garamond"/>
            <w:color w:val="000000" w:themeColor="text1"/>
          </w:rPr>
          <w:delText xml:space="preserve">as </w:delText>
        </w:r>
      </w:del>
      <w:del w:id="81" w:author="Michael Jennions" w:date="2020-09-21T10:22:00Z">
        <w:r w:rsidR="00ED19B0" w:rsidRPr="007E3B63" w:rsidDel="00693925">
          <w:rPr>
            <w:rFonts w:ascii="Garamond" w:hAnsi="Garamond"/>
            <w:color w:val="000000" w:themeColor="text1"/>
          </w:rPr>
          <w:delText xml:space="preserve">animal </w:delText>
        </w:r>
      </w:del>
      <w:del w:id="82" w:author="Michael Jennions" w:date="2020-09-21T10:18:00Z">
        <w:r w:rsidR="00ED19B0" w:rsidRPr="007E3B63" w:rsidDel="00693925">
          <w:rPr>
            <w:rFonts w:ascii="Garamond" w:hAnsi="Garamond"/>
            <w:color w:val="000000" w:themeColor="text1"/>
          </w:rPr>
          <w:delText>personalit</w:delText>
        </w:r>
        <w:r w:rsidR="00403AF0" w:rsidRPr="007E3B63" w:rsidDel="00693925">
          <w:rPr>
            <w:rFonts w:ascii="Garamond" w:hAnsi="Garamond"/>
            <w:color w:val="000000" w:themeColor="text1"/>
          </w:rPr>
          <w:delText>ies</w:delText>
        </w:r>
      </w:del>
      <w:r w:rsidR="00ED19B0" w:rsidRPr="007E3B63">
        <w:rPr>
          <w:rFonts w:ascii="Garamond" w:hAnsi="Garamond"/>
          <w:color w:val="000000" w:themeColor="text1"/>
        </w:rPr>
        <w:t xml:space="preserve">. </w:t>
      </w:r>
      <w:del w:id="83" w:author="Michael Jennions" w:date="2020-09-21T10:20:00Z">
        <w:r w:rsidR="001850F7" w:rsidRPr="007E3B63" w:rsidDel="00693925">
          <w:rPr>
            <w:rFonts w:ascii="Garamond" w:hAnsi="Garamond"/>
            <w:color w:val="000000" w:themeColor="text1"/>
          </w:rPr>
          <w:delText>W</w:delText>
        </w:r>
        <w:r w:rsidR="00ED19B0" w:rsidRPr="007E3B63" w:rsidDel="00693925">
          <w:rPr>
            <w:rFonts w:ascii="Garamond" w:hAnsi="Garamond"/>
            <w:color w:val="000000" w:themeColor="text1"/>
          </w:rPr>
          <w:delText xml:space="preserve">e </w:delText>
        </w:r>
        <w:r w:rsidR="00E16CA7" w:rsidRPr="007E3B63" w:rsidDel="00693925">
          <w:rPr>
            <w:rFonts w:ascii="Garamond" w:hAnsi="Garamond"/>
            <w:color w:val="000000" w:themeColor="text1"/>
          </w:rPr>
          <w:delText xml:space="preserve">conducted </w:delText>
        </w:r>
        <w:r w:rsidR="00656EC3" w:rsidRPr="007E3B63" w:rsidDel="00693925">
          <w:rPr>
            <w:rFonts w:ascii="Garamond" w:hAnsi="Garamond"/>
            <w:color w:val="000000" w:themeColor="text1"/>
          </w:rPr>
          <w:delText xml:space="preserve">a </w:delText>
        </w:r>
        <w:r w:rsidR="0006115F" w:rsidRPr="007E3B63" w:rsidDel="00693925">
          <w:rPr>
            <w:rFonts w:ascii="Garamond" w:hAnsi="Garamond"/>
            <w:color w:val="000000" w:themeColor="text1"/>
          </w:rPr>
          <w:delText>large</w:delText>
        </w:r>
      </w:del>
      <w:ins w:id="84" w:author="Michael Jennions" w:date="2020-09-21T10:20:00Z">
        <w:r w:rsidR="00693925">
          <w:rPr>
            <w:rFonts w:ascii="Garamond" w:hAnsi="Garamond"/>
            <w:color w:val="000000" w:themeColor="text1"/>
          </w:rPr>
          <w:t>In a</w:t>
        </w:r>
      </w:ins>
      <w:r w:rsidR="0006115F" w:rsidRPr="007E3B63">
        <w:rPr>
          <w:rFonts w:ascii="Garamond" w:hAnsi="Garamond"/>
          <w:color w:val="000000" w:themeColor="text1"/>
        </w:rPr>
        <w:t xml:space="preserve"> </w:t>
      </w:r>
      <w:r w:rsidR="00E16CA7" w:rsidRPr="007E3B63">
        <w:rPr>
          <w:rFonts w:ascii="Garamond" w:hAnsi="Garamond"/>
          <w:color w:val="000000" w:themeColor="text1"/>
        </w:rPr>
        <w:t xml:space="preserve">meta-analysis </w:t>
      </w:r>
      <w:del w:id="85" w:author="Michael Jennions" w:date="2020-09-21T10:29:00Z">
        <w:r w:rsidR="00E16CA7" w:rsidRPr="007E3B63" w:rsidDel="00AE32B7">
          <w:rPr>
            <w:rFonts w:ascii="Garamond" w:hAnsi="Garamond"/>
            <w:color w:val="000000" w:themeColor="text1"/>
          </w:rPr>
          <w:delText xml:space="preserve">of </w:delText>
        </w:r>
      </w:del>
      <w:del w:id="86" w:author="Michael Jennions" w:date="2020-09-21T10:25:00Z">
        <w:r w:rsidR="00E16CA7" w:rsidRPr="007E3B63" w:rsidDel="00693925">
          <w:rPr>
            <w:rFonts w:ascii="Garamond" w:hAnsi="Garamond"/>
            <w:color w:val="000000" w:themeColor="text1"/>
          </w:rPr>
          <w:delText xml:space="preserve">animal </w:delText>
        </w:r>
      </w:del>
      <w:del w:id="87" w:author="Michael Jennions" w:date="2020-09-21T10:29:00Z">
        <w:r w:rsidR="00E16CA7" w:rsidRPr="007E3B63" w:rsidDel="00AE32B7">
          <w:rPr>
            <w:rFonts w:ascii="Garamond" w:hAnsi="Garamond"/>
            <w:color w:val="000000" w:themeColor="text1"/>
          </w:rPr>
          <w:delText xml:space="preserve">personality </w:delText>
        </w:r>
        <w:r w:rsidR="00403AF0" w:rsidRPr="007E3B63" w:rsidDel="00AE32B7">
          <w:rPr>
            <w:rFonts w:ascii="Garamond" w:hAnsi="Garamond"/>
            <w:color w:val="000000" w:themeColor="text1"/>
          </w:rPr>
          <w:delText xml:space="preserve">studies </w:delText>
        </w:r>
        <w:r w:rsidR="00E16CA7" w:rsidRPr="007E3B63" w:rsidDel="00AE32B7">
          <w:rPr>
            <w:rFonts w:ascii="Garamond" w:hAnsi="Garamond"/>
            <w:color w:val="000000" w:themeColor="text1"/>
          </w:rPr>
          <w:delText>(2,</w:delText>
        </w:r>
        <w:r w:rsidR="00F871B4" w:rsidDel="00AE32B7">
          <w:rPr>
            <w:rFonts w:ascii="Garamond" w:hAnsi="Garamond"/>
            <w:color w:val="000000" w:themeColor="text1"/>
          </w:rPr>
          <w:delText>167</w:delText>
        </w:r>
        <w:r w:rsidR="00E16CA7" w:rsidRPr="007E3B63" w:rsidDel="00AE32B7">
          <w:rPr>
            <w:rFonts w:ascii="Garamond" w:hAnsi="Garamond"/>
            <w:color w:val="000000" w:themeColor="text1"/>
          </w:rPr>
          <w:delText xml:space="preserve"> effect sizes</w:delText>
        </w:r>
      </w:del>
      <w:del w:id="88" w:author="Michael Jennions" w:date="2020-09-21T10:20:00Z">
        <w:r w:rsidR="00ED19B0" w:rsidRPr="007E3B63" w:rsidDel="00693925">
          <w:rPr>
            <w:rFonts w:ascii="Garamond" w:hAnsi="Garamond"/>
            <w:color w:val="000000" w:themeColor="text1"/>
          </w:rPr>
          <w:delText xml:space="preserve"> from </w:delText>
        </w:r>
      </w:del>
      <w:del w:id="89" w:author="Michael Jennions" w:date="2020-09-21T10:29:00Z">
        <w:r w:rsidR="00DE454E" w:rsidDel="00AE32B7">
          <w:rPr>
            <w:rFonts w:ascii="Garamond" w:hAnsi="Garamond"/>
            <w:color w:val="000000" w:themeColor="text1"/>
          </w:rPr>
          <w:delText>2</w:delText>
        </w:r>
        <w:r w:rsidR="00F871B4" w:rsidDel="00AE32B7">
          <w:rPr>
            <w:rFonts w:ascii="Garamond" w:hAnsi="Garamond"/>
            <w:color w:val="000000" w:themeColor="text1"/>
          </w:rPr>
          <w:delText>0</w:delText>
        </w:r>
        <w:r w:rsidR="005B3E63" w:rsidDel="00AE32B7">
          <w:rPr>
            <w:rFonts w:ascii="Garamond" w:hAnsi="Garamond"/>
            <w:color w:val="000000" w:themeColor="text1"/>
          </w:rPr>
          <w:delText>3</w:delText>
        </w:r>
        <w:r w:rsidR="00B66C35" w:rsidRPr="007E3B63" w:rsidDel="00AE32B7">
          <w:rPr>
            <w:rFonts w:ascii="Garamond" w:hAnsi="Garamond"/>
            <w:color w:val="000000" w:themeColor="text1"/>
          </w:rPr>
          <w:delText xml:space="preserve"> studies</w:delText>
        </w:r>
      </w:del>
      <w:del w:id="90" w:author="Michael Jennions" w:date="2020-09-21T10:20:00Z">
        <w:r w:rsidR="00B66C35" w:rsidRPr="007E3B63" w:rsidDel="00693925">
          <w:rPr>
            <w:rFonts w:ascii="Garamond" w:hAnsi="Garamond"/>
            <w:color w:val="000000" w:themeColor="text1"/>
          </w:rPr>
          <w:delText xml:space="preserve"> of </w:delText>
        </w:r>
      </w:del>
      <w:del w:id="91" w:author="Michael Jennions" w:date="2020-09-21T10:29:00Z">
        <w:r w:rsidR="00C75B7D" w:rsidRPr="007E3B63" w:rsidDel="00AE32B7">
          <w:rPr>
            <w:rFonts w:ascii="Garamond" w:hAnsi="Garamond"/>
            <w:color w:val="000000" w:themeColor="text1"/>
          </w:rPr>
          <w:delText>2</w:delText>
        </w:r>
        <w:r w:rsidR="00F871B4" w:rsidDel="00AE32B7">
          <w:rPr>
            <w:rFonts w:ascii="Garamond" w:hAnsi="Garamond"/>
            <w:color w:val="000000" w:themeColor="text1"/>
          </w:rPr>
          <w:delText>26</w:delText>
        </w:r>
        <w:r w:rsidR="00C75B7D" w:rsidRPr="007E3B63" w:rsidDel="00AE32B7">
          <w:rPr>
            <w:rFonts w:ascii="Garamond" w:hAnsi="Garamond"/>
            <w:color w:val="000000" w:themeColor="text1"/>
          </w:rPr>
          <w:delText xml:space="preserve"> species</w:delText>
        </w:r>
      </w:del>
      <w:del w:id="92" w:author="Michael Jennions" w:date="2020-09-21T10:21:00Z">
        <w:r w:rsidR="00C319AA" w:rsidRPr="007E3B63" w:rsidDel="00693925">
          <w:rPr>
            <w:rFonts w:ascii="Garamond" w:hAnsi="Garamond"/>
            <w:color w:val="000000" w:themeColor="text1"/>
          </w:rPr>
          <w:delText>,</w:delText>
        </w:r>
      </w:del>
      <w:del w:id="93" w:author="Michael Jennions" w:date="2020-09-21T10:20:00Z">
        <w:r w:rsidR="00C319AA" w:rsidRPr="007E3B63" w:rsidDel="00693925">
          <w:rPr>
            <w:rFonts w:ascii="Garamond" w:hAnsi="Garamond"/>
            <w:color w:val="000000" w:themeColor="text1"/>
          </w:rPr>
          <w:delText xml:space="preserve"> categorised into five taxa</w:delText>
        </w:r>
      </w:del>
      <w:del w:id="94" w:author="Michael Jennions" w:date="2020-09-21T10:29:00Z">
        <w:r w:rsidR="00403AF0" w:rsidRPr="007E3B63" w:rsidDel="00AE32B7">
          <w:rPr>
            <w:rFonts w:ascii="Garamond" w:hAnsi="Garamond"/>
            <w:color w:val="000000" w:themeColor="text1"/>
          </w:rPr>
          <w:delText>)</w:delText>
        </w:r>
      </w:del>
      <w:del w:id="95" w:author="Michael Jennions" w:date="2020-09-21T10:40:00Z">
        <w:r w:rsidR="00E16CA7" w:rsidRPr="007E3B63" w:rsidDel="00CF6D6B">
          <w:rPr>
            <w:rFonts w:ascii="Garamond" w:hAnsi="Garamond"/>
            <w:color w:val="000000" w:themeColor="text1"/>
          </w:rPr>
          <w:delText xml:space="preserve"> </w:delText>
        </w:r>
      </w:del>
      <w:ins w:id="96" w:author="Michael Jennions" w:date="2020-09-21T10:21:00Z">
        <w:r w:rsidR="00693925">
          <w:rPr>
            <w:rFonts w:ascii="Garamond" w:hAnsi="Garamond"/>
            <w:color w:val="000000" w:themeColor="text1"/>
          </w:rPr>
          <w:t xml:space="preserve">we </w:t>
        </w:r>
      </w:ins>
      <w:del w:id="97" w:author="Michael Jennions" w:date="2020-09-21T10:21:00Z">
        <w:r w:rsidR="00E16CA7" w:rsidRPr="007E3B63" w:rsidDel="00693925">
          <w:rPr>
            <w:rFonts w:ascii="Garamond" w:hAnsi="Garamond"/>
            <w:color w:val="000000" w:themeColor="text1"/>
          </w:rPr>
          <w:delText xml:space="preserve">to </w:delText>
        </w:r>
      </w:del>
      <w:r w:rsidR="00ED19B0" w:rsidRPr="007E3B63">
        <w:rPr>
          <w:rFonts w:ascii="Garamond" w:hAnsi="Garamond"/>
          <w:color w:val="000000" w:themeColor="text1"/>
        </w:rPr>
        <w:t>quantif</w:t>
      </w:r>
      <w:ins w:id="98" w:author="Michael Jennions" w:date="2020-09-21T10:21:00Z">
        <w:r w:rsidR="00693925">
          <w:rPr>
            <w:rFonts w:ascii="Garamond" w:hAnsi="Garamond"/>
            <w:color w:val="000000" w:themeColor="text1"/>
          </w:rPr>
          <w:t>ied</w:t>
        </w:r>
      </w:ins>
      <w:del w:id="99" w:author="Michael Jennions" w:date="2020-09-21T10:21:00Z">
        <w:r w:rsidR="00ED19B0" w:rsidRPr="007E3B63" w:rsidDel="00693925">
          <w:rPr>
            <w:rFonts w:ascii="Garamond" w:hAnsi="Garamond"/>
            <w:color w:val="000000" w:themeColor="text1"/>
          </w:rPr>
          <w:delText>y</w:delText>
        </w:r>
      </w:del>
      <w:r w:rsidR="00ED19B0" w:rsidRPr="007E3B63">
        <w:rPr>
          <w:rFonts w:ascii="Garamond" w:hAnsi="Garamond"/>
          <w:color w:val="000000" w:themeColor="text1"/>
        </w:rPr>
        <w:t xml:space="preserve">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ins w:id="100" w:author="Michael Jennions" w:date="2020-09-21T10:55:00Z">
        <w:r w:rsidR="005154FB">
          <w:rPr>
            <w:rFonts w:ascii="Garamond" w:hAnsi="Garamond"/>
            <w:color w:val="000000" w:themeColor="text1"/>
          </w:rPr>
          <w:t xml:space="preserve"> five traits</w:t>
        </w:r>
      </w:ins>
      <w:r w:rsidR="00ED19B0" w:rsidRPr="007E3B63">
        <w:rPr>
          <w:rFonts w:ascii="Garamond" w:hAnsi="Garamond"/>
          <w:color w:val="000000" w:themeColor="text1"/>
        </w:rPr>
        <w:t>: boldness, aggression, activity, sociality and exploration</w:t>
      </w:r>
      <w:ins w:id="101" w:author="Michael Jennions" w:date="2020-09-21T10:29:00Z">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167</w:t>
        </w:r>
        <w:r w:rsidR="00AE32B7" w:rsidRPr="007E3B63">
          <w:rPr>
            <w:rFonts w:ascii="Garamond" w:hAnsi="Garamond"/>
            <w:color w:val="000000" w:themeColor="text1"/>
          </w:rPr>
          <w:t xml:space="preserve"> effect</w:t>
        </w:r>
      </w:ins>
      <w:ins w:id="102" w:author="Michael Jennions" w:date="2020-09-21T15:24:00Z">
        <w:r w:rsidR="002F3665">
          <w:rPr>
            <w:rFonts w:ascii="Garamond" w:hAnsi="Garamond"/>
            <w:color w:val="000000" w:themeColor="text1"/>
          </w:rPr>
          <w:t>s</w:t>
        </w:r>
      </w:ins>
      <w:ins w:id="103" w:author="Michael Jennions" w:date="2020-09-21T10:29:00Z">
        <w:r w:rsidR="00AE32B7">
          <w:rPr>
            <w:rFonts w:ascii="Garamond" w:hAnsi="Garamond"/>
            <w:color w:val="000000" w:themeColor="text1"/>
          </w:rPr>
          <w:t>, 203</w:t>
        </w:r>
        <w:r w:rsidR="00AE32B7" w:rsidRPr="007E3B63">
          <w:rPr>
            <w:rFonts w:ascii="Garamond" w:hAnsi="Garamond"/>
            <w:color w:val="000000" w:themeColor="text1"/>
          </w:rPr>
          <w:t xml:space="preserve"> studies</w:t>
        </w:r>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26</w:t>
        </w:r>
        <w:r w:rsidR="00AE32B7" w:rsidRPr="007E3B63">
          <w:rPr>
            <w:rFonts w:ascii="Garamond" w:hAnsi="Garamond"/>
            <w:color w:val="000000" w:themeColor="text1"/>
          </w:rPr>
          <w:t xml:space="preserve"> species</w:t>
        </w:r>
      </w:ins>
      <w:ins w:id="104" w:author="Michael Jennions" w:date="2020-09-21T15:23:00Z">
        <w:r w:rsidR="002F3665">
          <w:rPr>
            <w:rFonts w:ascii="Garamond" w:hAnsi="Garamond"/>
            <w:color w:val="000000" w:themeColor="text1"/>
          </w:rPr>
          <w:t xml:space="preserve">, </w:t>
        </w:r>
      </w:ins>
      <w:ins w:id="105" w:author="Michael Jennions" w:date="2020-09-21T15:24:00Z">
        <w:r w:rsidR="002F3665">
          <w:rPr>
            <w:rFonts w:ascii="Garamond" w:hAnsi="Garamond"/>
            <w:color w:val="000000" w:themeColor="text1"/>
          </w:rPr>
          <w:t>five taxa</w:t>
        </w:r>
      </w:ins>
      <w:ins w:id="106" w:author="Michael Jennions" w:date="2020-09-21T10:29:00Z">
        <w:r w:rsidR="00AE32B7" w:rsidRPr="007E3B63">
          <w:rPr>
            <w:rFonts w:ascii="Garamond" w:hAnsi="Garamond"/>
            <w:color w:val="000000" w:themeColor="text1"/>
          </w:rPr>
          <w:t>)</w:t>
        </w:r>
      </w:ins>
      <w:r w:rsidR="00ED19B0" w:rsidRPr="007E3B63">
        <w:rPr>
          <w:rFonts w:ascii="Garamond" w:hAnsi="Garamond"/>
          <w:color w:val="000000" w:themeColor="text1"/>
        </w:rPr>
        <w:t>.</w:t>
      </w:r>
      <w:r w:rsidR="00B66C35" w:rsidRPr="007E3B63">
        <w:rPr>
          <w:rFonts w:ascii="Garamond" w:hAnsi="Garamond"/>
          <w:color w:val="000000" w:themeColor="text1"/>
        </w:rPr>
        <w:t xml:space="preserve"> We </w:t>
      </w:r>
      <w:del w:id="107" w:author="Michael Jennions" w:date="2020-09-21T10:29:00Z">
        <w:r w:rsidR="0006115F" w:rsidRPr="007E3B63" w:rsidDel="00AE32B7">
          <w:rPr>
            <w:rFonts w:ascii="Garamond" w:hAnsi="Garamond"/>
            <w:color w:val="000000" w:themeColor="text1"/>
          </w:rPr>
          <w:delText>then</w:delText>
        </w:r>
        <w:r w:rsidR="00B66C35" w:rsidRPr="007E3B63" w:rsidDel="00AE32B7">
          <w:rPr>
            <w:rFonts w:ascii="Garamond" w:hAnsi="Garamond"/>
            <w:color w:val="000000" w:themeColor="text1"/>
          </w:rPr>
          <w:delText xml:space="preserve"> </w:delText>
        </w:r>
      </w:del>
      <w:ins w:id="108" w:author="Michael Jennions" w:date="2020-09-21T21:16:00Z">
        <w:r w:rsidR="002F3665">
          <w:rPr>
            <w:rFonts w:ascii="Garamond" w:hAnsi="Garamond"/>
            <w:color w:val="000000" w:themeColor="text1"/>
          </w:rPr>
          <w:t>also</w:t>
        </w:r>
      </w:ins>
      <w:ins w:id="109" w:author="Michael Jennions" w:date="2020-09-21T10:29:00Z">
        <w:r w:rsidR="00AE32B7" w:rsidRPr="007E3B63">
          <w:rPr>
            <w:rFonts w:ascii="Garamond" w:hAnsi="Garamond"/>
            <w:color w:val="000000" w:themeColor="text1"/>
          </w:rPr>
          <w:t xml:space="preserve"> </w:t>
        </w:r>
      </w:ins>
      <w:r w:rsidR="00B66C35" w:rsidRPr="007E3B63">
        <w:rPr>
          <w:rFonts w:ascii="Garamond" w:hAnsi="Garamond"/>
          <w:color w:val="000000" w:themeColor="text1"/>
        </w:rPr>
        <w:t xml:space="preserve">tested </w:t>
      </w:r>
      <w:ins w:id="110" w:author="Michael Jennions" w:date="2020-09-21T10:29:00Z">
        <w:r w:rsidR="00AE32B7">
          <w:rPr>
            <w:rFonts w:ascii="Garamond" w:hAnsi="Garamond"/>
            <w:color w:val="000000" w:themeColor="text1"/>
          </w:rPr>
          <w:t>if</w:t>
        </w:r>
      </w:ins>
      <w:ins w:id="111" w:author="Michael Jennions" w:date="2020-09-21T10:23:00Z">
        <w:r w:rsidR="00693925">
          <w:rPr>
            <w:rFonts w:ascii="Garamond" w:hAnsi="Garamond"/>
            <w:color w:val="000000" w:themeColor="text1"/>
          </w:rPr>
          <w:t xml:space="preserve"> </w:t>
        </w:r>
      </w:ins>
      <w:del w:id="112" w:author="Michael Jennions" w:date="2020-09-21T10:23:00Z">
        <w:r w:rsidR="00C319AA" w:rsidRPr="007E3B63" w:rsidDel="00693925">
          <w:rPr>
            <w:rFonts w:ascii="Garamond" w:hAnsi="Garamond"/>
            <w:color w:val="000000" w:themeColor="text1"/>
          </w:rPr>
          <w:delText>if</w:delText>
        </w:r>
        <w:r w:rsidR="00B66C35" w:rsidRPr="007E3B63" w:rsidDel="00693925">
          <w:rPr>
            <w:rFonts w:ascii="Garamond" w:hAnsi="Garamond"/>
            <w:color w:val="000000" w:themeColor="text1"/>
          </w:rPr>
          <w:delText xml:space="preserve"> </w:delText>
        </w:r>
      </w:del>
      <w:del w:id="113" w:author="Michael Jennions" w:date="2020-09-21T10:40:00Z">
        <w:r w:rsidR="00C319AA" w:rsidRPr="007E3B63" w:rsidDel="00CF6D6B">
          <w:rPr>
            <w:rFonts w:ascii="Garamond" w:hAnsi="Garamond"/>
            <w:color w:val="000000" w:themeColor="text1"/>
          </w:rPr>
          <w:delText xml:space="preserve">greater </w:delText>
        </w:r>
      </w:del>
      <w:ins w:id="114" w:author="Michael Jennions" w:date="2020-09-21T10:40:00Z">
        <w:r w:rsidR="00CF6D6B">
          <w:rPr>
            <w:rFonts w:ascii="Garamond" w:hAnsi="Garamond"/>
            <w:color w:val="000000" w:themeColor="text1"/>
          </w:rPr>
          <w:t>sexual size dimo</w:t>
        </w:r>
      </w:ins>
      <w:ins w:id="115" w:author="Michael Jennions" w:date="2020-09-21T10:41:00Z">
        <w:r w:rsidR="00CF6D6B">
          <w:rPr>
            <w:rFonts w:ascii="Garamond" w:hAnsi="Garamond"/>
            <w:color w:val="000000" w:themeColor="text1"/>
          </w:rPr>
          <w:t>r</w:t>
        </w:r>
      </w:ins>
      <w:ins w:id="116" w:author="Michael Jennions" w:date="2020-09-21T10:40:00Z">
        <w:r w:rsidR="00CF6D6B">
          <w:rPr>
            <w:rFonts w:ascii="Garamond" w:hAnsi="Garamond"/>
            <w:color w:val="000000" w:themeColor="text1"/>
          </w:rPr>
          <w:t>phism</w:t>
        </w:r>
      </w:ins>
      <w:del w:id="117" w:author="Michael Jennions" w:date="2020-09-21T10:30:00Z">
        <w:r w:rsidR="00B66C35" w:rsidRPr="007E3B63" w:rsidDel="00AE32B7">
          <w:rPr>
            <w:rFonts w:ascii="Garamond" w:hAnsi="Garamond"/>
            <w:color w:val="000000" w:themeColor="text1"/>
          </w:rPr>
          <w:delText>sexual size dimorphism</w:delText>
        </w:r>
      </w:del>
      <w:r w:rsidR="00B66C35" w:rsidRPr="007E3B63">
        <w:rPr>
          <w:rFonts w:ascii="Garamond" w:hAnsi="Garamond"/>
          <w:color w:val="000000" w:themeColor="text1"/>
        </w:rPr>
        <w:t xml:space="preserve">, </w:t>
      </w:r>
      <w:del w:id="118" w:author="Michael Jennions" w:date="2020-09-21T10:59:00Z">
        <w:r w:rsidR="00B66C35" w:rsidRPr="007E3B63" w:rsidDel="005154FB">
          <w:rPr>
            <w:rFonts w:ascii="Garamond" w:hAnsi="Garamond"/>
            <w:color w:val="000000" w:themeColor="text1"/>
          </w:rPr>
          <w:delText xml:space="preserve">indicative of </w:delText>
        </w:r>
      </w:del>
      <w:ins w:id="119" w:author="Michael Jennions" w:date="2020-09-21T10:59:00Z">
        <w:r w:rsidR="005154FB">
          <w:rPr>
            <w:rFonts w:ascii="Garamond" w:hAnsi="Garamond"/>
            <w:color w:val="000000" w:themeColor="text1"/>
          </w:rPr>
          <w:t>a proxy for</w:t>
        </w:r>
      </w:ins>
      <w:ins w:id="120" w:author="Michael Jennions" w:date="2020-09-21T10:30:00Z">
        <w:r w:rsidR="00AE32B7">
          <w:rPr>
            <w:rFonts w:ascii="Garamond" w:hAnsi="Garamond"/>
            <w:color w:val="000000" w:themeColor="text1"/>
          </w:rPr>
          <w:t xml:space="preserve"> </w:t>
        </w:r>
      </w:ins>
      <w:r w:rsidR="00B66C35" w:rsidRPr="007E3B63">
        <w:rPr>
          <w:rFonts w:ascii="Garamond" w:hAnsi="Garamond"/>
          <w:color w:val="000000" w:themeColor="text1"/>
        </w:rPr>
        <w:t xml:space="preserve">sexual selection, </w:t>
      </w:r>
      <w:del w:id="121" w:author="Michael Jennions" w:date="2020-09-21T10:53:00Z">
        <w:r w:rsidR="0019599D" w:rsidRPr="007E3B63" w:rsidDel="005154FB">
          <w:rPr>
            <w:rFonts w:ascii="Garamond" w:hAnsi="Garamond"/>
            <w:color w:val="000000" w:themeColor="text1"/>
          </w:rPr>
          <w:delText>is correlated</w:delText>
        </w:r>
      </w:del>
      <w:ins w:id="122" w:author="Michael Jennions" w:date="2020-09-21T10:53:00Z">
        <w:r w:rsidR="005154FB">
          <w:rPr>
            <w:rFonts w:ascii="Garamond" w:hAnsi="Garamond"/>
            <w:color w:val="000000" w:themeColor="text1"/>
          </w:rPr>
          <w:t>explains</w:t>
        </w:r>
      </w:ins>
      <w:r w:rsidR="0019599D" w:rsidRPr="007E3B63">
        <w:rPr>
          <w:rFonts w:ascii="Garamond" w:hAnsi="Garamond"/>
          <w:color w:val="000000" w:themeColor="text1"/>
        </w:rPr>
        <w:t xml:space="preserve"> </w:t>
      </w:r>
      <w:ins w:id="123" w:author="Michael Jennions" w:date="2020-09-21T11:00:00Z">
        <w:r w:rsidR="005154FB">
          <w:rPr>
            <w:rFonts w:ascii="Garamond" w:hAnsi="Garamond"/>
            <w:color w:val="000000" w:themeColor="text1"/>
          </w:rPr>
          <w:t xml:space="preserve">sex </w:t>
        </w:r>
      </w:ins>
      <w:ins w:id="124" w:author="Michael Jennions" w:date="2020-09-21T10:53:00Z">
        <w:r w:rsidR="005154FB">
          <w:rPr>
            <w:rFonts w:ascii="Garamond" w:hAnsi="Garamond"/>
            <w:color w:val="000000" w:themeColor="text1"/>
          </w:rPr>
          <w:t>differences</w:t>
        </w:r>
      </w:ins>
      <w:ins w:id="125" w:author="Michael Jennions" w:date="2020-09-21T10:54:00Z">
        <w:r w:rsidR="005154FB">
          <w:rPr>
            <w:rFonts w:ascii="Garamond" w:hAnsi="Garamond"/>
            <w:color w:val="000000" w:themeColor="text1"/>
          </w:rPr>
          <w:t xml:space="preserve"> in personality. </w:t>
        </w:r>
      </w:ins>
      <w:del w:id="126" w:author="Michael Jennions" w:date="2020-09-21T10:54:00Z">
        <w:r w:rsidR="0019599D" w:rsidRPr="007E3B63" w:rsidDel="005154FB">
          <w:rPr>
            <w:rFonts w:ascii="Garamond" w:hAnsi="Garamond"/>
            <w:color w:val="000000" w:themeColor="text1"/>
          </w:rPr>
          <w:delText>with</w:delText>
        </w:r>
        <w:r w:rsidR="00B66C35" w:rsidRPr="007E3B63" w:rsidDel="005154FB">
          <w:rPr>
            <w:rFonts w:ascii="Garamond" w:hAnsi="Garamond"/>
            <w:color w:val="000000" w:themeColor="text1"/>
          </w:rPr>
          <w:delText xml:space="preserve"> </w:delText>
        </w:r>
      </w:del>
      <w:del w:id="127" w:author="Michael Jennions" w:date="2020-09-21T10:31:00Z">
        <w:r w:rsidR="00B66C35" w:rsidRPr="007E3B63" w:rsidDel="00AE32B7">
          <w:rPr>
            <w:rFonts w:ascii="Garamond" w:hAnsi="Garamond"/>
            <w:color w:val="000000" w:themeColor="text1"/>
          </w:rPr>
          <w:delText xml:space="preserve">sex differences in </w:delText>
        </w:r>
      </w:del>
      <w:del w:id="128" w:author="Michael Jennions" w:date="2020-09-21T10:23:00Z">
        <w:r w:rsidR="00C319AA" w:rsidRPr="007E3B63" w:rsidDel="00693925">
          <w:rPr>
            <w:rFonts w:ascii="Garamond" w:hAnsi="Garamond"/>
            <w:color w:val="000000" w:themeColor="text1"/>
          </w:rPr>
          <w:delText>personality</w:delText>
        </w:r>
        <w:r w:rsidR="00924EFF" w:rsidRPr="007E3B63" w:rsidDel="00693925">
          <w:rPr>
            <w:rFonts w:ascii="Garamond" w:hAnsi="Garamond"/>
            <w:color w:val="000000" w:themeColor="text1"/>
          </w:rPr>
          <w:delText xml:space="preserve"> </w:delText>
        </w:r>
      </w:del>
      <w:del w:id="129" w:author="Michael Jennions" w:date="2020-09-21T10:54:00Z">
        <w:r w:rsidDel="005154FB">
          <w:rPr>
            <w:rFonts w:ascii="Garamond" w:hAnsi="Garamond"/>
            <w:color w:val="000000" w:themeColor="text1"/>
          </w:rPr>
          <w:delText>varia</w:delText>
        </w:r>
      </w:del>
      <w:del w:id="130" w:author="Michael Jennions" w:date="2020-09-21T10:31:00Z">
        <w:r w:rsidDel="00AE32B7">
          <w:rPr>
            <w:rFonts w:ascii="Garamond" w:hAnsi="Garamond"/>
            <w:color w:val="000000" w:themeColor="text1"/>
          </w:rPr>
          <w:delText>tion</w:delText>
        </w:r>
      </w:del>
      <w:del w:id="131" w:author="Michael Jennions" w:date="2020-09-21T10:23:00Z">
        <w:r w:rsidDel="00693925">
          <w:rPr>
            <w:rFonts w:ascii="Garamond" w:hAnsi="Garamond"/>
            <w:color w:val="000000" w:themeColor="text1"/>
          </w:rPr>
          <w:delText xml:space="preserve">, </w:delText>
        </w:r>
        <w:r w:rsidR="00924EFF" w:rsidRPr="007E3B63" w:rsidDel="00693925">
          <w:rPr>
            <w:rFonts w:ascii="Garamond" w:hAnsi="Garamond"/>
            <w:color w:val="000000" w:themeColor="text1"/>
          </w:rPr>
          <w:delText xml:space="preserve">as </w:delText>
        </w:r>
        <w:r w:rsidR="0019599D" w:rsidRPr="007E3B63" w:rsidDel="00693925">
          <w:rPr>
            <w:rFonts w:ascii="Garamond" w:hAnsi="Garamond"/>
            <w:color w:val="000000" w:themeColor="text1"/>
          </w:rPr>
          <w:delText xml:space="preserve">theory </w:delText>
        </w:r>
        <w:r w:rsidR="00924EFF" w:rsidRPr="007E3B63" w:rsidDel="00693925">
          <w:rPr>
            <w:rFonts w:ascii="Garamond" w:hAnsi="Garamond"/>
            <w:color w:val="000000" w:themeColor="text1"/>
          </w:rPr>
          <w:delText>predict</w:delText>
        </w:r>
        <w:r w:rsidR="0019599D" w:rsidRPr="007E3B63" w:rsidDel="00693925">
          <w:rPr>
            <w:rFonts w:ascii="Garamond" w:hAnsi="Garamond"/>
            <w:color w:val="000000" w:themeColor="text1"/>
          </w:rPr>
          <w:delText>s</w:delText>
        </w:r>
      </w:del>
      <w:del w:id="132" w:author="Michael Jennions" w:date="2020-09-21T10:54:00Z">
        <w:r w:rsidR="00E16CA7" w:rsidRPr="007E3B63" w:rsidDel="005154FB">
          <w:rPr>
            <w:rFonts w:ascii="Garamond" w:hAnsi="Garamond"/>
            <w:color w:val="000000" w:themeColor="text1"/>
          </w:rPr>
          <w:delText>.</w:delText>
        </w:r>
        <w:r w:rsidR="00656EC3" w:rsidRPr="007E3B63" w:rsidDel="005154FB">
          <w:rPr>
            <w:rFonts w:ascii="Garamond" w:hAnsi="Garamond"/>
            <w:color w:val="000000" w:themeColor="text1"/>
          </w:rPr>
          <w:delText xml:space="preserve"> </w:delText>
        </w:r>
      </w:del>
      <w:del w:id="133" w:author="Michael Jennions" w:date="2020-09-21T10:25:00Z">
        <w:r w:rsidR="006D7664" w:rsidDel="00693925">
          <w:rPr>
            <w:rFonts w:ascii="Garamond" w:hAnsi="Garamond"/>
            <w:color w:val="000000" w:themeColor="text1"/>
          </w:rPr>
          <w:delText xml:space="preserve">Overall, </w:delText>
        </w:r>
        <w:r w:rsidR="00D80008" w:rsidRPr="007E3B63" w:rsidDel="00693925">
          <w:rPr>
            <w:rFonts w:ascii="Garamond" w:hAnsi="Garamond"/>
            <w:color w:val="000000" w:themeColor="text1"/>
          </w:rPr>
          <w:delText>s</w:delText>
        </w:r>
      </w:del>
      <w:ins w:id="134" w:author="Michael Jennions" w:date="2020-09-21T10:26:00Z">
        <w:r w:rsidR="00693925">
          <w:rPr>
            <w:rFonts w:ascii="Garamond" w:hAnsi="Garamond"/>
            <w:color w:val="000000" w:themeColor="text1"/>
          </w:rPr>
          <w:t>In</w:t>
        </w:r>
      </w:ins>
      <w:del w:id="135" w:author="Michael Jennions" w:date="2020-09-21T10:26:00Z">
        <w:r w:rsidR="00D80008" w:rsidRPr="007E3B63" w:rsidDel="00693925">
          <w:rPr>
            <w:rFonts w:ascii="Garamond" w:hAnsi="Garamond"/>
            <w:color w:val="000000" w:themeColor="text1"/>
          </w:rPr>
          <w:delText xml:space="preserve">ex differences in </w:delText>
        </w:r>
        <w:r w:rsidDel="00693925">
          <w:rPr>
            <w:rFonts w:ascii="Garamond" w:hAnsi="Garamond"/>
            <w:color w:val="000000" w:themeColor="text1"/>
          </w:rPr>
          <w:delText>personality</w:delText>
        </w:r>
        <w:r w:rsidR="006D7664" w:rsidDel="00693925">
          <w:rPr>
            <w:rFonts w:ascii="Garamond" w:hAnsi="Garamond"/>
            <w:color w:val="000000" w:themeColor="text1"/>
          </w:rPr>
          <w:delText xml:space="preserve"> existed</w:delText>
        </w:r>
        <w:r w:rsidR="0006115F" w:rsidRPr="007E3B63" w:rsidDel="00693925">
          <w:rPr>
            <w:rFonts w:ascii="Garamond" w:hAnsi="Garamond"/>
            <w:color w:val="000000" w:themeColor="text1"/>
          </w:rPr>
          <w:delText xml:space="preserve"> </w:delText>
        </w:r>
        <w:r w:rsidR="00B66C35" w:rsidRPr="007E3B63" w:rsidDel="00693925">
          <w:rPr>
            <w:rFonts w:ascii="Garamond" w:hAnsi="Garamond"/>
            <w:color w:val="000000" w:themeColor="text1"/>
          </w:rPr>
          <w:delText xml:space="preserve">in </w:delText>
        </w:r>
        <w:r w:rsidR="00114090" w:rsidDel="00693925">
          <w:rPr>
            <w:rFonts w:ascii="Garamond" w:hAnsi="Garamond"/>
            <w:color w:val="000000" w:themeColor="text1"/>
          </w:rPr>
          <w:delText>two</w:delText>
        </w:r>
        <w:r w:rsidR="00B66C35" w:rsidRPr="007E3B63" w:rsidDel="00693925">
          <w:rPr>
            <w:rFonts w:ascii="Garamond" w:hAnsi="Garamond"/>
            <w:color w:val="000000" w:themeColor="text1"/>
          </w:rPr>
          <w:delText xml:space="preserve"> of</w:delText>
        </w:r>
      </w:del>
      <w:r w:rsidR="00B66C35" w:rsidRPr="007E3B63">
        <w:rPr>
          <w:rFonts w:ascii="Garamond" w:hAnsi="Garamond"/>
          <w:color w:val="000000" w:themeColor="text1"/>
        </w:rPr>
        <w:t xml:space="preserve"> 25 </w:t>
      </w:r>
      <w:r w:rsidR="0006115F" w:rsidRPr="007E3B63">
        <w:rPr>
          <w:rFonts w:ascii="Garamond" w:hAnsi="Garamond"/>
          <w:color w:val="000000" w:themeColor="text1"/>
        </w:rPr>
        <w:t>tax</w:t>
      </w:r>
      <w:r w:rsidR="00C319AA" w:rsidRPr="007E3B63">
        <w:rPr>
          <w:rFonts w:ascii="Garamond" w:hAnsi="Garamond"/>
          <w:color w:val="000000" w:themeColor="text1"/>
        </w:rPr>
        <w:t>on-</w:t>
      </w:r>
      <w:ins w:id="136" w:author="Michael Jennions" w:date="2020-09-21T10:33:00Z">
        <w:r w:rsidR="00CF6D6B">
          <w:rPr>
            <w:rFonts w:ascii="Garamond" w:hAnsi="Garamond"/>
            <w:color w:val="000000" w:themeColor="text1"/>
          </w:rPr>
          <w:t xml:space="preserve">trait </w:t>
        </w:r>
      </w:ins>
      <w:r w:rsidR="0006115F" w:rsidRPr="007E3B63">
        <w:rPr>
          <w:rFonts w:ascii="Garamond" w:hAnsi="Garamond"/>
          <w:color w:val="000000" w:themeColor="text1"/>
        </w:rPr>
        <w:t>specific tests</w:t>
      </w:r>
      <w:ins w:id="137" w:author="Michael Jennions" w:date="2020-09-21T10:26:00Z">
        <w:r w:rsidR="00693925">
          <w:rPr>
            <w:rFonts w:ascii="Garamond" w:hAnsi="Garamond"/>
            <w:color w:val="000000" w:themeColor="text1"/>
          </w:rPr>
          <w:t xml:space="preserve"> </w:t>
        </w:r>
      </w:ins>
      <w:del w:id="138" w:author="Michael Jennions" w:date="2020-09-21T10:26:00Z">
        <w:r w:rsidR="00B66C35" w:rsidRPr="007E3B63" w:rsidDel="00693925">
          <w:rPr>
            <w:rFonts w:ascii="Garamond" w:hAnsi="Garamond"/>
            <w:color w:val="000000" w:themeColor="text1"/>
          </w:rPr>
          <w:delText xml:space="preserve">. </w:delText>
        </w:r>
        <w:r w:rsidR="00A5306F" w:rsidDel="00693925">
          <w:rPr>
            <w:rFonts w:ascii="Garamond" w:hAnsi="Garamond"/>
            <w:color w:val="000000" w:themeColor="text1"/>
          </w:rPr>
          <w:delText xml:space="preserve">Yet </w:delText>
        </w:r>
      </w:del>
      <w:r w:rsidR="00A5306F">
        <w:rPr>
          <w:rFonts w:ascii="Garamond" w:hAnsi="Garamond"/>
          <w:color w:val="000000" w:themeColor="text1"/>
        </w:rPr>
        <w:t xml:space="preserve">there </w:t>
      </w:r>
      <w:del w:id="139" w:author="Michael Jennions" w:date="2020-09-21T10:43:00Z">
        <w:r w:rsidR="00A5306F" w:rsidDel="00CF6D6B">
          <w:rPr>
            <w:rFonts w:ascii="Garamond" w:hAnsi="Garamond"/>
            <w:color w:val="000000" w:themeColor="text1"/>
          </w:rPr>
          <w:delText xml:space="preserve">was only </w:delText>
        </w:r>
      </w:del>
      <w:del w:id="140" w:author="Michael Jennions" w:date="2020-09-21T10:24:00Z">
        <w:r w:rsidR="00A5306F" w:rsidDel="00693925">
          <w:rPr>
            <w:rFonts w:ascii="Garamond" w:hAnsi="Garamond"/>
            <w:color w:val="000000" w:themeColor="text1"/>
          </w:rPr>
          <w:delText>a single</w:delText>
        </w:r>
      </w:del>
      <w:ins w:id="141" w:author="Michael Jennions" w:date="2020-09-21T10:43:00Z">
        <w:r w:rsidR="00CF6D6B">
          <w:rPr>
            <w:rFonts w:ascii="Garamond" w:hAnsi="Garamond"/>
            <w:color w:val="000000" w:themeColor="text1"/>
          </w:rPr>
          <w:t xml:space="preserve">were </w:t>
        </w:r>
      </w:ins>
      <w:ins w:id="142" w:author="Michael Jennions" w:date="2020-09-22T13:42:00Z">
        <w:r w:rsidR="00BB72BC">
          <w:rPr>
            <w:rFonts w:ascii="Garamond" w:hAnsi="Garamond"/>
            <w:color w:val="000000" w:themeColor="text1"/>
          </w:rPr>
          <w:t xml:space="preserve">only two </w:t>
        </w:r>
      </w:ins>
      <w:ins w:id="143" w:author="Michael Jennions" w:date="2020-09-22T09:27:00Z">
        <w:r w:rsidR="00E65626">
          <w:rPr>
            <w:rFonts w:ascii="Garamond" w:hAnsi="Garamond"/>
            <w:color w:val="000000" w:themeColor="text1"/>
          </w:rPr>
          <w:t xml:space="preserve">significant </w:t>
        </w:r>
      </w:ins>
      <w:del w:id="144" w:author="Michael Jennions" w:date="2020-09-21T21:20:00Z">
        <w:r w:rsidR="00A5306F" w:rsidDel="002F3665">
          <w:rPr>
            <w:rFonts w:ascii="Garamond" w:hAnsi="Garamond"/>
            <w:color w:val="000000" w:themeColor="text1"/>
          </w:rPr>
          <w:delText xml:space="preserve"> </w:delText>
        </w:r>
      </w:del>
      <w:del w:id="145" w:author="Michael Jennions" w:date="2020-09-21T10:33:00Z">
        <w:r w:rsidR="00A5306F" w:rsidDel="00CF6D6B">
          <w:rPr>
            <w:rFonts w:ascii="Garamond" w:hAnsi="Garamond"/>
            <w:color w:val="000000" w:themeColor="text1"/>
          </w:rPr>
          <w:delText xml:space="preserve">case of a </w:delText>
        </w:r>
      </w:del>
      <w:r w:rsidR="00A5306F">
        <w:rPr>
          <w:rFonts w:ascii="Garamond" w:hAnsi="Garamond"/>
          <w:color w:val="000000" w:themeColor="text1"/>
        </w:rPr>
        <w:t>sex difference</w:t>
      </w:r>
      <w:ins w:id="146" w:author="Michael Jennions" w:date="2020-09-21T10:43:00Z">
        <w:r w:rsidR="00CF6D6B">
          <w:rPr>
            <w:rFonts w:ascii="Garamond" w:hAnsi="Garamond"/>
            <w:color w:val="000000" w:themeColor="text1"/>
          </w:rPr>
          <w:t>s</w:t>
        </w:r>
      </w:ins>
      <w:r w:rsidR="00A5306F">
        <w:rPr>
          <w:rFonts w:ascii="Garamond" w:hAnsi="Garamond"/>
          <w:color w:val="000000" w:themeColor="text1"/>
        </w:rPr>
        <w:t xml:space="preserve"> in </w:t>
      </w:r>
      <w:ins w:id="147" w:author="Michael Jennions" w:date="2020-09-21T10:43:00Z">
        <w:r w:rsidR="00CF6D6B">
          <w:rPr>
            <w:rFonts w:ascii="Garamond" w:hAnsi="Garamond"/>
            <w:color w:val="000000" w:themeColor="text1"/>
          </w:rPr>
          <w:t xml:space="preserve">mean </w:t>
        </w:r>
      </w:ins>
      <w:del w:id="148" w:author="Michael Jennions" w:date="2020-09-21T10:43:00Z">
        <w:r w:rsidR="00A5306F" w:rsidDel="00CF6D6B">
          <w:rPr>
            <w:rFonts w:ascii="Garamond" w:hAnsi="Garamond"/>
            <w:color w:val="000000" w:themeColor="text1"/>
          </w:rPr>
          <w:delText>variance</w:delText>
        </w:r>
      </w:del>
      <w:ins w:id="149" w:author="Michael Jennions" w:date="2020-09-21T10:43:00Z">
        <w:r w:rsidR="00CF6D6B">
          <w:rPr>
            <w:rFonts w:ascii="Garamond" w:hAnsi="Garamond"/>
            <w:color w:val="000000" w:themeColor="text1"/>
          </w:rPr>
          <w:t>personality,</w:t>
        </w:r>
      </w:ins>
      <w:ins w:id="150" w:author="Michael Jennions" w:date="2020-09-22T13:42:00Z">
        <w:r w:rsidR="00BB72BC">
          <w:rPr>
            <w:rFonts w:ascii="Garamond" w:hAnsi="Garamond"/>
            <w:color w:val="000000" w:themeColor="text1"/>
          </w:rPr>
          <w:t xml:space="preserve"> and</w:t>
        </w:r>
      </w:ins>
      <w:ins w:id="151" w:author="Michael Jennions" w:date="2020-09-21T10:43:00Z">
        <w:r w:rsidR="00CF6D6B">
          <w:rPr>
            <w:rFonts w:ascii="Garamond" w:hAnsi="Garamond"/>
            <w:color w:val="000000" w:themeColor="text1"/>
          </w:rPr>
          <w:t xml:space="preserve"> none </w:t>
        </w:r>
      </w:ins>
      <w:ins w:id="152" w:author="Michael Jennions" w:date="2020-09-22T09:27:00Z">
        <w:r w:rsidR="00E65626">
          <w:rPr>
            <w:rFonts w:ascii="Garamond" w:hAnsi="Garamond"/>
            <w:color w:val="000000" w:themeColor="text1"/>
          </w:rPr>
          <w:t>for</w:t>
        </w:r>
      </w:ins>
      <w:ins w:id="153" w:author="Michael Jennions" w:date="2020-09-21T10:43:00Z">
        <w:r w:rsidR="00CF6D6B">
          <w:rPr>
            <w:rFonts w:ascii="Garamond" w:hAnsi="Garamond"/>
            <w:color w:val="000000" w:themeColor="text1"/>
          </w:rPr>
          <w:t xml:space="preserve"> variance</w:t>
        </w:r>
      </w:ins>
      <w:r w:rsidR="004F70D7">
        <w:rPr>
          <w:rFonts w:ascii="Garamond" w:hAnsi="Garamond"/>
          <w:color w:val="000000" w:themeColor="text1"/>
        </w:rPr>
        <w:t>.</w:t>
      </w:r>
      <w:r w:rsidR="00A5306F">
        <w:rPr>
          <w:rFonts w:ascii="Garamond" w:hAnsi="Garamond"/>
          <w:color w:val="000000" w:themeColor="text1"/>
        </w:rPr>
        <w:t xml:space="preserve"> </w:t>
      </w:r>
      <w:ins w:id="154" w:author="Michael Jennions" w:date="2020-09-21T10:43:00Z">
        <w:r w:rsidR="00CF6D6B">
          <w:rPr>
            <w:rFonts w:ascii="Garamond" w:hAnsi="Garamond"/>
            <w:color w:val="000000" w:themeColor="text1"/>
          </w:rPr>
          <w:t xml:space="preserve">Including </w:t>
        </w:r>
      </w:ins>
      <w:del w:id="155" w:author="Daniel Noble" w:date="2020-09-16T10:21:00Z">
        <w:r w:rsidR="004F70D7" w:rsidDel="004F70D7">
          <w:rPr>
            <w:rFonts w:ascii="Garamond" w:hAnsi="Garamond"/>
            <w:color w:val="000000" w:themeColor="text1"/>
          </w:rPr>
          <w:delText xml:space="preserve">The degree of </w:delText>
        </w:r>
      </w:del>
      <w:ins w:id="156" w:author="Daniel Noble" w:date="2020-09-16T10:21:00Z">
        <w:del w:id="157" w:author="Michael Jennions" w:date="2020-09-21T10:44:00Z">
          <w:r w:rsidR="004F70D7" w:rsidDel="00CF6D6B">
            <w:rPr>
              <w:rFonts w:ascii="Garamond" w:hAnsi="Garamond"/>
              <w:color w:val="000000" w:themeColor="text1"/>
            </w:rPr>
            <w:delText>T</w:delText>
          </w:r>
        </w:del>
        <w:del w:id="158" w:author="Michael Jennions" w:date="2020-09-21T10:50:00Z">
          <w:r w:rsidR="004F70D7" w:rsidDel="005154FB">
            <w:rPr>
              <w:rFonts w:ascii="Garamond" w:hAnsi="Garamond"/>
              <w:color w:val="000000" w:themeColor="text1"/>
            </w:rPr>
            <w:delText xml:space="preserve">he degree of </w:delText>
          </w:r>
        </w:del>
      </w:ins>
      <w:del w:id="159" w:author="Michael Jennions" w:date="2020-09-21T10:55:00Z">
        <w:r w:rsidR="00114090" w:rsidDel="005154FB">
          <w:rPr>
            <w:rFonts w:ascii="Garamond" w:hAnsi="Garamond"/>
            <w:color w:val="000000" w:themeColor="text1"/>
          </w:rPr>
          <w:delText xml:space="preserve">sexual </w:delText>
        </w:r>
      </w:del>
      <w:ins w:id="160" w:author="Michael Jennions" w:date="2020-09-21T10:38:00Z">
        <w:r w:rsidR="00CF6D6B">
          <w:rPr>
            <w:rFonts w:ascii="Garamond" w:hAnsi="Garamond"/>
            <w:color w:val="000000" w:themeColor="text1"/>
          </w:rPr>
          <w:t xml:space="preserve">size </w:t>
        </w:r>
      </w:ins>
      <w:r w:rsidR="00114090">
        <w:rPr>
          <w:rFonts w:ascii="Garamond" w:hAnsi="Garamond"/>
          <w:color w:val="000000" w:themeColor="text1"/>
        </w:rPr>
        <w:t xml:space="preserve">dimorphism </w:t>
      </w:r>
      <w:ins w:id="161" w:author="Michael Jennions" w:date="2020-09-21T10:37:00Z">
        <w:r w:rsidR="00CF6D6B">
          <w:rPr>
            <w:rFonts w:ascii="Garamond" w:hAnsi="Garamond"/>
            <w:color w:val="000000" w:themeColor="text1"/>
          </w:rPr>
          <w:t>explain</w:t>
        </w:r>
      </w:ins>
      <w:ins w:id="162" w:author="Michael Jennions" w:date="2020-09-21T10:38:00Z">
        <w:r w:rsidR="00CF6D6B">
          <w:rPr>
            <w:rFonts w:ascii="Garamond" w:hAnsi="Garamond"/>
            <w:color w:val="000000" w:themeColor="text1"/>
          </w:rPr>
          <w:t>ed</w:t>
        </w:r>
      </w:ins>
      <w:ins w:id="163" w:author="Michael Jennions" w:date="2020-09-21T10:37:00Z">
        <w:r w:rsidR="00CF6D6B">
          <w:rPr>
            <w:rFonts w:ascii="Garamond" w:hAnsi="Garamond"/>
            <w:color w:val="000000" w:themeColor="text1"/>
          </w:rPr>
          <w:t xml:space="preserve"> </w:t>
        </w:r>
      </w:ins>
      <w:ins w:id="164" w:author="Michael Jennions" w:date="2020-09-21T10:50:00Z">
        <w:r w:rsidR="005154FB">
          <w:rPr>
            <w:rFonts w:ascii="Garamond" w:hAnsi="Garamond"/>
            <w:color w:val="000000" w:themeColor="text1"/>
          </w:rPr>
          <w:t xml:space="preserve">sex </w:t>
        </w:r>
      </w:ins>
      <w:ins w:id="165" w:author="Michael Jennions" w:date="2020-09-21T10:46:00Z">
        <w:r w:rsidR="005154FB">
          <w:rPr>
            <w:rFonts w:ascii="Garamond" w:hAnsi="Garamond"/>
            <w:color w:val="000000" w:themeColor="text1"/>
          </w:rPr>
          <w:t>difference</w:t>
        </w:r>
      </w:ins>
      <w:ins w:id="166" w:author="Michael Jennions" w:date="2020-09-21T10:50:00Z">
        <w:r w:rsidR="005154FB">
          <w:rPr>
            <w:rFonts w:ascii="Garamond" w:hAnsi="Garamond"/>
            <w:color w:val="000000" w:themeColor="text1"/>
          </w:rPr>
          <w:t>s</w:t>
        </w:r>
      </w:ins>
      <w:ins w:id="167" w:author="Michael Jennions" w:date="2020-09-21T10:46:00Z">
        <w:r w:rsidR="005154FB">
          <w:rPr>
            <w:rFonts w:ascii="Garamond" w:hAnsi="Garamond"/>
            <w:color w:val="000000" w:themeColor="text1"/>
          </w:rPr>
          <w:t xml:space="preserve"> </w:t>
        </w:r>
      </w:ins>
      <w:ins w:id="168" w:author="Michael Jennions" w:date="2020-09-21T10:38:00Z">
        <w:r w:rsidR="00CF6D6B">
          <w:rPr>
            <w:rFonts w:ascii="Garamond" w:hAnsi="Garamond"/>
            <w:color w:val="000000" w:themeColor="text1"/>
          </w:rPr>
          <w:t xml:space="preserve">in </w:t>
        </w:r>
      </w:ins>
      <w:ins w:id="169" w:author="Michael Jennions" w:date="2020-09-21T10:46:00Z">
        <w:r w:rsidR="005154FB">
          <w:rPr>
            <w:rFonts w:ascii="Garamond" w:hAnsi="Garamond"/>
            <w:color w:val="000000" w:themeColor="text1"/>
          </w:rPr>
          <w:t xml:space="preserve">mean </w:t>
        </w:r>
      </w:ins>
      <w:ins w:id="170" w:author="Michael Jennions" w:date="2020-09-21T10:38:00Z">
        <w:r w:rsidR="00CF6D6B">
          <w:rPr>
            <w:rFonts w:ascii="Garamond" w:hAnsi="Garamond"/>
            <w:color w:val="000000" w:themeColor="text1"/>
          </w:rPr>
          <w:t xml:space="preserve">personality in </w:t>
        </w:r>
      </w:ins>
      <w:ins w:id="171" w:author="Michael Jennions" w:date="2020-09-21T10:46:00Z">
        <w:r w:rsidR="005154FB">
          <w:rPr>
            <w:rFonts w:ascii="Garamond" w:hAnsi="Garamond"/>
            <w:color w:val="000000" w:themeColor="text1"/>
          </w:rPr>
          <w:t>two</w:t>
        </w:r>
      </w:ins>
      <w:ins w:id="172" w:author="Michael Jennions" w:date="2020-09-21T10:38:00Z">
        <w:r w:rsidR="00CF6D6B">
          <w:rPr>
            <w:rFonts w:ascii="Garamond" w:hAnsi="Garamond"/>
            <w:color w:val="000000" w:themeColor="text1"/>
          </w:rPr>
          <w:t xml:space="preserve"> of nine </w:t>
        </w:r>
        <w:r w:rsidR="00CF6D6B" w:rsidRPr="007E3B63">
          <w:rPr>
            <w:rFonts w:ascii="Garamond" w:hAnsi="Garamond"/>
            <w:color w:val="000000" w:themeColor="text1"/>
          </w:rPr>
          <w:t>taxon-</w:t>
        </w:r>
        <w:r w:rsidR="00CF6D6B">
          <w:rPr>
            <w:rFonts w:ascii="Garamond" w:hAnsi="Garamond"/>
            <w:color w:val="000000" w:themeColor="text1"/>
          </w:rPr>
          <w:t xml:space="preserve">trait </w:t>
        </w:r>
        <w:r w:rsidR="00CF6D6B" w:rsidRPr="007E3B63">
          <w:rPr>
            <w:rFonts w:ascii="Garamond" w:hAnsi="Garamond"/>
            <w:color w:val="000000" w:themeColor="text1"/>
          </w:rPr>
          <w:t>specific tests</w:t>
        </w:r>
      </w:ins>
      <w:ins w:id="173" w:author="Michael Jennions" w:date="2020-09-21T10:47:00Z">
        <w:r w:rsidR="005154FB">
          <w:rPr>
            <w:rFonts w:ascii="Garamond" w:hAnsi="Garamond"/>
            <w:color w:val="000000" w:themeColor="text1"/>
          </w:rPr>
          <w:t xml:space="preserve"> (aggression and activity in mammals), and in one </w:t>
        </w:r>
      </w:ins>
      <w:ins w:id="174" w:author="Michael Jennions" w:date="2020-09-21T10:50:00Z">
        <w:r w:rsidR="005154FB">
          <w:rPr>
            <w:rFonts w:ascii="Garamond" w:hAnsi="Garamond"/>
            <w:color w:val="000000" w:themeColor="text1"/>
          </w:rPr>
          <w:t>test</w:t>
        </w:r>
      </w:ins>
      <w:ins w:id="175" w:author="Michael Jennions" w:date="2020-09-21T10:47:00Z">
        <w:r w:rsidR="005154FB">
          <w:rPr>
            <w:rFonts w:ascii="Garamond" w:hAnsi="Garamond"/>
            <w:color w:val="000000" w:themeColor="text1"/>
          </w:rPr>
          <w:t xml:space="preserve"> for variance (aggression in fish).</w:t>
        </w:r>
      </w:ins>
      <w:ins w:id="176" w:author="Daniel Noble" w:date="2020-09-16T10:21:00Z">
        <w:del w:id="177" w:author="Michael Jennions" w:date="2020-09-21T10:27:00Z">
          <w:r w:rsidR="004F70D7" w:rsidDel="00693925">
            <w:rPr>
              <w:rFonts w:ascii="Garamond" w:hAnsi="Garamond"/>
              <w:color w:val="000000" w:themeColor="text1"/>
            </w:rPr>
            <w:delText xml:space="preserve">did </w:delText>
          </w:r>
        </w:del>
        <w:del w:id="178" w:author="Michael Jennions" w:date="2020-09-21T10:50:00Z">
          <w:r w:rsidR="004F70D7" w:rsidDel="005154FB">
            <w:rPr>
              <w:rFonts w:ascii="Garamond" w:hAnsi="Garamond"/>
              <w:color w:val="000000" w:themeColor="text1"/>
            </w:rPr>
            <w:delText xml:space="preserve">explain </w:delText>
          </w:r>
        </w:del>
      </w:ins>
      <w:del w:id="179" w:author="Michael Jennions" w:date="2020-09-21T10:50:00Z">
        <w:r w:rsidR="000073B7" w:rsidDel="005154FB">
          <w:rPr>
            <w:rFonts w:ascii="Garamond" w:hAnsi="Garamond"/>
            <w:color w:val="000000" w:themeColor="text1"/>
          </w:rPr>
          <w:delText xml:space="preserve">and sex differences in </w:delText>
        </w:r>
      </w:del>
      <w:ins w:id="180" w:author="Daniel Noble" w:date="2020-09-16T10:21:00Z">
        <w:del w:id="181" w:author="Michael Jennions" w:date="2020-09-21T10:50:00Z">
          <w:r w:rsidR="004F70D7" w:rsidDel="005154FB">
            <w:rPr>
              <w:rFonts w:ascii="Garamond" w:hAnsi="Garamond"/>
              <w:color w:val="000000" w:themeColor="text1"/>
            </w:rPr>
            <w:delText>m</w:delText>
          </w:r>
        </w:del>
      </w:ins>
      <w:ins w:id="182" w:author="Daniel Noble" w:date="2020-09-16T10:22:00Z">
        <w:del w:id="183" w:author="Michael Jennions" w:date="2020-09-21T10:50:00Z">
          <w:r w:rsidR="004F70D7" w:rsidDel="005154FB">
            <w:rPr>
              <w:rFonts w:ascii="Garamond" w:hAnsi="Garamond"/>
              <w:color w:val="000000" w:themeColor="text1"/>
            </w:rPr>
            <w:delText xml:space="preserve">ean </w:delText>
          </w:r>
        </w:del>
      </w:ins>
      <w:del w:id="184" w:author="Michael Jennions" w:date="2020-09-21T10:50:00Z">
        <w:r w:rsidR="000073B7" w:rsidDel="005154FB">
          <w:rPr>
            <w:rFonts w:ascii="Garamond" w:hAnsi="Garamond"/>
            <w:color w:val="000000" w:themeColor="text1"/>
          </w:rPr>
          <w:delText>personality means</w:delText>
        </w:r>
      </w:del>
      <w:ins w:id="185" w:author="Daniel Noble" w:date="2020-09-16T10:21:00Z">
        <w:del w:id="186" w:author="Michael Jennions" w:date="2020-09-21T10:50:00Z">
          <w:r w:rsidR="004F70D7" w:rsidDel="005154FB">
            <w:rPr>
              <w:rFonts w:ascii="Garamond" w:hAnsi="Garamond"/>
              <w:color w:val="000000" w:themeColor="text1"/>
            </w:rPr>
            <w:delText xml:space="preserve">in mammals; </w:delText>
          </w:r>
        </w:del>
      </w:ins>
      <w:ins w:id="187" w:author="Daniel Noble" w:date="2020-09-16T10:24:00Z">
        <w:del w:id="188" w:author="Michael Jennions" w:date="2020-09-21T10:50:00Z">
          <w:r w:rsidR="00942B2A" w:rsidDel="005154FB">
            <w:rPr>
              <w:rFonts w:ascii="Garamond" w:hAnsi="Garamond"/>
              <w:color w:val="000000" w:themeColor="text1"/>
            </w:rPr>
            <w:delText xml:space="preserve">taxa with </w:delText>
          </w:r>
        </w:del>
      </w:ins>
      <w:ins w:id="189" w:author="Daniel Noble" w:date="2020-09-16T10:22:00Z">
        <w:del w:id="190" w:author="Michael Jennions" w:date="2020-09-21T10:50:00Z">
          <w:r w:rsidR="00942B2A" w:rsidDel="005154FB">
            <w:rPr>
              <w:rFonts w:ascii="Garamond" w:hAnsi="Garamond"/>
              <w:color w:val="000000" w:themeColor="text1"/>
            </w:rPr>
            <w:delText xml:space="preserve">larger </w:delText>
          </w:r>
        </w:del>
      </w:ins>
      <w:ins w:id="191" w:author="Daniel Noble" w:date="2020-09-16T10:23:00Z">
        <w:del w:id="192" w:author="Michael Jennions" w:date="2020-09-21T10:50:00Z">
          <w:r w:rsidR="00942B2A" w:rsidDel="005154FB">
            <w:rPr>
              <w:rFonts w:ascii="Garamond" w:hAnsi="Garamond"/>
              <w:color w:val="000000" w:themeColor="text1"/>
            </w:rPr>
            <w:delText xml:space="preserve">males </w:delText>
          </w:r>
        </w:del>
        <w:del w:id="193" w:author="Michael Jennions" w:date="2020-09-21T10:27:00Z">
          <w:r w:rsidR="00942B2A" w:rsidDel="00693925">
            <w:rPr>
              <w:rFonts w:ascii="Garamond" w:hAnsi="Garamond"/>
              <w:color w:val="000000" w:themeColor="text1"/>
            </w:rPr>
            <w:delText>relative to females resulted in males being</w:delText>
          </w:r>
        </w:del>
        <w:del w:id="194" w:author="Michael Jennions" w:date="2020-09-21T10:50:00Z">
          <w:r w:rsidR="00942B2A" w:rsidDel="005154FB">
            <w:rPr>
              <w:rFonts w:ascii="Garamond" w:hAnsi="Garamond"/>
              <w:color w:val="000000" w:themeColor="text1"/>
            </w:rPr>
            <w:delText xml:space="preserve"> more aggressive, but less active, </w:delText>
          </w:r>
        </w:del>
        <w:del w:id="195" w:author="Michael Jennions" w:date="2020-09-21T10:28:00Z">
          <w:r w:rsidR="00942B2A" w:rsidDel="00693925">
            <w:rPr>
              <w:rFonts w:ascii="Garamond" w:hAnsi="Garamond"/>
              <w:color w:val="000000" w:themeColor="text1"/>
            </w:rPr>
            <w:delText>compared to</w:delText>
          </w:r>
        </w:del>
        <w:del w:id="196" w:author="Michael Jennions" w:date="2020-09-21T10:50:00Z">
          <w:r w:rsidR="00942B2A" w:rsidDel="005154FB">
            <w:rPr>
              <w:rFonts w:ascii="Garamond" w:hAnsi="Garamond"/>
              <w:color w:val="000000" w:themeColor="text1"/>
            </w:rPr>
            <w:delText xml:space="preserve"> females</w:delText>
          </w:r>
        </w:del>
      </w:ins>
      <w:ins w:id="197" w:author="Daniel Noble" w:date="2020-09-16T10:25:00Z">
        <w:del w:id="198" w:author="Michael Jennions" w:date="2020-09-21T10:50:00Z">
          <w:r w:rsidR="00A234AE" w:rsidDel="005154FB">
            <w:rPr>
              <w:rFonts w:ascii="Garamond" w:hAnsi="Garamond"/>
              <w:color w:val="000000" w:themeColor="text1"/>
            </w:rPr>
            <w:delText>.</w:delText>
          </w:r>
        </w:del>
      </w:ins>
      <w:ins w:id="199" w:author="Daniel Noble" w:date="2020-09-16T10:21:00Z">
        <w:r w:rsidR="004F70D7">
          <w:rPr>
            <w:rFonts w:ascii="Garamond" w:hAnsi="Garamond"/>
            <w:color w:val="000000" w:themeColor="text1"/>
          </w:rPr>
          <w:t xml:space="preserve"> </w:t>
        </w:r>
      </w:ins>
      <w:ins w:id="200" w:author="Daniel Noble" w:date="2020-09-16T10:25:00Z">
        <w:del w:id="201" w:author="Michael Jennions" w:date="2020-09-21T10:28:00Z">
          <w:r w:rsidR="00A234AE" w:rsidDel="00693925">
            <w:rPr>
              <w:rFonts w:ascii="Garamond" w:hAnsi="Garamond"/>
              <w:color w:val="000000" w:themeColor="text1"/>
            </w:rPr>
            <w:delText xml:space="preserve">Despite a few differences, </w:delText>
          </w:r>
        </w:del>
      </w:ins>
      <w:del w:id="202" w:author="Michael Jennions" w:date="2020-09-21T10:28:00Z">
        <w:r w:rsidR="000073B7" w:rsidDel="00693925">
          <w:rPr>
            <w:rFonts w:ascii="Garamond" w:hAnsi="Garamond"/>
            <w:color w:val="000000" w:themeColor="text1"/>
          </w:rPr>
          <w:delText xml:space="preserve">. In both cases </w:delText>
        </w:r>
        <w:r w:rsidR="00A5306F" w:rsidDel="00693925">
          <w:rPr>
            <w:rFonts w:ascii="Garamond" w:hAnsi="Garamond"/>
            <w:color w:val="000000" w:themeColor="text1"/>
          </w:rPr>
          <w:delText xml:space="preserve">females were </w:delText>
        </w:r>
        <w:r w:rsidR="000073B7" w:rsidDel="00693925">
          <w:rPr>
            <w:rFonts w:ascii="Garamond" w:hAnsi="Garamond"/>
            <w:color w:val="000000" w:themeColor="text1"/>
          </w:rPr>
          <w:delText xml:space="preserve">greater than males. </w:delText>
        </w:r>
        <w:r w:rsidR="009839FF" w:rsidRPr="007E3B63" w:rsidDel="00693925">
          <w:rPr>
            <w:rFonts w:ascii="Garamond" w:hAnsi="Garamond"/>
            <w:color w:val="000000" w:themeColor="text1"/>
          </w:rPr>
          <w:delText xml:space="preserve">Given </w:delText>
        </w:r>
      </w:del>
      <w:ins w:id="203" w:author="Daniel Noble" w:date="2020-09-16T10:25:00Z">
        <w:del w:id="204" w:author="Michael Jennions" w:date="2020-09-21T10:28:00Z">
          <w:r w:rsidR="00A234AE" w:rsidDel="00693925">
            <w:rPr>
              <w:rFonts w:ascii="Garamond" w:hAnsi="Garamond"/>
              <w:color w:val="000000" w:themeColor="text1"/>
            </w:rPr>
            <w:delText>our</w:delText>
          </w:r>
        </w:del>
      </w:ins>
      <w:ins w:id="205" w:author="Michael Jennions" w:date="2020-09-21T21:21:00Z">
        <w:r w:rsidR="002F3665">
          <w:rPr>
            <w:rFonts w:ascii="Garamond" w:hAnsi="Garamond"/>
            <w:color w:val="000000" w:themeColor="text1"/>
          </w:rPr>
          <w:t>We find</w:t>
        </w:r>
      </w:ins>
      <w:ins w:id="206" w:author="Daniel Noble" w:date="2020-09-16T10:25:00Z">
        <w:del w:id="207" w:author="Michael Jennions" w:date="2020-09-21T10:50:00Z">
          <w:r w:rsidR="00A234AE" w:rsidDel="005154FB">
            <w:rPr>
              <w:rFonts w:ascii="Garamond" w:hAnsi="Garamond"/>
              <w:color w:val="000000" w:themeColor="text1"/>
            </w:rPr>
            <w:delText xml:space="preserve"> </w:delText>
          </w:r>
        </w:del>
      </w:ins>
      <w:del w:id="208" w:author="Michael Jennions" w:date="2020-09-21T21:21:00Z">
        <w:r w:rsidR="00924EFF" w:rsidRPr="007E3B63" w:rsidDel="002F3665">
          <w:rPr>
            <w:rFonts w:ascii="Garamond" w:hAnsi="Garamond"/>
            <w:color w:val="000000" w:themeColor="text1"/>
          </w:rPr>
          <w:delText>these</w:delText>
        </w:r>
        <w:r w:rsidR="009839FF" w:rsidRPr="007E3B63" w:rsidDel="002F3665">
          <w:rPr>
            <w:rFonts w:ascii="Garamond" w:hAnsi="Garamond"/>
            <w:color w:val="000000" w:themeColor="text1"/>
          </w:rPr>
          <w:delText xml:space="preserve"> findings</w:delText>
        </w:r>
      </w:del>
      <w:r w:rsidR="009839FF" w:rsidRPr="007E3B63">
        <w:rPr>
          <w:rFonts w:ascii="Garamond" w:hAnsi="Garamond"/>
          <w:color w:val="000000" w:themeColor="text1"/>
        </w:rPr>
        <w:t xml:space="preserve"> </w:t>
      </w:r>
      <w:del w:id="209" w:author="Daniel Noble" w:date="2020-09-17T12:42:00Z">
        <w:r w:rsidR="009839FF" w:rsidRPr="007E3B63" w:rsidDel="00037EC3">
          <w:rPr>
            <w:rFonts w:ascii="Garamond" w:hAnsi="Garamond"/>
            <w:color w:val="000000" w:themeColor="text1"/>
          </w:rPr>
          <w:delText>w</w:delText>
        </w:r>
        <w:r w:rsidR="00FC1105" w:rsidRPr="007E3B63" w:rsidDel="00037EC3">
          <w:rPr>
            <w:rFonts w:ascii="Garamond" w:hAnsi="Garamond"/>
            <w:color w:val="000000" w:themeColor="text1"/>
          </w:rPr>
          <w:delText xml:space="preserve">e </w:delText>
        </w:r>
      </w:del>
      <w:del w:id="210" w:author="Michael Jennions" w:date="2020-09-21T10:56:00Z">
        <w:r w:rsidR="00C319AA" w:rsidRPr="007E3B63" w:rsidDel="005154FB">
          <w:rPr>
            <w:rFonts w:ascii="Garamond" w:hAnsi="Garamond"/>
            <w:color w:val="000000" w:themeColor="text1"/>
          </w:rPr>
          <w:delText>suggest</w:delText>
        </w:r>
      </w:del>
      <w:ins w:id="211" w:author="Michael Jennions" w:date="2020-09-21T10:56:00Z">
        <w:r w:rsidR="005154FB">
          <w:rPr>
            <w:rFonts w:ascii="Garamond" w:hAnsi="Garamond"/>
            <w:color w:val="000000" w:themeColor="text1"/>
          </w:rPr>
          <w:t xml:space="preserve">little evidence for </w:t>
        </w:r>
      </w:ins>
      <w:ins w:id="212" w:author="Michael Jennions" w:date="2020-09-21T21:21:00Z">
        <w:r w:rsidR="002F3665">
          <w:rPr>
            <w:rFonts w:ascii="Garamond" w:hAnsi="Garamond"/>
            <w:color w:val="000000" w:themeColor="text1"/>
          </w:rPr>
          <w:t xml:space="preserve">widespread </w:t>
        </w:r>
      </w:ins>
      <w:del w:id="213" w:author="Michael Jennions" w:date="2020-09-21T10:56:00Z">
        <w:r w:rsidR="00C319AA" w:rsidRPr="007E3B63" w:rsidDel="005154FB">
          <w:rPr>
            <w:rFonts w:ascii="Garamond" w:hAnsi="Garamond"/>
            <w:color w:val="000000" w:themeColor="text1"/>
          </w:rPr>
          <w:delText xml:space="preserve"> </w:delText>
        </w:r>
      </w:del>
      <w:del w:id="214" w:author="Michael Jennions" w:date="2020-09-21T10:50:00Z">
        <w:r w:rsidR="00C319AA" w:rsidRPr="007E3B63" w:rsidDel="005154FB">
          <w:rPr>
            <w:rFonts w:ascii="Garamond" w:hAnsi="Garamond"/>
            <w:color w:val="000000" w:themeColor="text1"/>
          </w:rPr>
          <w:delText xml:space="preserve">that </w:delText>
        </w:r>
      </w:del>
      <w:del w:id="215" w:author="Michael Jennions" w:date="2020-09-21T10:56:00Z">
        <w:r w:rsidR="000B629A" w:rsidRPr="007E3B63" w:rsidDel="005154FB">
          <w:rPr>
            <w:rFonts w:ascii="Garamond" w:hAnsi="Garamond"/>
            <w:color w:val="000000" w:themeColor="text1"/>
          </w:rPr>
          <w:delText>caution i</w:delText>
        </w:r>
      </w:del>
      <w:del w:id="216" w:author="Michael Jennions" w:date="2020-09-21T10:51:00Z">
        <w:r w:rsidR="000B629A" w:rsidRPr="007E3B63" w:rsidDel="005154FB">
          <w:rPr>
            <w:rFonts w:ascii="Garamond" w:hAnsi="Garamond"/>
            <w:color w:val="000000" w:themeColor="text1"/>
          </w:rPr>
          <w:delText xml:space="preserve">s required before </w:delText>
        </w:r>
        <w:r w:rsidDel="005154FB">
          <w:rPr>
            <w:rFonts w:ascii="Garamond" w:hAnsi="Garamond"/>
            <w:color w:val="000000" w:themeColor="text1"/>
          </w:rPr>
          <w:delText>assuming that</w:delText>
        </w:r>
        <w:r w:rsidR="00C319AA" w:rsidRPr="007E3B63" w:rsidDel="005154FB">
          <w:rPr>
            <w:rFonts w:ascii="Garamond" w:hAnsi="Garamond"/>
            <w:color w:val="000000" w:themeColor="text1"/>
          </w:rPr>
          <w:delText xml:space="preserve"> </w:delText>
        </w:r>
        <w:r w:rsidR="000073B7" w:rsidDel="005154FB">
          <w:rPr>
            <w:rFonts w:ascii="Garamond" w:hAnsi="Garamond"/>
            <w:color w:val="000000" w:themeColor="text1"/>
          </w:rPr>
          <w:delText>males and females</w:delText>
        </w:r>
      </w:del>
      <w:ins w:id="217" w:author="Michael Jennions" w:date="2020-09-21T10:51:00Z">
        <w:r w:rsidR="005154FB">
          <w:rPr>
            <w:rFonts w:ascii="Garamond" w:hAnsi="Garamond"/>
            <w:color w:val="000000" w:themeColor="text1"/>
          </w:rPr>
          <w:t xml:space="preserve">sex differences in </w:t>
        </w:r>
      </w:ins>
      <w:del w:id="218" w:author="Michael Jennions" w:date="2020-09-21T10:51:00Z">
        <w:r w:rsidR="00924EFF" w:rsidRPr="007E3B63" w:rsidDel="005154FB">
          <w:rPr>
            <w:rFonts w:ascii="Garamond" w:hAnsi="Garamond"/>
            <w:color w:val="000000" w:themeColor="text1"/>
          </w:rPr>
          <w:delText xml:space="preserve"> </w:delText>
        </w:r>
        <w:r w:rsidDel="005154FB">
          <w:rPr>
            <w:rFonts w:ascii="Garamond" w:hAnsi="Garamond"/>
            <w:color w:val="000000" w:themeColor="text1"/>
          </w:rPr>
          <w:delText>are more or less variabl</w:delText>
        </w:r>
      </w:del>
      <w:ins w:id="219" w:author="Michael Jennions" w:date="2020-09-21T10:51:00Z">
        <w:r w:rsidR="005154FB">
          <w:rPr>
            <w:rFonts w:ascii="Garamond" w:hAnsi="Garamond"/>
            <w:color w:val="000000" w:themeColor="text1"/>
          </w:rPr>
          <w:t xml:space="preserve">variability </w:t>
        </w:r>
      </w:ins>
      <w:del w:id="220" w:author="Michael Jennions" w:date="2020-09-21T10:51:00Z">
        <w:r w:rsidDel="005154FB">
          <w:rPr>
            <w:rFonts w:ascii="Garamond" w:hAnsi="Garamond"/>
            <w:color w:val="000000" w:themeColor="text1"/>
          </w:rPr>
          <w:delText xml:space="preserve">e </w:delText>
        </w:r>
      </w:del>
      <w:r>
        <w:rPr>
          <w:rFonts w:ascii="Garamond" w:hAnsi="Garamond"/>
          <w:color w:val="000000" w:themeColor="text1"/>
        </w:rPr>
        <w:t xml:space="preserve">in </w:t>
      </w:r>
      <w:r w:rsidR="00C319AA" w:rsidRPr="007E3B63">
        <w:rPr>
          <w:rFonts w:ascii="Garamond" w:hAnsi="Garamond"/>
          <w:color w:val="000000" w:themeColor="text1"/>
        </w:rPr>
        <w:t>personality</w:t>
      </w:r>
      <w:ins w:id="221" w:author="Michael Jennions" w:date="2020-09-21T10:57:00Z">
        <w:r w:rsidR="005154FB">
          <w:rPr>
            <w:rFonts w:ascii="Garamond" w:hAnsi="Garamond"/>
            <w:color w:val="000000" w:themeColor="text1"/>
          </w:rPr>
          <w:t xml:space="preserve"> in wild animals</w:t>
        </w:r>
      </w:ins>
      <w:del w:id="222" w:author="Michael Jennions" w:date="2020-09-21T10:51:00Z">
        <w:r w:rsidR="000073B7" w:rsidDel="005154FB">
          <w:rPr>
            <w:rFonts w:ascii="Garamond" w:hAnsi="Garamond"/>
            <w:color w:val="000000" w:themeColor="text1"/>
          </w:rPr>
          <w:delText xml:space="preserve"> or other shared traits</w:delText>
        </w:r>
      </w:del>
      <w:r w:rsidR="00C319AA" w:rsidRPr="007E3B63">
        <w:rPr>
          <w:rFonts w:ascii="Garamond" w:hAnsi="Garamond"/>
          <w:color w:val="000000" w:themeColor="text1"/>
        </w:rPr>
        <w:t>.</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2AC82402" w14:textId="77777777" w:rsidR="00A173AF" w:rsidRPr="002F3665" w:rsidRDefault="00A173AF" w:rsidP="00A173AF">
      <w:pPr>
        <w:ind w:firstLine="360"/>
        <w:rPr>
          <w:ins w:id="223" w:author="Michael Jennions" w:date="2020-09-21T22:15:00Z"/>
          <w:rFonts w:ascii="Garamond" w:eastAsia="Times New Roman" w:hAnsi="Garamond" w:cs="Times New Roman"/>
          <w:color w:val="000000" w:themeColor="text1"/>
          <w:spacing w:val="-1"/>
        </w:rPr>
      </w:pP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2D38C4C9" w:rsidR="000C6F77" w:rsidRPr="007E3B63" w:rsidRDefault="000C6F77" w:rsidP="000C6F77">
      <w:pPr>
        <w:rPr>
          <w:rFonts w:ascii="Garamond" w:hAnsi="Garamond"/>
          <w:b/>
          <w:color w:val="000000" w:themeColor="text1"/>
        </w:rPr>
      </w:pPr>
      <w:commentRangeStart w:id="224"/>
      <w:r w:rsidRPr="007E3B63">
        <w:rPr>
          <w:rFonts w:ascii="Garamond" w:hAnsi="Garamond"/>
          <w:b/>
          <w:color w:val="000000" w:themeColor="text1"/>
        </w:rPr>
        <w:lastRenderedPageBreak/>
        <w:t>Introduction</w:t>
      </w:r>
      <w:commentRangeEnd w:id="224"/>
      <w:r w:rsidR="000D10DD">
        <w:rPr>
          <w:rStyle w:val="CommentReference"/>
        </w:rPr>
        <w:commentReference w:id="224"/>
      </w:r>
      <w:r w:rsidR="00F23502">
        <w:rPr>
          <w:rFonts w:ascii="Garamond" w:hAnsi="Garamond"/>
          <w:b/>
          <w:color w:val="000000" w:themeColor="text1"/>
        </w:rPr>
        <w:t xml:space="preserve"> </w:t>
      </w:r>
    </w:p>
    <w:p w14:paraId="20BF7BC9" w14:textId="0C0FBB23" w:rsidR="00F2094A" w:rsidRPr="007E3B63" w:rsidRDefault="00F2094A" w:rsidP="000C6F77">
      <w:pPr>
        <w:rPr>
          <w:rFonts w:ascii="Garamond" w:hAnsi="Garamond"/>
          <w:i/>
          <w:color w:val="000000" w:themeColor="text1"/>
        </w:rPr>
      </w:pPr>
    </w:p>
    <w:p w14:paraId="3934D08B" w14:textId="65AAD135" w:rsidR="005B29D7" w:rsidRPr="00470F19" w:rsidRDefault="006D7664" w:rsidP="002A4A11">
      <w:pPr>
        <w:ind w:firstLine="360"/>
        <w:rPr>
          <w:rFonts w:ascii="Garamond" w:hAnsi="Garamond"/>
          <w:color w:val="000000" w:themeColor="text1"/>
        </w:rPr>
      </w:pPr>
      <w:r>
        <w:rPr>
          <w:rFonts w:ascii="Garamond" w:hAnsi="Garamond"/>
          <w:color w:val="000000" w:themeColor="text1"/>
        </w:rPr>
        <w:t>N</w:t>
      </w:r>
      <w:r w:rsidR="0068698A" w:rsidRPr="007E3B63">
        <w:rPr>
          <w:rFonts w:ascii="Garamond" w:hAnsi="Garamond"/>
          <w:color w:val="000000" w:themeColor="text1"/>
        </w:rPr>
        <w:t>umerous</w:t>
      </w:r>
      <w:r w:rsidR="00F2094A" w:rsidRPr="007E3B63">
        <w:rPr>
          <w:rFonts w:ascii="Garamond" w:hAnsi="Garamond"/>
          <w:color w:val="000000" w:themeColor="text1"/>
        </w:rPr>
        <w:t xml:space="preserve"> studies </w:t>
      </w:r>
      <w:r>
        <w:rPr>
          <w:rFonts w:ascii="Garamond" w:hAnsi="Garamond"/>
          <w:color w:val="000000" w:themeColor="text1"/>
        </w:rPr>
        <w:t xml:space="preserve">have </w:t>
      </w:r>
      <w:r w:rsidRPr="007E3B63">
        <w:rPr>
          <w:rFonts w:ascii="Garamond" w:hAnsi="Garamond"/>
          <w:color w:val="000000" w:themeColor="text1"/>
        </w:rPr>
        <w:t>quantifi</w:t>
      </w:r>
      <w:r>
        <w:rPr>
          <w:rFonts w:ascii="Garamond" w:hAnsi="Garamond"/>
          <w:color w:val="000000" w:themeColor="text1"/>
        </w:rPr>
        <w:t>ed</w:t>
      </w:r>
      <w:r w:rsidR="003B4F11" w:rsidRPr="007E3B63">
        <w:rPr>
          <w:rFonts w:ascii="Garamond" w:hAnsi="Garamond"/>
          <w:color w:val="000000" w:themeColor="text1"/>
        </w:rPr>
        <w:t xml:space="preserve"> average </w:t>
      </w:r>
      <w:r w:rsidR="00F2094A" w:rsidRPr="007E3B63">
        <w:rPr>
          <w:rFonts w:ascii="Garamond" w:hAnsi="Garamond"/>
          <w:color w:val="000000" w:themeColor="text1"/>
        </w:rPr>
        <w:t xml:space="preserve">differences between men and women in </w:t>
      </w:r>
      <w:r>
        <w:rPr>
          <w:rFonts w:ascii="Garamond" w:hAnsi="Garamond"/>
          <w:color w:val="000000" w:themeColor="text1"/>
        </w:rPr>
        <w:t xml:space="preserve">traits ranging from </w:t>
      </w:r>
      <w:r w:rsidR="00F65CB6">
        <w:rPr>
          <w:rFonts w:ascii="Garamond" w:hAnsi="Garamond"/>
          <w:color w:val="000000" w:themeColor="text1"/>
        </w:rPr>
        <w:t xml:space="preserve">height </w:t>
      </w:r>
      <w:ins w:id="225" w:author="Michael Jennions" w:date="2020-09-21T22:07:00Z">
        <w:r w:rsidR="00A173AF">
          <w:rPr>
            <w:rFonts w:ascii="Garamond" w:hAnsi="Garamond"/>
            <w:color w:val="000000" w:themeColor="text1"/>
          </w:rPr>
          <w:t xml:space="preserve">and physiology </w:t>
        </w:r>
      </w:ins>
      <w:r w:rsidR="00F65CB6">
        <w:rPr>
          <w:rFonts w:ascii="Garamond" w:hAnsi="Garamond"/>
          <w:color w:val="000000" w:themeColor="text1"/>
        </w:rPr>
        <w:t>to</w:t>
      </w:r>
      <w:ins w:id="226" w:author="Michael Jennions" w:date="2020-09-21T22:07:00Z">
        <w:r w:rsidR="00A173AF">
          <w:rPr>
            <w:rFonts w:ascii="Garamond" w:hAnsi="Garamond"/>
            <w:color w:val="000000" w:themeColor="text1"/>
          </w:rPr>
          <w:t>, more controversially,</w:t>
        </w:r>
      </w:ins>
      <w:r w:rsidR="00F65CB6">
        <w:rPr>
          <w:rFonts w:ascii="Garamond" w:hAnsi="Garamond"/>
          <w:color w:val="000000" w:themeColor="text1"/>
        </w:rPr>
        <w:t xml:space="preserve"> </w:t>
      </w:r>
      <w:r w:rsidR="00C661ED">
        <w:rPr>
          <w:rFonts w:ascii="Garamond" w:hAnsi="Garamond"/>
          <w:color w:val="000000" w:themeColor="text1"/>
        </w:rPr>
        <w:t>behaviour</w:t>
      </w:r>
      <w:ins w:id="227" w:author="Michael Jennions" w:date="2020-09-21T22:07:00Z">
        <w:r w:rsidR="00A173AF">
          <w:rPr>
            <w:rFonts w:ascii="Garamond" w:hAnsi="Garamond"/>
            <w:color w:val="000000" w:themeColor="text1"/>
          </w:rPr>
          <w:t>s</w:t>
        </w:r>
      </w:ins>
      <w:r w:rsidR="00F65CB6">
        <w:rPr>
          <w:rFonts w:ascii="Garamond" w:hAnsi="Garamond"/>
          <w:color w:val="000000" w:themeColor="text1"/>
        </w:rPr>
        <w:t xml:space="preserve">, </w:t>
      </w:r>
      <w:r w:rsidR="001121D8">
        <w:rPr>
          <w:rFonts w:ascii="Garamond" w:hAnsi="Garamond"/>
          <w:color w:val="000000" w:themeColor="text1"/>
        </w:rPr>
        <w:t>including</w:t>
      </w:r>
      <w:r w:rsidR="00F65CB6">
        <w:rPr>
          <w:rFonts w:ascii="Garamond" w:hAnsi="Garamond"/>
          <w:color w:val="000000" w:themeColor="text1"/>
        </w:rPr>
        <w:t xml:space="preserve"> intelligence and personality</w:t>
      </w:r>
      <w:r w:rsidR="00F2094A" w:rsidRPr="007E3B63">
        <w:rPr>
          <w:rFonts w:ascii="Garamond" w:hAnsi="Garamond"/>
          <w:color w:val="000000" w:themeColor="text1"/>
        </w:rPr>
        <w:t xml:space="preserve">. </w:t>
      </w:r>
      <w:ins w:id="228" w:author="Michael Jennions" w:date="2020-09-21T22:07:00Z">
        <w:r w:rsidR="00A173AF">
          <w:rPr>
            <w:rFonts w:ascii="Garamond" w:hAnsi="Garamond"/>
            <w:color w:val="000000" w:themeColor="text1"/>
          </w:rPr>
          <w:t>Far f</w:t>
        </w:r>
      </w:ins>
      <w:del w:id="229" w:author="Michael Jennions" w:date="2020-09-21T22:05:00Z">
        <w:r w:rsidR="00F65CB6" w:rsidDel="00A173AF">
          <w:rPr>
            <w:rFonts w:ascii="Garamond" w:hAnsi="Garamond"/>
            <w:color w:val="000000" w:themeColor="text1"/>
          </w:rPr>
          <w:delText xml:space="preserve">While these studies at times </w:delText>
        </w:r>
      </w:del>
      <w:del w:id="230" w:author="Michael Jennions" w:date="2020-09-21T11:01:00Z">
        <w:r w:rsidR="00F65CB6" w:rsidDel="006E3776">
          <w:rPr>
            <w:rFonts w:ascii="Garamond" w:hAnsi="Garamond"/>
            <w:color w:val="000000" w:themeColor="text1"/>
          </w:rPr>
          <w:delText xml:space="preserve">have </w:delText>
        </w:r>
      </w:del>
      <w:del w:id="231" w:author="Michael Jennions" w:date="2020-09-21T22:05:00Z">
        <w:r w:rsidR="00F65CB6" w:rsidDel="00A173AF">
          <w:rPr>
            <w:rFonts w:ascii="Garamond" w:hAnsi="Garamond"/>
            <w:color w:val="000000" w:themeColor="text1"/>
          </w:rPr>
          <w:delText>been controversial</w:delText>
        </w:r>
        <w:r w:rsidR="003B4F11" w:rsidRPr="007E3B63" w:rsidDel="00A173AF">
          <w:rPr>
            <w:rFonts w:ascii="Garamond" w:hAnsi="Garamond"/>
            <w:color w:val="000000" w:themeColor="text1"/>
          </w:rPr>
          <w:delText xml:space="preserve">, </w:delText>
        </w:r>
      </w:del>
      <w:del w:id="232" w:author="Michael Jennions" w:date="2020-09-21T21:49:00Z">
        <w:r w:rsidR="005B29D7" w:rsidRPr="007E3B63" w:rsidDel="00662F4C">
          <w:rPr>
            <w:rFonts w:ascii="Garamond" w:hAnsi="Garamond"/>
            <w:color w:val="000000" w:themeColor="text1"/>
          </w:rPr>
          <w:delText xml:space="preserve">far </w:delText>
        </w:r>
      </w:del>
      <w:del w:id="233" w:author="Michael Jennions" w:date="2020-09-21T22:05:00Z">
        <w:r w:rsidR="005B29D7" w:rsidRPr="007E3B63" w:rsidDel="00A173AF">
          <w:rPr>
            <w:rFonts w:ascii="Garamond" w:hAnsi="Garamond"/>
            <w:color w:val="000000" w:themeColor="text1"/>
          </w:rPr>
          <w:delText>less</w:delText>
        </w:r>
        <w:r w:rsidR="003B4F11" w:rsidRPr="007E3B63" w:rsidDel="00A173AF">
          <w:rPr>
            <w:rFonts w:ascii="Garamond" w:hAnsi="Garamond"/>
            <w:color w:val="000000" w:themeColor="text1"/>
          </w:rPr>
          <w:delText xml:space="preserve"> </w:delText>
        </w:r>
        <w:r w:rsidR="00F2094A" w:rsidRPr="007E3B63" w:rsidDel="00A173AF">
          <w:rPr>
            <w:rFonts w:ascii="Garamond" w:hAnsi="Garamond"/>
            <w:color w:val="000000" w:themeColor="text1"/>
          </w:rPr>
          <w:delText>attention</w:delText>
        </w:r>
      </w:del>
      <w:ins w:id="234" w:author="Michael Jennions" w:date="2020-09-21T22:05:00Z">
        <w:r w:rsidR="00A173AF">
          <w:rPr>
            <w:rFonts w:ascii="Garamond" w:hAnsi="Garamond"/>
            <w:color w:val="000000" w:themeColor="text1"/>
          </w:rPr>
          <w:t>ewer st</w:t>
        </w:r>
      </w:ins>
      <w:ins w:id="235" w:author="Michael Jennions" w:date="2020-09-21T22:06:00Z">
        <w:r w:rsidR="00A173AF">
          <w:rPr>
            <w:rFonts w:ascii="Garamond" w:hAnsi="Garamond"/>
            <w:color w:val="000000" w:themeColor="text1"/>
          </w:rPr>
          <w:t>udies</w:t>
        </w:r>
      </w:ins>
      <w:r w:rsidR="00F2094A" w:rsidRPr="007E3B63">
        <w:rPr>
          <w:rFonts w:ascii="Garamond" w:hAnsi="Garamond"/>
          <w:color w:val="000000" w:themeColor="text1"/>
        </w:rPr>
        <w:t xml:space="preserve"> </w:t>
      </w:r>
      <w:del w:id="236" w:author="Michael Jennions" w:date="2020-09-21T22:06:00Z">
        <w:r w:rsidR="00F65CB6" w:rsidDel="00A173AF">
          <w:rPr>
            <w:rFonts w:ascii="Garamond" w:hAnsi="Garamond"/>
            <w:color w:val="000000" w:themeColor="text1"/>
          </w:rPr>
          <w:delText xml:space="preserve">has </w:delText>
        </w:r>
      </w:del>
      <w:ins w:id="237" w:author="Michael Jennions" w:date="2020-09-21T22:06:00Z">
        <w:r w:rsidR="00A173AF">
          <w:rPr>
            <w:rFonts w:ascii="Garamond" w:hAnsi="Garamond"/>
            <w:color w:val="000000" w:themeColor="text1"/>
          </w:rPr>
          <w:t xml:space="preserve">have </w:t>
        </w:r>
      </w:ins>
      <w:del w:id="238" w:author="Michael Jennions" w:date="2020-09-21T22:06:00Z">
        <w:r w:rsidR="00F65CB6" w:rsidDel="00A173AF">
          <w:rPr>
            <w:rFonts w:ascii="Garamond" w:hAnsi="Garamond"/>
            <w:color w:val="000000" w:themeColor="text1"/>
          </w:rPr>
          <w:delText xml:space="preserve">been </w:delText>
        </w:r>
        <w:r w:rsidR="00F2094A" w:rsidRPr="007E3B63" w:rsidDel="00A173AF">
          <w:rPr>
            <w:rFonts w:ascii="Garamond" w:hAnsi="Garamond"/>
            <w:color w:val="000000" w:themeColor="text1"/>
          </w:rPr>
          <w:delText xml:space="preserve">given </w:delText>
        </w:r>
      </w:del>
      <w:ins w:id="239" w:author="Daniel Noble" w:date="2020-09-16T18:18:00Z">
        <w:del w:id="240" w:author="Michael Jennions" w:date="2020-09-21T22:06:00Z">
          <w:r w:rsidR="00170846" w:rsidDel="00A173AF">
            <w:rPr>
              <w:rFonts w:ascii="Garamond" w:hAnsi="Garamond"/>
              <w:color w:val="000000" w:themeColor="text1"/>
            </w:rPr>
            <w:delText>to</w:delText>
          </w:r>
        </w:del>
      </w:ins>
      <w:ins w:id="241" w:author="Michael Jennions" w:date="2020-09-21T22:06:00Z">
        <w:r w:rsidR="00A173AF">
          <w:rPr>
            <w:rFonts w:ascii="Garamond" w:hAnsi="Garamond"/>
            <w:color w:val="000000" w:themeColor="text1"/>
          </w:rPr>
          <w:t>investigated</w:t>
        </w:r>
      </w:ins>
      <w:ins w:id="242" w:author="Daniel Noble" w:date="2020-09-16T18:18:00Z">
        <w:r w:rsidR="00170846">
          <w:rPr>
            <w:rFonts w:ascii="Garamond" w:hAnsi="Garamond"/>
            <w:color w:val="000000" w:themeColor="text1"/>
          </w:rPr>
          <w:t xml:space="preserve"> </w:t>
        </w:r>
      </w:ins>
      <w:del w:id="243" w:author="Daniel Noble" w:date="2020-09-16T10:48:00Z">
        <w:r w:rsidR="00F2094A" w:rsidRPr="007E3B63" w:rsidDel="00EB1837">
          <w:rPr>
            <w:rFonts w:ascii="Garamond" w:hAnsi="Garamond"/>
            <w:color w:val="000000" w:themeColor="text1"/>
          </w:rPr>
          <w:delText>to documenting</w:delText>
        </w:r>
      </w:del>
      <w:ins w:id="244" w:author="Daniel Noble" w:date="2020-09-16T10:48:00Z">
        <w:del w:id="245" w:author="Michael Jennions" w:date="2020-09-21T22:03:00Z">
          <w:r w:rsidR="00EB1837" w:rsidDel="00A173AF">
            <w:rPr>
              <w:rFonts w:ascii="Garamond" w:hAnsi="Garamond"/>
              <w:color w:val="000000" w:themeColor="text1"/>
            </w:rPr>
            <w:delText>understanding</w:delText>
          </w:r>
        </w:del>
      </w:ins>
      <w:del w:id="246" w:author="Michael Jennions" w:date="2020-09-21T22:03:00Z">
        <w:r w:rsidR="00F2094A" w:rsidRPr="007E3B63" w:rsidDel="00A173AF">
          <w:rPr>
            <w:rFonts w:ascii="Garamond" w:hAnsi="Garamond"/>
            <w:color w:val="000000" w:themeColor="text1"/>
          </w:rPr>
          <w:delText xml:space="preserve"> </w:delText>
        </w:r>
      </w:del>
      <w:r w:rsidR="00B86258" w:rsidRPr="007E3B63">
        <w:rPr>
          <w:rFonts w:ascii="Garamond" w:hAnsi="Garamond"/>
          <w:color w:val="000000" w:themeColor="text1"/>
        </w:rPr>
        <w:t xml:space="preserve">sex </w:t>
      </w:r>
      <w:r w:rsidR="00F2094A" w:rsidRPr="007E3B63">
        <w:rPr>
          <w:rFonts w:ascii="Garamond" w:hAnsi="Garamond"/>
          <w:color w:val="000000" w:themeColor="text1"/>
        </w:rPr>
        <w:t xml:space="preserve">differences in </w:t>
      </w:r>
      <w:ins w:id="247" w:author="Michael Jennions" w:date="2020-09-22T09:31:00Z">
        <w:r w:rsidR="006F3BE6">
          <w:rPr>
            <w:rFonts w:ascii="Garamond" w:hAnsi="Garamond"/>
            <w:color w:val="000000" w:themeColor="text1"/>
          </w:rPr>
          <w:t xml:space="preserve">humans in </w:t>
        </w:r>
      </w:ins>
      <w:del w:id="248" w:author="Michael Jennions" w:date="2020-09-22T09:31:00Z">
        <w:r w:rsidR="000B629A" w:rsidRPr="007E3B63" w:rsidDel="006F3BE6">
          <w:rPr>
            <w:rFonts w:ascii="Garamond" w:hAnsi="Garamond"/>
            <w:color w:val="000000" w:themeColor="text1"/>
          </w:rPr>
          <w:delText xml:space="preserve">the level of </w:delText>
        </w:r>
      </w:del>
      <w:r w:rsidR="00F2094A"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3B4F11" w:rsidRPr="007E3B63">
        <w:rPr>
          <w:rFonts w:ascii="Garamond" w:hAnsi="Garamond"/>
          <w:color w:val="000000" w:themeColor="text1"/>
        </w:rPr>
        <w:fldChar w:fldCharType="begin" w:fldLock="1"/>
      </w:r>
      <w:r w:rsidR="00300532">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2009)","manualFormatting":"(although see Lehre et al.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w:t>
      </w:r>
      <w:del w:id="249" w:author="Michael Jennions" w:date="2020-09-21T21:31:00Z">
        <w:r w:rsidR="00F65CB6" w:rsidDel="00A651D1">
          <w:rPr>
            <w:rFonts w:ascii="Garamond" w:hAnsi="Garamond"/>
            <w:noProof/>
            <w:color w:val="000000" w:themeColor="text1"/>
          </w:rPr>
          <w:delText xml:space="preserve">although </w:delText>
        </w:r>
      </w:del>
      <w:ins w:id="250" w:author="Michael Jennions" w:date="2020-09-21T21:31:00Z">
        <w:r w:rsidR="00A651D1">
          <w:rPr>
            <w:rFonts w:ascii="Garamond" w:hAnsi="Garamond"/>
            <w:noProof/>
            <w:color w:val="000000" w:themeColor="text1"/>
          </w:rPr>
          <w:t xml:space="preserve">but </w:t>
        </w:r>
      </w:ins>
      <w:r w:rsidR="00F65CB6">
        <w:rPr>
          <w:rFonts w:ascii="Garamond" w:hAnsi="Garamond"/>
          <w:noProof/>
          <w:color w:val="000000" w:themeColor="text1"/>
        </w:rPr>
        <w:t>see</w:t>
      </w:r>
      <w:r w:rsidR="00554520">
        <w:rPr>
          <w:rFonts w:ascii="Garamond" w:hAnsi="Garamond"/>
          <w:noProof/>
          <w:color w:val="000000" w:themeColor="text1"/>
        </w:rPr>
        <w:t xml:space="preserve"> </w:t>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w:t>
      </w:r>
      <w:ins w:id="251" w:author="Michael Jennions" w:date="2020-09-22T09:34:00Z">
        <w:r w:rsidR="006F3BE6">
          <w:rPr>
            <w:rFonts w:ascii="Garamond" w:hAnsi="Garamond"/>
            <w:color w:val="000000" w:themeColor="text1"/>
          </w:rPr>
          <w:t>R</w:t>
        </w:r>
      </w:ins>
      <w:ins w:id="252" w:author="Michael Jennions" w:date="2020-09-21T22:22:00Z">
        <w:r w:rsidR="00A701C8">
          <w:rPr>
            <w:rFonts w:ascii="Garamond" w:hAnsi="Garamond"/>
            <w:color w:val="000000" w:themeColor="text1"/>
          </w:rPr>
          <w:t>ecently, h</w:t>
        </w:r>
      </w:ins>
      <w:commentRangeStart w:id="253"/>
      <w:commentRangeStart w:id="254"/>
      <w:commentRangeStart w:id="255"/>
      <w:del w:id="256" w:author="Michael Jennions" w:date="2020-09-21T22:06:00Z">
        <w:r w:rsidR="00F65CB6" w:rsidDel="00A173AF">
          <w:rPr>
            <w:rFonts w:ascii="Garamond" w:hAnsi="Garamond"/>
            <w:color w:val="000000" w:themeColor="text1"/>
          </w:rPr>
          <w:delText>Despite this</w:delText>
        </w:r>
      </w:del>
      <w:ins w:id="257" w:author="Michael Jennions" w:date="2020-09-21T22:06:00Z">
        <w:r w:rsidR="00A173AF">
          <w:rPr>
            <w:rFonts w:ascii="Garamond" w:hAnsi="Garamond"/>
            <w:color w:val="000000" w:themeColor="text1"/>
          </w:rPr>
          <w:t>owever</w:t>
        </w:r>
      </w:ins>
      <w:r w:rsidR="00F65CB6">
        <w:rPr>
          <w:rFonts w:ascii="Garamond" w:hAnsi="Garamond"/>
          <w:color w:val="000000" w:themeColor="text1"/>
        </w:rPr>
        <w:t>, s</w:t>
      </w:r>
      <w:r w:rsidR="003B4F11" w:rsidRPr="007E3B63">
        <w:rPr>
          <w:rFonts w:ascii="Garamond" w:hAnsi="Garamond"/>
          <w:color w:val="000000" w:themeColor="text1"/>
        </w:rPr>
        <w:t>ex differences in behavioural variability</w:t>
      </w:r>
      <w:ins w:id="258" w:author="Michael Jennions" w:date="2020-09-21T21:32:00Z">
        <w:r w:rsidR="00A651D1">
          <w:rPr>
            <w:rFonts w:ascii="Garamond" w:hAnsi="Garamond"/>
            <w:color w:val="000000" w:themeColor="text1"/>
          </w:rPr>
          <w:t xml:space="preserve">, </w:t>
        </w:r>
      </w:ins>
      <w:ins w:id="259" w:author="Michael Jennions" w:date="2020-09-22T09:31:00Z">
        <w:r w:rsidR="006F3BE6">
          <w:rPr>
            <w:rFonts w:ascii="Garamond" w:hAnsi="Garamond"/>
            <w:color w:val="000000" w:themeColor="text1"/>
          </w:rPr>
          <w:t>the</w:t>
        </w:r>
      </w:ins>
      <w:r w:rsidR="003B4F11" w:rsidRPr="007E3B63">
        <w:rPr>
          <w:rFonts w:ascii="Garamond" w:hAnsi="Garamond"/>
          <w:color w:val="000000" w:themeColor="text1"/>
        </w:rPr>
        <w:t xml:space="preserve"> </w:t>
      </w:r>
      <w:del w:id="260" w:author="Michael Jennions" w:date="2020-09-21T21:32:00Z">
        <w:r w:rsidR="003B4F11" w:rsidRPr="007E3B63" w:rsidDel="00A651D1">
          <w:rPr>
            <w:rFonts w:ascii="Garamond" w:hAnsi="Garamond"/>
            <w:color w:val="000000" w:themeColor="text1"/>
          </w:rPr>
          <w:delText xml:space="preserve">and </w:delText>
        </w:r>
        <w:r w:rsidR="00F65CB6" w:rsidDel="00A651D1">
          <w:rPr>
            <w:rFonts w:ascii="Garamond" w:hAnsi="Garamond"/>
            <w:color w:val="000000" w:themeColor="text1"/>
          </w:rPr>
          <w:delText>its</w:delText>
        </w:r>
        <w:r w:rsidR="000B629A" w:rsidRPr="007E3B63" w:rsidDel="00A651D1">
          <w:rPr>
            <w:rFonts w:ascii="Garamond" w:hAnsi="Garamond"/>
            <w:color w:val="000000" w:themeColor="text1"/>
          </w:rPr>
          <w:delText xml:space="preserve"> </w:delText>
        </w:r>
      </w:del>
      <w:r w:rsidR="003B4F11" w:rsidRPr="007E3B63">
        <w:rPr>
          <w:rFonts w:ascii="Garamond" w:hAnsi="Garamond"/>
          <w:color w:val="000000" w:themeColor="text1"/>
        </w:rPr>
        <w:t>underlying causes</w:t>
      </w:r>
      <w:r w:rsidR="00F65CB6">
        <w:rPr>
          <w:rFonts w:ascii="Garamond" w:hAnsi="Garamond"/>
          <w:color w:val="000000" w:themeColor="text1"/>
        </w:rPr>
        <w:t xml:space="preserve"> </w:t>
      </w:r>
      <w:ins w:id="261" w:author="Michael Jennions" w:date="2020-09-21T21:32:00Z">
        <w:r w:rsidR="00A651D1">
          <w:rPr>
            <w:rFonts w:ascii="Garamond" w:hAnsi="Garamond"/>
            <w:color w:val="000000" w:themeColor="text1"/>
          </w:rPr>
          <w:t xml:space="preserve">and the possible consequences </w:t>
        </w:r>
      </w:ins>
      <w:r w:rsidR="00F65CB6">
        <w:rPr>
          <w:rFonts w:ascii="Garamond" w:hAnsi="Garamond"/>
          <w:color w:val="000000" w:themeColor="text1"/>
        </w:rPr>
        <w:t xml:space="preserve">have </w:t>
      </w:r>
      <w:r w:rsidR="00E70612">
        <w:rPr>
          <w:rFonts w:ascii="Garamond" w:hAnsi="Garamond"/>
          <w:color w:val="000000" w:themeColor="text1"/>
        </w:rPr>
        <w:t xml:space="preserve">been </w:t>
      </w:r>
      <w:del w:id="262" w:author="Michael Jennions" w:date="2020-09-22T09:34:00Z">
        <w:r w:rsidR="00E70612" w:rsidDel="00502CB2">
          <w:rPr>
            <w:rFonts w:ascii="Garamond" w:hAnsi="Garamond"/>
            <w:color w:val="000000" w:themeColor="text1"/>
          </w:rPr>
          <w:delText xml:space="preserve">at </w:delText>
        </w:r>
      </w:del>
      <w:del w:id="263" w:author="Michael Jennions" w:date="2020-09-22T09:31:00Z">
        <w:r w:rsidR="00E70612" w:rsidDel="006F3BE6">
          <w:rPr>
            <w:rFonts w:ascii="Garamond" w:hAnsi="Garamond"/>
            <w:color w:val="000000" w:themeColor="text1"/>
          </w:rPr>
          <w:delText>the forefront of</w:delText>
        </w:r>
      </w:del>
      <w:ins w:id="264" w:author="Michael Jennions" w:date="2020-09-22T09:31:00Z">
        <w:r w:rsidR="006F3BE6">
          <w:rPr>
            <w:rFonts w:ascii="Garamond" w:hAnsi="Garamond"/>
            <w:color w:val="000000" w:themeColor="text1"/>
          </w:rPr>
          <w:t>widely</w:t>
        </w:r>
      </w:ins>
      <w:r w:rsidR="00E70612">
        <w:rPr>
          <w:rFonts w:ascii="Garamond" w:hAnsi="Garamond"/>
          <w:color w:val="000000" w:themeColor="text1"/>
        </w:rPr>
        <w:t xml:space="preserve"> discussio</w:t>
      </w:r>
      <w:ins w:id="265" w:author="Michael Jennions" w:date="2020-09-21T22:06:00Z">
        <w:r w:rsidR="00A173AF">
          <w:rPr>
            <w:rFonts w:ascii="Garamond" w:hAnsi="Garamond"/>
            <w:color w:val="000000" w:themeColor="text1"/>
          </w:rPr>
          <w:t>n</w:t>
        </w:r>
      </w:ins>
      <w:del w:id="266" w:author="Michael Jennions" w:date="2020-09-21T22:06:00Z">
        <w:r w:rsidR="00E70612" w:rsidDel="00A173AF">
          <w:rPr>
            <w:rFonts w:ascii="Garamond" w:hAnsi="Garamond"/>
            <w:color w:val="000000" w:themeColor="text1"/>
          </w:rPr>
          <w:delText>n</w:delText>
        </w:r>
      </w:del>
      <w:r w:rsidR="00E70612">
        <w:rPr>
          <w:rFonts w:ascii="Garamond" w:hAnsi="Garamond"/>
          <w:color w:val="000000" w:themeColor="text1"/>
        </w:rPr>
        <w:t xml:space="preserve"> in </w:t>
      </w:r>
      <w:del w:id="267" w:author="Michael Jennions" w:date="2020-09-21T22:08:00Z">
        <w:r w:rsidR="00E70612" w:rsidDel="00A173AF">
          <w:rPr>
            <w:rFonts w:ascii="Garamond" w:hAnsi="Garamond"/>
            <w:color w:val="000000" w:themeColor="text1"/>
          </w:rPr>
          <w:delText xml:space="preserve">various </w:delText>
        </w:r>
      </w:del>
      <w:del w:id="268" w:author="Michael Jennions" w:date="2020-09-21T21:31:00Z">
        <w:r w:rsidR="00E70612" w:rsidDel="00A651D1">
          <w:rPr>
            <w:rFonts w:ascii="Garamond" w:hAnsi="Garamond"/>
            <w:color w:val="000000" w:themeColor="text1"/>
          </w:rPr>
          <w:delText xml:space="preserve">research </w:delText>
        </w:r>
      </w:del>
      <w:ins w:id="269" w:author="Michael Jennions" w:date="2020-09-21T21:31:00Z">
        <w:r w:rsidR="00A651D1">
          <w:rPr>
            <w:rFonts w:ascii="Garamond" w:hAnsi="Garamond"/>
            <w:color w:val="000000" w:themeColor="text1"/>
          </w:rPr>
          <w:t>t</w:t>
        </w:r>
      </w:ins>
      <w:ins w:id="270" w:author="Michael Jennions" w:date="2020-09-21T21:32:00Z">
        <w:r w:rsidR="00A651D1">
          <w:rPr>
            <w:rFonts w:ascii="Garamond" w:hAnsi="Garamond"/>
            <w:color w:val="000000" w:themeColor="text1"/>
          </w:rPr>
          <w:t>he social sciences</w:t>
        </w:r>
      </w:ins>
      <w:ins w:id="271" w:author="Michael Jennions" w:date="2020-09-22T09:30:00Z">
        <w:r w:rsidR="006F3BE6">
          <w:rPr>
            <w:rFonts w:ascii="Garamond" w:hAnsi="Garamond"/>
            <w:color w:val="000000" w:themeColor="text1"/>
          </w:rPr>
          <w:t xml:space="preserve"> (</w:t>
        </w:r>
        <w:r w:rsidR="006F3BE6" w:rsidRPr="007F550D">
          <w:rPr>
            <w:rFonts w:ascii="Garamond" w:hAnsi="Garamond"/>
            <w:color w:val="000000" w:themeColor="text1"/>
            <w:highlight w:val="yellow"/>
          </w:rPr>
          <w:t xml:space="preserve">Stuart-Williams &amp; Halsey </w:t>
        </w:r>
        <w:commentRangeStart w:id="272"/>
        <w:r w:rsidR="006F3BE6" w:rsidRPr="007F550D">
          <w:rPr>
            <w:rFonts w:ascii="Garamond" w:hAnsi="Garamond"/>
            <w:color w:val="000000" w:themeColor="text1"/>
            <w:highlight w:val="yellow"/>
          </w:rPr>
          <w:t>2020</w:t>
        </w:r>
        <w:commentRangeEnd w:id="272"/>
        <w:r w:rsidR="006F3BE6">
          <w:rPr>
            <w:rStyle w:val="CommentReference"/>
          </w:rPr>
          <w:commentReference w:id="272"/>
        </w:r>
      </w:ins>
      <w:ins w:id="273" w:author="Michael Jennions" w:date="2020-09-22T09:32:00Z">
        <w:r w:rsidR="006F3BE6">
          <w:rPr>
            <w:rFonts w:ascii="Garamond" w:hAnsi="Garamond"/>
            <w:color w:val="000000" w:themeColor="text1"/>
            <w:highlight w:val="yellow"/>
          </w:rPr>
          <w:t>)</w:t>
        </w:r>
      </w:ins>
      <w:del w:id="274" w:author="Michael Jennions" w:date="2020-09-21T21:32:00Z">
        <w:r w:rsidR="00E70612" w:rsidDel="00A651D1">
          <w:rPr>
            <w:rFonts w:ascii="Garamond" w:hAnsi="Garamond"/>
            <w:color w:val="000000" w:themeColor="text1"/>
          </w:rPr>
          <w:delText>fiel</w:delText>
        </w:r>
        <w:r w:rsidR="00E70612" w:rsidRPr="00470F19" w:rsidDel="00A651D1">
          <w:rPr>
            <w:rFonts w:ascii="Garamond" w:hAnsi="Garamond"/>
            <w:color w:val="000000" w:themeColor="text1"/>
          </w:rPr>
          <w:delText>ds</w:delText>
        </w:r>
      </w:del>
      <w:r w:rsidR="003B4F11" w:rsidRPr="00470F19">
        <w:rPr>
          <w:rFonts w:ascii="Garamond" w:hAnsi="Garamond"/>
          <w:color w:val="000000" w:themeColor="text1"/>
        </w:rPr>
        <w:t xml:space="preserve">. For example, sex differences in variability in </w:t>
      </w:r>
      <w:r w:rsidR="00B86258" w:rsidRPr="00470F19">
        <w:rPr>
          <w:rFonts w:ascii="Garamond" w:hAnsi="Garamond"/>
          <w:color w:val="000000" w:themeColor="text1"/>
        </w:rPr>
        <w:t xml:space="preserve">academic performance </w:t>
      </w:r>
      <w:r w:rsidR="00F23547" w:rsidRPr="00470F19">
        <w:rPr>
          <w:rFonts w:ascii="Garamond" w:hAnsi="Garamond"/>
          <w:color w:val="000000" w:themeColor="text1"/>
        </w:rPr>
        <w:fldChar w:fldCharType="begin" w:fldLock="1"/>
      </w:r>
      <w:r w:rsidR="00F23547" w:rsidRPr="00470F19">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00F23547" w:rsidRPr="00470F19">
        <w:rPr>
          <w:rFonts w:ascii="Garamond" w:hAnsi="Garamond"/>
          <w:color w:val="000000" w:themeColor="text1"/>
        </w:rPr>
        <w:fldChar w:fldCharType="separate"/>
      </w:r>
      <w:r w:rsidR="00F23547" w:rsidRPr="00470F19">
        <w:rPr>
          <w:rFonts w:ascii="Garamond" w:hAnsi="Garamond"/>
          <w:noProof/>
          <w:color w:val="000000" w:themeColor="text1"/>
        </w:rPr>
        <w:t>(Machin &amp; Pekkarinen 2008)</w:t>
      </w:r>
      <w:r w:rsidR="00F23547" w:rsidRPr="00470F19">
        <w:rPr>
          <w:rFonts w:ascii="Garamond" w:hAnsi="Garamond"/>
          <w:color w:val="000000" w:themeColor="text1"/>
        </w:rPr>
        <w:fldChar w:fldCharType="end"/>
      </w:r>
      <w:r w:rsidR="00F23547" w:rsidRPr="00470F19">
        <w:rPr>
          <w:rFonts w:ascii="Garamond" w:hAnsi="Garamond"/>
          <w:color w:val="000000" w:themeColor="text1"/>
        </w:rPr>
        <w:t xml:space="preserve"> </w:t>
      </w:r>
      <w:r w:rsidR="000B629A" w:rsidRPr="00470F19">
        <w:rPr>
          <w:rFonts w:ascii="Garamond" w:hAnsi="Garamond"/>
          <w:color w:val="000000" w:themeColor="text1"/>
        </w:rPr>
        <w:t>or in</w:t>
      </w:r>
      <w:r w:rsidR="00B86258" w:rsidRPr="00470F19">
        <w:rPr>
          <w:rFonts w:ascii="Garamond" w:hAnsi="Garamond"/>
          <w:color w:val="000000" w:themeColor="text1"/>
        </w:rPr>
        <w:t xml:space="preserve"> the classroom </w:t>
      </w:r>
      <w:r w:rsidR="00F23547" w:rsidRPr="00470F19">
        <w:rPr>
          <w:rFonts w:ascii="Garamond" w:hAnsi="Garamond"/>
          <w:color w:val="000000" w:themeColor="text1"/>
        </w:rPr>
        <w:fldChar w:fldCharType="begin" w:fldLock="1"/>
      </w:r>
      <w:r w:rsidR="00CB690A" w:rsidRPr="00470F19">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00F23547" w:rsidRPr="00470F19">
        <w:rPr>
          <w:rFonts w:ascii="Garamond" w:hAnsi="Garamond"/>
          <w:color w:val="000000" w:themeColor="text1"/>
        </w:rPr>
        <w:fldChar w:fldCharType="separate"/>
      </w:r>
      <w:r w:rsidR="0023481A" w:rsidRPr="00470F19">
        <w:rPr>
          <w:rFonts w:ascii="Garamond" w:hAnsi="Garamond"/>
          <w:noProof/>
          <w:color w:val="000000" w:themeColor="text1"/>
        </w:rPr>
        <w:t xml:space="preserve">(Baye &amp; Monseur 2016; O’Dea </w:t>
      </w:r>
      <w:r w:rsidR="0023481A" w:rsidRPr="00470F19">
        <w:rPr>
          <w:rFonts w:ascii="Garamond" w:hAnsi="Garamond"/>
          <w:i/>
          <w:noProof/>
          <w:color w:val="000000" w:themeColor="text1"/>
        </w:rPr>
        <w:t>et al.</w:t>
      </w:r>
      <w:r w:rsidR="0023481A" w:rsidRPr="00470F19">
        <w:rPr>
          <w:rFonts w:ascii="Garamond" w:hAnsi="Garamond"/>
          <w:noProof/>
          <w:color w:val="000000" w:themeColor="text1"/>
        </w:rPr>
        <w:t xml:space="preserve"> 2018; Gray </w:t>
      </w:r>
      <w:r w:rsidR="0023481A" w:rsidRPr="00470F19">
        <w:rPr>
          <w:rFonts w:ascii="Garamond" w:hAnsi="Garamond"/>
          <w:i/>
          <w:noProof/>
          <w:color w:val="000000" w:themeColor="text1"/>
        </w:rPr>
        <w:t>et al.</w:t>
      </w:r>
      <w:r w:rsidR="0023481A" w:rsidRPr="00470F19">
        <w:rPr>
          <w:rFonts w:ascii="Garamond" w:hAnsi="Garamond"/>
          <w:noProof/>
          <w:color w:val="000000" w:themeColor="text1"/>
        </w:rPr>
        <w:t xml:space="preserve"> 2019)</w:t>
      </w:r>
      <w:r w:rsidR="00F23547" w:rsidRPr="00470F19">
        <w:rPr>
          <w:rFonts w:ascii="Garamond" w:hAnsi="Garamond"/>
          <w:color w:val="000000" w:themeColor="text1"/>
        </w:rPr>
        <w:fldChar w:fldCharType="end"/>
      </w:r>
      <w:r w:rsidR="00E70612" w:rsidRPr="00470F19">
        <w:rPr>
          <w:rFonts w:ascii="Garamond" w:hAnsi="Garamond"/>
          <w:color w:val="000000" w:themeColor="text1"/>
        </w:rPr>
        <w:t xml:space="preserve"> </w:t>
      </w:r>
      <w:del w:id="275" w:author="Michael Jennions" w:date="2020-09-22T09:32:00Z">
        <w:r w:rsidR="00E70612" w:rsidRPr="00470F19" w:rsidDel="006F3BE6">
          <w:rPr>
            <w:rFonts w:ascii="Garamond" w:hAnsi="Garamond"/>
            <w:color w:val="000000" w:themeColor="text1"/>
          </w:rPr>
          <w:delText xml:space="preserve">are </w:delText>
        </w:r>
      </w:del>
      <w:ins w:id="276" w:author="Michael Jennions" w:date="2020-09-22T09:32:00Z">
        <w:r w:rsidR="006F3BE6">
          <w:rPr>
            <w:rFonts w:ascii="Garamond" w:hAnsi="Garamond"/>
            <w:color w:val="000000" w:themeColor="text1"/>
          </w:rPr>
          <w:t>have been</w:t>
        </w:r>
        <w:r w:rsidR="006F3BE6" w:rsidRPr="00470F19">
          <w:rPr>
            <w:rFonts w:ascii="Garamond" w:hAnsi="Garamond"/>
            <w:color w:val="000000" w:themeColor="text1"/>
          </w:rPr>
          <w:t xml:space="preserve"> </w:t>
        </w:r>
      </w:ins>
      <w:del w:id="277" w:author="Michael Jennions" w:date="2020-09-22T09:32:00Z">
        <w:r w:rsidR="00E70612" w:rsidRPr="00470F19" w:rsidDel="006F3BE6">
          <w:rPr>
            <w:rFonts w:ascii="Garamond" w:hAnsi="Garamond"/>
            <w:color w:val="000000" w:themeColor="text1"/>
          </w:rPr>
          <w:delText>often</w:delText>
        </w:r>
        <w:r w:rsidR="0068698A" w:rsidRPr="00470F19" w:rsidDel="006F3BE6">
          <w:rPr>
            <w:rFonts w:ascii="Garamond" w:hAnsi="Garamond"/>
            <w:color w:val="000000" w:themeColor="text1"/>
          </w:rPr>
          <w:delText xml:space="preserve"> </w:delText>
        </w:r>
      </w:del>
      <w:r w:rsidR="0068698A" w:rsidRPr="00470F19">
        <w:rPr>
          <w:rFonts w:ascii="Garamond" w:hAnsi="Garamond"/>
          <w:color w:val="000000" w:themeColor="text1"/>
        </w:rPr>
        <w:t>linked</w:t>
      </w:r>
      <w:r w:rsidR="00B86258" w:rsidRPr="00470F19">
        <w:rPr>
          <w:rFonts w:ascii="Garamond" w:hAnsi="Garamond"/>
          <w:color w:val="000000" w:themeColor="text1"/>
        </w:rPr>
        <w:t xml:space="preserve"> </w:t>
      </w:r>
      <w:r w:rsidR="0068698A" w:rsidRPr="00470F19">
        <w:rPr>
          <w:rFonts w:ascii="Garamond" w:hAnsi="Garamond"/>
          <w:color w:val="000000" w:themeColor="text1"/>
        </w:rPr>
        <w:t>to</w:t>
      </w:r>
      <w:r w:rsidR="00B86258" w:rsidRPr="00470F19">
        <w:rPr>
          <w:rFonts w:ascii="Garamond" w:hAnsi="Garamond"/>
          <w:color w:val="000000" w:themeColor="text1"/>
        </w:rPr>
        <w:t xml:space="preserve"> </w:t>
      </w:r>
      <w:r w:rsidR="0068698A" w:rsidRPr="00470F19">
        <w:rPr>
          <w:rFonts w:ascii="Garamond" w:hAnsi="Garamond"/>
          <w:color w:val="000000" w:themeColor="text1"/>
        </w:rPr>
        <w:t xml:space="preserve">reported </w:t>
      </w:r>
      <w:r w:rsidR="00B86258" w:rsidRPr="00470F19">
        <w:rPr>
          <w:rFonts w:ascii="Garamond" w:hAnsi="Garamond"/>
          <w:color w:val="000000" w:themeColor="text1"/>
        </w:rPr>
        <w:t xml:space="preserve">sex differences in variability in </w:t>
      </w:r>
      <w:r w:rsidR="009A1BC7" w:rsidRPr="00470F19">
        <w:rPr>
          <w:rFonts w:ascii="Garamond" w:hAnsi="Garamond"/>
          <w:color w:val="000000" w:themeColor="text1"/>
        </w:rPr>
        <w:t xml:space="preserve">intelligence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(Arden &amp; Plomin 2006; Johnson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2008)</w:t>
      </w:r>
      <w:r w:rsidR="009A1BC7" w:rsidRPr="00470F19">
        <w:rPr>
          <w:rFonts w:ascii="Garamond" w:hAnsi="Garamond"/>
          <w:color w:val="000000" w:themeColor="text1"/>
        </w:rPr>
        <w:fldChar w:fldCharType="end"/>
      </w:r>
      <w:r w:rsidR="009A1BC7" w:rsidRPr="00470F19">
        <w:rPr>
          <w:rFonts w:ascii="Garamond" w:hAnsi="Garamond"/>
          <w:color w:val="000000" w:themeColor="text1"/>
        </w:rPr>
        <w:t xml:space="preserve">, creativity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(Ju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2015; Karwowski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2016)</w:t>
      </w:r>
      <w:r w:rsidR="009A1BC7" w:rsidRPr="00470F19">
        <w:rPr>
          <w:rFonts w:ascii="Garamond" w:hAnsi="Garamond"/>
          <w:color w:val="000000" w:themeColor="text1"/>
        </w:rPr>
        <w:fldChar w:fldCharType="end"/>
      </w:r>
      <w:r w:rsidR="00B86258" w:rsidRPr="00470F19">
        <w:rPr>
          <w:rFonts w:ascii="Garamond" w:hAnsi="Garamond"/>
          <w:color w:val="000000" w:themeColor="text1"/>
        </w:rPr>
        <w:t>,</w:t>
      </w:r>
      <w:r w:rsidR="005B29D7" w:rsidRPr="00470F19">
        <w:rPr>
          <w:rFonts w:ascii="Garamond" w:hAnsi="Garamond"/>
          <w:color w:val="000000" w:themeColor="text1"/>
        </w:rPr>
        <w:t xml:space="preserve"> </w:t>
      </w:r>
      <w:r w:rsidR="009A1BC7" w:rsidRPr="00470F19">
        <w:rPr>
          <w:rFonts w:ascii="Garamond" w:hAnsi="Garamond"/>
          <w:color w:val="000000" w:themeColor="text1"/>
        </w:rPr>
        <w:t>aggressive</w:t>
      </w:r>
      <w:r w:rsidR="005B29D7" w:rsidRPr="00470F19">
        <w:rPr>
          <w:rFonts w:ascii="Garamond" w:hAnsi="Garamond"/>
          <w:color w:val="000000" w:themeColor="text1"/>
        </w:rPr>
        <w:t>ness</w:t>
      </w:r>
      <w:r w:rsidR="009A1BC7" w:rsidRPr="00470F19">
        <w:rPr>
          <w:rFonts w:ascii="Garamond" w:hAnsi="Garamond"/>
          <w:color w:val="000000" w:themeColor="text1"/>
        </w:rPr>
        <w:t xml:space="preserve"> </w:t>
      </w:r>
      <w:r w:rsidR="009A1BC7" w:rsidRPr="00470F19">
        <w:rPr>
          <w:rFonts w:ascii="Garamond" w:hAnsi="Garamond"/>
          <w:color w:val="000000" w:themeColor="text1"/>
        </w:rPr>
        <w:fldChar w:fldCharType="begin" w:fldLock="1"/>
      </w:r>
      <w:r w:rsidR="009A1BC7" w:rsidRPr="00470F19">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470F19">
        <w:rPr>
          <w:rFonts w:ascii="Garamond" w:hAnsi="Garamond"/>
          <w:color w:val="000000" w:themeColor="text1"/>
        </w:rPr>
        <w:fldChar w:fldCharType="separate"/>
      </w:r>
      <w:r w:rsidR="009A1BC7" w:rsidRPr="00470F19">
        <w:rPr>
          <w:rFonts w:ascii="Garamond" w:hAnsi="Garamond"/>
          <w:noProof/>
          <w:color w:val="000000" w:themeColor="text1"/>
        </w:rPr>
        <w:t xml:space="preserve">(Deary </w:t>
      </w:r>
      <w:r w:rsidR="009A1BC7" w:rsidRPr="00470F19">
        <w:rPr>
          <w:rFonts w:ascii="Garamond" w:hAnsi="Garamond"/>
          <w:i/>
          <w:noProof/>
          <w:color w:val="000000" w:themeColor="text1"/>
        </w:rPr>
        <w:t>et al.</w:t>
      </w:r>
      <w:r w:rsidR="009A1BC7" w:rsidRPr="00470F19">
        <w:rPr>
          <w:rFonts w:ascii="Garamond" w:hAnsi="Garamond"/>
          <w:noProof/>
          <w:color w:val="000000" w:themeColor="text1"/>
        </w:rPr>
        <w:t xml:space="preserve"> 2003)</w:t>
      </w:r>
      <w:r w:rsidR="009A1BC7" w:rsidRPr="00470F19">
        <w:rPr>
          <w:rFonts w:ascii="Garamond" w:hAnsi="Garamond"/>
          <w:color w:val="000000" w:themeColor="text1"/>
        </w:rPr>
        <w:fldChar w:fldCharType="end"/>
      </w:r>
      <w:r w:rsidR="00A10A43" w:rsidRPr="00470F19">
        <w:rPr>
          <w:rFonts w:ascii="Garamond" w:hAnsi="Garamond"/>
          <w:color w:val="000000" w:themeColor="text1"/>
        </w:rPr>
        <w:t xml:space="preserve">, </w:t>
      </w:r>
      <w:r w:rsidR="00E70612" w:rsidRPr="00470F19">
        <w:rPr>
          <w:rFonts w:ascii="Garamond" w:hAnsi="Garamond"/>
          <w:color w:val="000000" w:themeColor="text1"/>
        </w:rPr>
        <w:t>personality</w:t>
      </w:r>
      <w:r w:rsidR="00B86258" w:rsidRPr="00470F19">
        <w:rPr>
          <w:rFonts w:ascii="Garamond" w:hAnsi="Garamond"/>
          <w:color w:val="000000" w:themeColor="text1"/>
        </w:rPr>
        <w:t xml:space="preserve"> </w:t>
      </w:r>
      <w:r w:rsidR="00CB690A" w:rsidRPr="00470F19">
        <w:rPr>
          <w:rFonts w:ascii="Garamond" w:hAnsi="Garamond"/>
          <w:color w:val="000000" w:themeColor="text1"/>
        </w:rPr>
        <w:fldChar w:fldCharType="begin" w:fldLock="1"/>
      </w:r>
      <w:r w:rsidR="00CB690A" w:rsidRPr="00470F19">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sidR="00CB690A" w:rsidRPr="00470F19">
        <w:rPr>
          <w:rFonts w:ascii="Garamond" w:hAnsi="Garamond"/>
          <w:color w:val="000000" w:themeColor="text1"/>
        </w:rPr>
        <w:fldChar w:fldCharType="separate"/>
      </w:r>
      <w:r w:rsidR="00CB690A" w:rsidRPr="00470F19">
        <w:rPr>
          <w:rFonts w:ascii="Garamond" w:hAnsi="Garamond"/>
          <w:noProof/>
          <w:color w:val="000000" w:themeColor="text1"/>
        </w:rPr>
        <w:t xml:space="preserve">(Borkenau </w:t>
      </w:r>
      <w:r w:rsidR="00CB690A" w:rsidRPr="00470F19">
        <w:rPr>
          <w:rFonts w:ascii="Garamond" w:hAnsi="Garamond"/>
          <w:i/>
          <w:noProof/>
          <w:color w:val="000000" w:themeColor="text1"/>
        </w:rPr>
        <w:t>et al.</w:t>
      </w:r>
      <w:r w:rsidR="00CB690A" w:rsidRPr="00470F19">
        <w:rPr>
          <w:rFonts w:ascii="Garamond" w:hAnsi="Garamond"/>
          <w:noProof/>
          <w:color w:val="000000" w:themeColor="text1"/>
        </w:rPr>
        <w:t xml:space="preserve"> 2013)</w:t>
      </w:r>
      <w:r w:rsidR="00CB690A" w:rsidRPr="00470F19">
        <w:rPr>
          <w:rFonts w:ascii="Garamond" w:hAnsi="Garamond"/>
          <w:color w:val="000000" w:themeColor="text1"/>
        </w:rPr>
        <w:fldChar w:fldCharType="end"/>
      </w:r>
      <w:r w:rsidR="00A10A43" w:rsidRPr="00470F19">
        <w:rPr>
          <w:rFonts w:ascii="Garamond" w:hAnsi="Garamond"/>
          <w:color w:val="000000" w:themeColor="text1"/>
        </w:rPr>
        <w:t xml:space="preserve"> and</w:t>
      </w:r>
      <w:r w:rsidR="00CE5ACE" w:rsidRPr="00470F19">
        <w:rPr>
          <w:rFonts w:ascii="Garamond" w:hAnsi="Garamond"/>
          <w:color w:val="000000" w:themeColor="text1"/>
        </w:rPr>
        <w:t>, ultimately,</w:t>
      </w:r>
      <w:r w:rsidR="00A10A43" w:rsidRPr="00470F19">
        <w:rPr>
          <w:rFonts w:ascii="Garamond" w:hAnsi="Garamond"/>
          <w:color w:val="000000" w:themeColor="text1"/>
        </w:rPr>
        <w:t xml:space="preserve"> brain structure </w:t>
      </w:r>
      <w:r w:rsidR="000B629A" w:rsidRPr="00470F19">
        <w:rPr>
          <w:rFonts w:ascii="Garamond" w:hAnsi="Garamond"/>
          <w:color w:val="000000" w:themeColor="text1"/>
        </w:rPr>
        <w:t xml:space="preserve">itself </w:t>
      </w:r>
      <w:r w:rsidR="00CB690A" w:rsidRPr="00470F19">
        <w:rPr>
          <w:rFonts w:ascii="Garamond" w:hAnsi="Garamond"/>
          <w:color w:val="000000" w:themeColor="text1"/>
        </w:rPr>
        <w:fldChar w:fldCharType="begin" w:fldLock="1"/>
      </w:r>
      <w:r w:rsidR="00DB4160" w:rsidRPr="00470F19">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00CB690A" w:rsidRPr="00470F19">
        <w:rPr>
          <w:rFonts w:ascii="Garamond" w:hAnsi="Garamond"/>
          <w:color w:val="000000" w:themeColor="text1"/>
        </w:rPr>
        <w:fldChar w:fldCharType="separate"/>
      </w:r>
      <w:r w:rsidR="00CB690A" w:rsidRPr="00470F19">
        <w:rPr>
          <w:rFonts w:ascii="Garamond" w:hAnsi="Garamond"/>
          <w:noProof/>
          <w:color w:val="000000" w:themeColor="text1"/>
        </w:rPr>
        <w:t xml:space="preserve">(Wierenga </w:t>
      </w:r>
      <w:r w:rsidR="00CB690A" w:rsidRPr="00470F19">
        <w:rPr>
          <w:rFonts w:ascii="Garamond" w:hAnsi="Garamond"/>
          <w:i/>
          <w:noProof/>
          <w:color w:val="000000" w:themeColor="text1"/>
        </w:rPr>
        <w:t>et al.</w:t>
      </w:r>
      <w:r w:rsidR="00CB690A" w:rsidRPr="00470F19">
        <w:rPr>
          <w:rFonts w:ascii="Garamond" w:hAnsi="Garamond"/>
          <w:noProof/>
          <w:color w:val="000000" w:themeColor="text1"/>
        </w:rPr>
        <w:t xml:space="preserve"> 2020)</w:t>
      </w:r>
      <w:r w:rsidR="00CB690A" w:rsidRPr="00470F19">
        <w:rPr>
          <w:rFonts w:ascii="Garamond" w:hAnsi="Garamond"/>
          <w:color w:val="000000" w:themeColor="text1"/>
        </w:rPr>
        <w:fldChar w:fldCharType="end"/>
      </w:r>
      <w:r w:rsidR="009A1BC7" w:rsidRPr="00470F19">
        <w:rPr>
          <w:rFonts w:ascii="Garamond" w:hAnsi="Garamond"/>
          <w:color w:val="000000" w:themeColor="text1"/>
        </w:rPr>
        <w:t xml:space="preserve">. </w:t>
      </w:r>
      <w:r w:rsidR="00B86258" w:rsidRPr="00470F19">
        <w:rPr>
          <w:rFonts w:ascii="Garamond" w:hAnsi="Garamond"/>
          <w:color w:val="000000" w:themeColor="text1"/>
        </w:rPr>
        <w:t>The general conclusion of these studies is that boys</w:t>
      </w:r>
      <w:r w:rsidR="00770FA5" w:rsidRPr="00470F19">
        <w:rPr>
          <w:rFonts w:ascii="Garamond" w:hAnsi="Garamond"/>
          <w:color w:val="000000" w:themeColor="text1"/>
        </w:rPr>
        <w:t xml:space="preserve"> or </w:t>
      </w:r>
      <w:r w:rsidR="00B86258" w:rsidRPr="00470F19">
        <w:rPr>
          <w:rFonts w:ascii="Garamond" w:hAnsi="Garamond"/>
          <w:color w:val="000000" w:themeColor="text1"/>
        </w:rPr>
        <w:t xml:space="preserve">men </w:t>
      </w:r>
      <w:del w:id="278" w:author="Michael Jennions" w:date="2020-09-22T13:44:00Z">
        <w:r w:rsidR="00B86258" w:rsidRPr="00470F19" w:rsidDel="00BB72BC">
          <w:rPr>
            <w:rFonts w:ascii="Garamond" w:hAnsi="Garamond"/>
            <w:color w:val="000000" w:themeColor="text1"/>
          </w:rPr>
          <w:delText>tend to be</w:delText>
        </w:r>
      </w:del>
      <w:ins w:id="279" w:author="Michael Jennions" w:date="2020-09-22T13:44:00Z">
        <w:r w:rsidR="00BB72BC">
          <w:rPr>
            <w:rFonts w:ascii="Garamond" w:hAnsi="Garamond"/>
            <w:color w:val="000000" w:themeColor="text1"/>
          </w:rPr>
          <w:t>are</w:t>
        </w:r>
      </w:ins>
      <w:r w:rsidR="00B86258" w:rsidRPr="00470F19">
        <w:rPr>
          <w:rFonts w:ascii="Garamond" w:hAnsi="Garamond"/>
          <w:color w:val="000000" w:themeColor="text1"/>
        </w:rPr>
        <w:t xml:space="preserve"> more variable </w:t>
      </w:r>
      <w:ins w:id="280" w:author="Michael Jennions" w:date="2020-09-21T22:08:00Z">
        <w:r w:rsidR="00A173AF">
          <w:rPr>
            <w:rFonts w:ascii="Garamond" w:hAnsi="Garamond"/>
            <w:color w:val="000000" w:themeColor="text1"/>
          </w:rPr>
          <w:t xml:space="preserve">in their behaviour </w:t>
        </w:r>
      </w:ins>
      <w:r w:rsidR="00B86258" w:rsidRPr="00470F19">
        <w:rPr>
          <w:rFonts w:ascii="Garamond" w:hAnsi="Garamond"/>
          <w:color w:val="000000" w:themeColor="text1"/>
        </w:rPr>
        <w:t>than girls</w:t>
      </w:r>
      <w:r w:rsidR="00770FA5" w:rsidRPr="00470F19">
        <w:rPr>
          <w:rFonts w:ascii="Garamond" w:hAnsi="Garamond"/>
          <w:color w:val="000000" w:themeColor="text1"/>
        </w:rPr>
        <w:t xml:space="preserve"> or </w:t>
      </w:r>
      <w:r w:rsidR="00B86258" w:rsidRPr="00470F19">
        <w:rPr>
          <w:rFonts w:ascii="Garamond" w:hAnsi="Garamond"/>
          <w:color w:val="000000" w:themeColor="text1"/>
        </w:rPr>
        <w:t>women</w:t>
      </w:r>
      <w:ins w:id="281" w:author="Michael Jennions" w:date="2020-09-22T09:32:00Z">
        <w:r w:rsidR="006F3BE6">
          <w:rPr>
            <w:rFonts w:ascii="Garamond" w:hAnsi="Garamond"/>
            <w:color w:val="000000" w:themeColor="text1"/>
          </w:rPr>
          <w:t xml:space="preserve"> (</w:t>
        </w:r>
      </w:ins>
      <w:del w:id="282" w:author="Michael Jennions" w:date="2020-09-22T09:32:00Z">
        <w:r w:rsidR="00B86258" w:rsidRPr="00470F19" w:rsidDel="006F3BE6">
          <w:rPr>
            <w:rFonts w:ascii="Garamond" w:hAnsi="Garamond"/>
            <w:color w:val="000000" w:themeColor="text1"/>
          </w:rPr>
          <w:delText>.</w:delText>
        </w:r>
        <w:r w:rsidR="00747656" w:rsidRPr="00470F19" w:rsidDel="006F3BE6">
          <w:rPr>
            <w:rFonts w:ascii="Garamond" w:hAnsi="Garamond"/>
            <w:color w:val="000000" w:themeColor="text1"/>
          </w:rPr>
          <w:delText xml:space="preserve"> </w:delText>
        </w:r>
        <w:r w:rsidR="00877E28" w:rsidRPr="00470F19" w:rsidDel="006F3BE6">
          <w:rPr>
            <w:rFonts w:ascii="Garamond" w:hAnsi="Garamond"/>
            <w:color w:val="000000" w:themeColor="text1"/>
          </w:rPr>
          <w:delText xml:space="preserve">This is often referred to as </w:delText>
        </w:r>
      </w:del>
      <w:r w:rsidR="00877E28" w:rsidRPr="00470F19">
        <w:rPr>
          <w:rFonts w:ascii="Garamond" w:hAnsi="Garamond"/>
          <w:color w:val="000000" w:themeColor="text1"/>
        </w:rPr>
        <w:t>the ‘greater male variability hypothesis’</w:t>
      </w:r>
      <w:ins w:id="283" w:author="Michael Jennions" w:date="2020-09-22T09:32:00Z">
        <w:r w:rsidR="006F3BE6">
          <w:rPr>
            <w:rFonts w:ascii="Garamond" w:hAnsi="Garamond"/>
            <w:color w:val="000000" w:themeColor="text1"/>
          </w:rPr>
          <w:t>)</w:t>
        </w:r>
      </w:ins>
      <w:ins w:id="284" w:author="Michael Jennions" w:date="2020-09-21T21:33:00Z">
        <w:r w:rsidR="00A651D1">
          <w:rPr>
            <w:rFonts w:ascii="Garamond" w:hAnsi="Garamond"/>
            <w:color w:val="000000" w:themeColor="text1"/>
          </w:rPr>
          <w:t xml:space="preserve">, </w:t>
        </w:r>
      </w:ins>
      <w:ins w:id="285" w:author="Michael Jennions" w:date="2020-09-22T09:32:00Z">
        <w:r w:rsidR="006F3BE6">
          <w:rPr>
            <w:rFonts w:ascii="Garamond" w:hAnsi="Garamond"/>
            <w:color w:val="000000" w:themeColor="text1"/>
          </w:rPr>
          <w:t xml:space="preserve">a finding which </w:t>
        </w:r>
      </w:ins>
      <w:ins w:id="286" w:author="Michael Jennions" w:date="2020-09-21T21:33:00Z">
        <w:r w:rsidR="00A651D1">
          <w:rPr>
            <w:rFonts w:ascii="Garamond" w:hAnsi="Garamond"/>
            <w:color w:val="000000" w:themeColor="text1"/>
          </w:rPr>
          <w:t xml:space="preserve">is sometimes used to </w:t>
        </w:r>
      </w:ins>
      <w:ins w:id="287" w:author="Michael Jennions" w:date="2020-09-21T21:59:00Z">
        <w:r w:rsidR="00662F4C">
          <w:rPr>
            <w:rFonts w:ascii="Garamond" w:hAnsi="Garamond"/>
            <w:color w:val="000000" w:themeColor="text1"/>
          </w:rPr>
          <w:t xml:space="preserve">partly </w:t>
        </w:r>
      </w:ins>
      <w:ins w:id="288" w:author="Michael Jennions" w:date="2020-09-21T21:33:00Z">
        <w:r w:rsidR="00A651D1">
          <w:rPr>
            <w:rFonts w:ascii="Garamond" w:hAnsi="Garamond"/>
            <w:color w:val="000000" w:themeColor="text1"/>
          </w:rPr>
          <w:t>explain</w:t>
        </w:r>
      </w:ins>
      <w:ins w:id="289" w:author="Michael Jennions" w:date="2020-09-21T21:59:00Z">
        <w:r w:rsidR="00662F4C">
          <w:rPr>
            <w:rFonts w:ascii="Garamond" w:hAnsi="Garamond"/>
            <w:color w:val="000000" w:themeColor="text1"/>
          </w:rPr>
          <w:t xml:space="preserve"> </w:t>
        </w:r>
      </w:ins>
      <w:ins w:id="290" w:author="Michael Jennions" w:date="2020-09-21T21:34:00Z">
        <w:r w:rsidR="00A651D1">
          <w:rPr>
            <w:rFonts w:ascii="Garamond" w:hAnsi="Garamond"/>
            <w:color w:val="000000" w:themeColor="text1"/>
          </w:rPr>
          <w:t>lower female representation in</w:t>
        </w:r>
      </w:ins>
      <w:ins w:id="291" w:author="Michael Jennions" w:date="2020-09-21T21:59:00Z">
        <w:r w:rsidR="00B12870">
          <w:rPr>
            <w:rFonts w:ascii="Garamond" w:hAnsi="Garamond"/>
            <w:color w:val="000000" w:themeColor="text1"/>
          </w:rPr>
          <w:t xml:space="preserve"> </w:t>
        </w:r>
      </w:ins>
      <w:ins w:id="292" w:author="Michael Jennions" w:date="2020-09-21T21:34:00Z">
        <w:r w:rsidR="00A651D1">
          <w:rPr>
            <w:rFonts w:ascii="Garamond" w:hAnsi="Garamond"/>
            <w:color w:val="000000" w:themeColor="text1"/>
          </w:rPr>
          <w:t>STEM disciplines</w:t>
        </w:r>
      </w:ins>
      <w:ins w:id="293" w:author="Michael Jennions" w:date="2020-09-21T21:59:00Z">
        <w:r w:rsidR="00662F4C">
          <w:rPr>
            <w:rFonts w:ascii="Garamond" w:hAnsi="Garamond"/>
            <w:color w:val="000000" w:themeColor="text1"/>
          </w:rPr>
          <w:t xml:space="preserve"> (</w:t>
        </w:r>
        <w:r w:rsidR="00662F4C" w:rsidRPr="006F3BE6">
          <w:rPr>
            <w:rFonts w:ascii="Garamond" w:hAnsi="Garamond"/>
            <w:color w:val="000000" w:themeColor="text1"/>
            <w:highlight w:val="yellow"/>
            <w:rPrChange w:id="294" w:author="Michael Jennions" w:date="2020-09-22T09:33:00Z">
              <w:rPr>
                <w:rFonts w:ascii="Garamond" w:hAnsi="Garamond"/>
                <w:color w:val="000000" w:themeColor="text1"/>
              </w:rPr>
            </w:rPrChange>
          </w:rPr>
          <w:t>Pinker 2002</w:t>
        </w:r>
        <w:r w:rsidR="00662F4C">
          <w:rPr>
            <w:rFonts w:ascii="Garamond" w:hAnsi="Garamond"/>
            <w:color w:val="000000" w:themeColor="text1"/>
          </w:rPr>
          <w:t>)</w:t>
        </w:r>
      </w:ins>
      <w:r w:rsidR="00877E28" w:rsidRPr="00470F19">
        <w:rPr>
          <w:rFonts w:ascii="Garamond" w:hAnsi="Garamond"/>
          <w:color w:val="000000" w:themeColor="text1"/>
        </w:rPr>
        <w:t>.</w:t>
      </w:r>
      <w:r w:rsidR="00D33991" w:rsidRPr="00470F19">
        <w:rPr>
          <w:rFonts w:ascii="Garamond" w:hAnsi="Garamond"/>
          <w:color w:val="000000" w:themeColor="text1"/>
        </w:rPr>
        <w:t xml:space="preserve"> </w:t>
      </w:r>
      <w:commentRangeEnd w:id="253"/>
      <w:r w:rsidR="00DB500D">
        <w:rPr>
          <w:rStyle w:val="CommentReference"/>
        </w:rPr>
        <w:commentReference w:id="253"/>
      </w:r>
      <w:commentRangeEnd w:id="254"/>
      <w:r w:rsidR="00201EFF">
        <w:rPr>
          <w:rStyle w:val="CommentReference"/>
        </w:rPr>
        <w:commentReference w:id="254"/>
      </w:r>
      <w:commentRangeEnd w:id="255"/>
      <w:r w:rsidR="00A701C8">
        <w:rPr>
          <w:rStyle w:val="CommentReference"/>
        </w:rPr>
        <w:commentReference w:id="255"/>
      </w:r>
    </w:p>
    <w:p w14:paraId="2EA5B836" w14:textId="5BF8BF96" w:rsidR="00747656" w:rsidRPr="007E3B63" w:rsidRDefault="00747656" w:rsidP="005B29D7">
      <w:pPr>
        <w:rPr>
          <w:rFonts w:ascii="Garamond" w:hAnsi="Garamond"/>
          <w:color w:val="000000" w:themeColor="text1"/>
        </w:rPr>
      </w:pPr>
    </w:p>
    <w:p w14:paraId="0D4367AA" w14:textId="487A3B51" w:rsidR="00370960" w:rsidRPr="007E3B63" w:rsidRDefault="00905C30">
      <w:pPr>
        <w:ind w:firstLine="360"/>
        <w:rPr>
          <w:rFonts w:ascii="Garamond" w:hAnsi="Garamond"/>
          <w:color w:val="000000" w:themeColor="text1"/>
        </w:rPr>
      </w:pPr>
      <w:del w:id="295" w:author="Michael Jennions" w:date="2020-09-21T21:51:00Z">
        <w:r w:rsidRPr="007E3B63" w:rsidDel="00662F4C">
          <w:rPr>
            <w:rFonts w:ascii="Garamond" w:hAnsi="Garamond"/>
            <w:color w:val="000000" w:themeColor="text1"/>
          </w:rPr>
          <w:delText>H</w:delText>
        </w:r>
        <w:r w:rsidR="00747656" w:rsidRPr="007E3B63" w:rsidDel="00662F4C">
          <w:rPr>
            <w:rFonts w:ascii="Garamond" w:hAnsi="Garamond"/>
            <w:color w:val="000000" w:themeColor="text1"/>
          </w:rPr>
          <w:delText xml:space="preserve">igher </w:delText>
        </w:r>
      </w:del>
      <w:ins w:id="296" w:author="Michael Jennions" w:date="2020-09-21T21:51:00Z">
        <w:r w:rsidR="00662F4C">
          <w:rPr>
            <w:rFonts w:ascii="Garamond" w:hAnsi="Garamond"/>
            <w:color w:val="000000" w:themeColor="text1"/>
          </w:rPr>
          <w:t>Greater</w:t>
        </w:r>
        <w:r w:rsidR="00662F4C" w:rsidRPr="007E3B63">
          <w:rPr>
            <w:rFonts w:ascii="Garamond" w:hAnsi="Garamond"/>
            <w:color w:val="000000" w:themeColor="text1"/>
          </w:rPr>
          <w:t xml:space="preserve"> </w:t>
        </w:r>
      </w:ins>
      <w:r w:rsidR="00747656" w:rsidRPr="007E3B63">
        <w:rPr>
          <w:rFonts w:ascii="Garamond" w:hAnsi="Garamond"/>
          <w:color w:val="000000" w:themeColor="text1"/>
        </w:rPr>
        <w:t xml:space="preserve">variability </w:t>
      </w:r>
      <w:r w:rsidR="000B629A" w:rsidRPr="007E3B63">
        <w:rPr>
          <w:rFonts w:ascii="Garamond" w:hAnsi="Garamond"/>
          <w:color w:val="000000" w:themeColor="text1"/>
        </w:rPr>
        <w:t xml:space="preserve">among </w:t>
      </w:r>
      <w:r w:rsidR="003234E5">
        <w:rPr>
          <w:rFonts w:ascii="Garamond" w:hAnsi="Garamond"/>
          <w:color w:val="000000" w:themeColor="text1"/>
        </w:rPr>
        <w:t>men</w:t>
      </w:r>
      <w:r w:rsidR="001A292D">
        <w:rPr>
          <w:rFonts w:ascii="Garamond" w:hAnsi="Garamond"/>
          <w:color w:val="000000" w:themeColor="text1"/>
        </w:rPr>
        <w:t xml:space="preserve"> </w:t>
      </w:r>
      <w:del w:id="297" w:author="Michael Jennions" w:date="2020-09-21T21:51:00Z">
        <w:r w:rsidR="001A292D" w:rsidDel="00662F4C">
          <w:rPr>
            <w:rFonts w:ascii="Garamond" w:hAnsi="Garamond"/>
            <w:color w:val="000000" w:themeColor="text1"/>
          </w:rPr>
          <w:delText>compared to</w:delText>
        </w:r>
      </w:del>
      <w:ins w:id="298" w:author="Michael Jennions" w:date="2020-09-21T21:51:00Z">
        <w:r w:rsidR="00662F4C">
          <w:rPr>
            <w:rFonts w:ascii="Garamond" w:hAnsi="Garamond"/>
            <w:color w:val="000000" w:themeColor="text1"/>
          </w:rPr>
          <w:t>than</w:t>
        </w:r>
      </w:ins>
      <w:r w:rsidR="001A292D">
        <w:rPr>
          <w:rFonts w:ascii="Garamond" w:hAnsi="Garamond"/>
          <w:color w:val="000000" w:themeColor="text1"/>
        </w:rPr>
        <w:t xml:space="preserve"> </w:t>
      </w:r>
      <w:r w:rsidR="003234E5">
        <w:rPr>
          <w:rFonts w:ascii="Garamond" w:hAnsi="Garamond"/>
          <w:color w:val="000000" w:themeColor="text1"/>
        </w:rPr>
        <w:t>women</w:t>
      </w:r>
      <w:r w:rsidR="000B629A" w:rsidRPr="007E3B63">
        <w:rPr>
          <w:rFonts w:ascii="Garamond" w:hAnsi="Garamond"/>
          <w:color w:val="000000" w:themeColor="text1"/>
        </w:rPr>
        <w:t xml:space="preserve"> </w:t>
      </w:r>
      <w:r w:rsidR="00747656" w:rsidRPr="007E3B63">
        <w:rPr>
          <w:rFonts w:ascii="Garamond" w:hAnsi="Garamond"/>
          <w:color w:val="000000" w:themeColor="text1"/>
        </w:rPr>
        <w:t>in behaviour</w:t>
      </w:r>
      <w:r w:rsidRPr="007E3B63">
        <w:rPr>
          <w:rFonts w:ascii="Garamond" w:hAnsi="Garamond"/>
          <w:color w:val="000000" w:themeColor="text1"/>
        </w:rPr>
        <w:t xml:space="preserve">, </w:t>
      </w:r>
      <w:r w:rsidR="001A292D">
        <w:rPr>
          <w:rFonts w:ascii="Garamond" w:hAnsi="Garamond"/>
          <w:color w:val="000000" w:themeColor="text1"/>
        </w:rPr>
        <w:t>personality</w:t>
      </w:r>
      <w:r w:rsidR="001A292D" w:rsidRPr="007E3B63">
        <w:rPr>
          <w:rFonts w:ascii="Garamond" w:hAnsi="Garamond"/>
          <w:color w:val="000000" w:themeColor="text1"/>
        </w:rPr>
        <w:t xml:space="preserve"> </w:t>
      </w:r>
      <w:r w:rsidRPr="007E3B63">
        <w:rPr>
          <w:rFonts w:ascii="Garamond" w:hAnsi="Garamond"/>
          <w:color w:val="000000" w:themeColor="text1"/>
        </w:rPr>
        <w:t xml:space="preserve">and cognition </w:t>
      </w:r>
      <w:r w:rsidR="000B629A" w:rsidRPr="007E3B63">
        <w:rPr>
          <w:rFonts w:ascii="Garamond" w:hAnsi="Garamond"/>
          <w:color w:val="000000" w:themeColor="text1"/>
        </w:rPr>
        <w:t>is</w:t>
      </w:r>
      <w:ins w:id="299" w:author="Michael Jennions" w:date="2020-09-21T22:09:00Z">
        <w:r w:rsidR="00A173AF">
          <w:rPr>
            <w:rFonts w:ascii="Garamond" w:hAnsi="Garamond"/>
            <w:color w:val="000000" w:themeColor="text1"/>
          </w:rPr>
          <w:t xml:space="preserve"> </w:t>
        </w:r>
      </w:ins>
      <w:ins w:id="300" w:author="Michael Jennions" w:date="2020-09-21T22:17:00Z">
        <w:r w:rsidR="00A701C8">
          <w:rPr>
            <w:rFonts w:ascii="Garamond" w:hAnsi="Garamond"/>
            <w:color w:val="000000" w:themeColor="text1"/>
          </w:rPr>
          <w:t>readily</w:t>
        </w:r>
      </w:ins>
      <w:ins w:id="301" w:author="Michael Jennions" w:date="2020-09-21T22:09:00Z">
        <w:r w:rsidR="00A173AF">
          <w:rPr>
            <w:rFonts w:ascii="Garamond" w:hAnsi="Garamond"/>
            <w:color w:val="000000" w:themeColor="text1"/>
          </w:rPr>
          <w:t xml:space="preserve"> </w:t>
        </w:r>
      </w:ins>
      <w:ins w:id="302" w:author="Michael Jennions" w:date="2020-09-21T22:01:00Z">
        <w:r w:rsidR="00987689">
          <w:rPr>
            <w:rFonts w:ascii="Garamond" w:hAnsi="Garamond"/>
            <w:color w:val="000000" w:themeColor="text1"/>
          </w:rPr>
          <w:t xml:space="preserve"> </w:t>
        </w:r>
      </w:ins>
      <w:del w:id="303" w:author="Michael Jennions" w:date="2020-09-21T22:00:00Z">
        <w:r w:rsidR="000B629A" w:rsidRPr="007E3B63" w:rsidDel="00987689">
          <w:rPr>
            <w:rFonts w:ascii="Garamond" w:hAnsi="Garamond"/>
            <w:color w:val="000000" w:themeColor="text1"/>
          </w:rPr>
          <w:delText xml:space="preserve"> </w:delText>
        </w:r>
      </w:del>
      <w:del w:id="304" w:author="Michael Jennions" w:date="2020-09-21T21:09:00Z">
        <w:r w:rsidR="001A292D" w:rsidDel="002F3665">
          <w:rPr>
            <w:rFonts w:ascii="Garamond" w:hAnsi="Garamond"/>
            <w:color w:val="000000" w:themeColor="text1"/>
          </w:rPr>
          <w:delText>predicted</w:delText>
        </w:r>
        <w:r w:rsidR="001A292D" w:rsidRPr="007E3B63" w:rsidDel="002F3665">
          <w:rPr>
            <w:rFonts w:ascii="Garamond" w:hAnsi="Garamond"/>
            <w:color w:val="000000" w:themeColor="text1"/>
          </w:rPr>
          <w:delText xml:space="preserve"> </w:delText>
        </w:r>
        <w:r w:rsidR="000B629A" w:rsidRPr="007E3B63" w:rsidDel="002F3665">
          <w:rPr>
            <w:rFonts w:ascii="Garamond" w:hAnsi="Garamond"/>
            <w:color w:val="000000" w:themeColor="text1"/>
          </w:rPr>
          <w:delText xml:space="preserve">to be </w:delText>
        </w:r>
        <w:r w:rsidR="0068698A" w:rsidRPr="007E3B63" w:rsidDel="002F3665">
          <w:rPr>
            <w:rFonts w:ascii="Garamond" w:hAnsi="Garamond"/>
            <w:color w:val="000000" w:themeColor="text1"/>
          </w:rPr>
          <w:delText>due</w:delText>
        </w:r>
      </w:del>
      <w:ins w:id="305" w:author="Michael Jennions" w:date="2020-09-21T21:09:00Z">
        <w:r w:rsidR="002F3665">
          <w:rPr>
            <w:rFonts w:ascii="Garamond" w:hAnsi="Garamond"/>
            <w:color w:val="000000" w:themeColor="text1"/>
          </w:rPr>
          <w:t>attributed</w:t>
        </w:r>
      </w:ins>
      <w:r w:rsidR="0068698A" w:rsidRPr="007E3B63">
        <w:rPr>
          <w:rFonts w:ascii="Garamond" w:hAnsi="Garamond"/>
          <w:color w:val="000000" w:themeColor="text1"/>
        </w:rPr>
        <w:t xml:space="preserve"> to </w:t>
      </w:r>
      <w:del w:id="306" w:author="Michael Jennions" w:date="2020-09-21T22:09:00Z">
        <w:r w:rsidR="0068698A" w:rsidRPr="007E3B63" w:rsidDel="00A173AF">
          <w:rPr>
            <w:rFonts w:ascii="Garamond" w:hAnsi="Garamond"/>
            <w:color w:val="000000" w:themeColor="text1"/>
          </w:rPr>
          <w:delText xml:space="preserve">both </w:delText>
        </w:r>
      </w:del>
      <w:r w:rsidR="0068698A" w:rsidRPr="007E3B63">
        <w:rPr>
          <w:rFonts w:ascii="Garamond" w:hAnsi="Garamond"/>
          <w:color w:val="000000" w:themeColor="text1"/>
        </w:rPr>
        <w:t>social</w:t>
      </w:r>
      <w:ins w:id="307" w:author="Michael Jennions" w:date="2020-09-21T22:31:00Z">
        <w:r w:rsidR="00852D7C">
          <w:rPr>
            <w:rFonts w:ascii="Garamond" w:hAnsi="Garamond"/>
            <w:color w:val="000000" w:themeColor="text1"/>
          </w:rPr>
          <w:t xml:space="preserve"> and cultural</w:t>
        </w:r>
      </w:ins>
      <w:r w:rsidR="0068698A" w:rsidRPr="007E3B63">
        <w:rPr>
          <w:rFonts w:ascii="Garamond" w:hAnsi="Garamond"/>
          <w:color w:val="000000" w:themeColor="text1"/>
        </w:rPr>
        <w:t xml:space="preserve"> </w:t>
      </w:r>
      <w:ins w:id="308" w:author="Michael Jennions" w:date="2020-09-21T22:09:00Z">
        <w:r w:rsidR="00A173AF">
          <w:rPr>
            <w:rFonts w:ascii="Garamond" w:hAnsi="Garamond"/>
            <w:color w:val="000000" w:themeColor="text1"/>
          </w:rPr>
          <w:t xml:space="preserve">factors that </w:t>
        </w:r>
      </w:ins>
      <w:del w:id="309" w:author="Michael Jennions" w:date="2020-09-21T22:09:00Z">
        <w:r w:rsidR="0068698A" w:rsidRPr="007E3B63" w:rsidDel="00A173AF">
          <w:rPr>
            <w:rFonts w:ascii="Garamond" w:hAnsi="Garamond"/>
            <w:color w:val="000000" w:themeColor="text1"/>
          </w:rPr>
          <w:delText xml:space="preserve">and </w:delText>
        </w:r>
        <w:r w:rsidR="00747656" w:rsidRPr="007E3B63" w:rsidDel="00A173AF">
          <w:rPr>
            <w:rFonts w:ascii="Garamond" w:hAnsi="Garamond"/>
            <w:color w:val="000000" w:themeColor="text1"/>
          </w:rPr>
          <w:delText xml:space="preserve">biological </w:delText>
        </w:r>
      </w:del>
      <w:r w:rsidR="00747656" w:rsidRPr="007E3B63">
        <w:rPr>
          <w:rFonts w:ascii="Garamond" w:hAnsi="Garamond"/>
          <w:color w:val="000000" w:themeColor="text1"/>
        </w:rPr>
        <w:t>differ</w:t>
      </w:r>
      <w:ins w:id="310" w:author="Michael Jennions" w:date="2020-09-21T22:09:00Z">
        <w:r w:rsidR="00A173AF">
          <w:rPr>
            <w:rFonts w:ascii="Garamond" w:hAnsi="Garamond"/>
            <w:color w:val="000000" w:themeColor="text1"/>
          </w:rPr>
          <w:t xml:space="preserve"> </w:t>
        </w:r>
      </w:ins>
      <w:del w:id="311" w:author="Michael Jennions" w:date="2020-09-21T22:10:00Z">
        <w:r w:rsidR="00747656" w:rsidRPr="007E3B63" w:rsidDel="00A173AF">
          <w:rPr>
            <w:rFonts w:ascii="Garamond" w:hAnsi="Garamond"/>
            <w:color w:val="000000" w:themeColor="text1"/>
          </w:rPr>
          <w:delText xml:space="preserve">ences </w:delText>
        </w:r>
      </w:del>
      <w:r w:rsidR="00747656" w:rsidRPr="007E3B63">
        <w:rPr>
          <w:rFonts w:ascii="Garamond" w:hAnsi="Garamond"/>
          <w:color w:val="000000" w:themeColor="text1"/>
        </w:rPr>
        <w:t>between the sexes</w:t>
      </w:r>
      <w:ins w:id="312" w:author="Michael Jennions" w:date="2020-09-21T22:11:00Z">
        <w:r w:rsidR="00A173AF">
          <w:rPr>
            <w:rFonts w:ascii="Garamond" w:hAnsi="Garamond"/>
            <w:color w:val="000000" w:themeColor="text1"/>
          </w:rPr>
          <w:t xml:space="preserve">, </w:t>
        </w:r>
      </w:ins>
      <w:ins w:id="313" w:author="Michael Jennions" w:date="2020-09-21T22:57:00Z">
        <w:r w:rsidR="00AF2CE0">
          <w:rPr>
            <w:rFonts w:ascii="Garamond" w:hAnsi="Garamond"/>
            <w:color w:val="000000" w:themeColor="text1"/>
          </w:rPr>
          <w:t>but</w:t>
        </w:r>
      </w:ins>
      <w:ins w:id="314" w:author="Michael Jennions" w:date="2020-09-21T22:24:00Z">
        <w:r w:rsidR="00A701C8">
          <w:rPr>
            <w:rFonts w:ascii="Garamond" w:hAnsi="Garamond"/>
            <w:color w:val="000000" w:themeColor="text1"/>
          </w:rPr>
          <w:t xml:space="preserve"> also </w:t>
        </w:r>
      </w:ins>
      <w:ins w:id="315" w:author="Michael Jennions" w:date="2020-09-21T22:11:00Z">
        <w:r w:rsidR="00A173AF">
          <w:rPr>
            <w:rFonts w:ascii="Garamond" w:hAnsi="Garamond"/>
            <w:color w:val="000000" w:themeColor="text1"/>
          </w:rPr>
          <w:t>to biolog</w:t>
        </w:r>
      </w:ins>
      <w:ins w:id="316" w:author="Michael Jennions" w:date="2020-09-22T09:35:00Z">
        <w:r w:rsidR="00502CB2">
          <w:rPr>
            <w:rFonts w:ascii="Garamond" w:hAnsi="Garamond"/>
            <w:color w:val="000000" w:themeColor="text1"/>
          </w:rPr>
          <w:t>ical factors</w:t>
        </w:r>
      </w:ins>
      <w:ins w:id="317" w:author="Michael Jennions" w:date="2020-09-21T22:12:00Z">
        <w:r w:rsidR="00A173AF">
          <w:rPr>
            <w:rFonts w:ascii="Garamond" w:hAnsi="Garamond"/>
            <w:color w:val="000000" w:themeColor="text1"/>
          </w:rPr>
          <w:t xml:space="preserve"> </w:t>
        </w:r>
        <w:r w:rsidR="00A173AF">
          <w:rPr>
            <w:rFonts w:ascii="Garamond" w:hAnsi="Garamond"/>
            <w:color w:val="000000" w:themeColor="text1"/>
          </w:rPr>
          <w:fldChar w:fldCharType="begin" w:fldLock="1"/>
        </w:r>
        <w:r w:rsidR="00A173AF">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00A173AF">
          <w:rPr>
            <w:rFonts w:ascii="Garamond" w:hAnsi="Garamond"/>
            <w:color w:val="000000" w:themeColor="text1"/>
          </w:rPr>
          <w:fldChar w:fldCharType="separate"/>
        </w:r>
        <w:r w:rsidR="00A173AF" w:rsidRPr="008C139F">
          <w:rPr>
            <w:rFonts w:ascii="Garamond" w:hAnsi="Garamond"/>
            <w:noProof/>
            <w:color w:val="000000" w:themeColor="text1"/>
          </w:rPr>
          <w:t>(Feingold 1992; Miller &amp; Halpern 2014)</w:t>
        </w:r>
        <w:r w:rsidR="00A173AF">
          <w:rPr>
            <w:rFonts w:ascii="Garamond" w:hAnsi="Garamond"/>
            <w:color w:val="000000" w:themeColor="text1"/>
          </w:rPr>
          <w:fldChar w:fldCharType="end"/>
        </w:r>
      </w:ins>
      <w:r w:rsidR="00747656" w:rsidRPr="007E3B63">
        <w:rPr>
          <w:rFonts w:ascii="Garamond" w:hAnsi="Garamond"/>
          <w:color w:val="000000" w:themeColor="text1"/>
        </w:rPr>
        <w:t xml:space="preserve">. </w:t>
      </w:r>
      <w:del w:id="318" w:author="Michael Jennions" w:date="2020-09-21T22:12:00Z">
        <w:r w:rsidR="0068698A" w:rsidRPr="007E3B63" w:rsidDel="00A173AF">
          <w:rPr>
            <w:rFonts w:ascii="Garamond" w:hAnsi="Garamond"/>
            <w:color w:val="000000" w:themeColor="text1"/>
          </w:rPr>
          <w:delText xml:space="preserve">Many </w:delText>
        </w:r>
      </w:del>
      <w:ins w:id="319" w:author="Michael Jennions" w:date="2020-09-21T22:12:00Z">
        <w:r w:rsidR="00A173AF">
          <w:rPr>
            <w:rFonts w:ascii="Garamond" w:hAnsi="Garamond"/>
            <w:color w:val="000000" w:themeColor="text1"/>
          </w:rPr>
          <w:t>Some</w:t>
        </w:r>
        <w:r w:rsidR="00A173AF" w:rsidRPr="007E3B63">
          <w:rPr>
            <w:rFonts w:ascii="Garamond" w:hAnsi="Garamond"/>
            <w:color w:val="000000" w:themeColor="text1"/>
          </w:rPr>
          <w:t xml:space="preserve"> </w:t>
        </w:r>
      </w:ins>
      <w:r w:rsidR="0068698A" w:rsidRPr="007E3B63">
        <w:rPr>
          <w:rFonts w:ascii="Garamond" w:hAnsi="Garamond"/>
          <w:color w:val="000000" w:themeColor="text1"/>
        </w:rPr>
        <w:t>commentators have</w:t>
      </w:r>
      <w:ins w:id="320" w:author="Michael Jennions" w:date="2020-09-21T22:10:00Z">
        <w:r w:rsidR="00A173AF">
          <w:rPr>
            <w:rFonts w:ascii="Garamond" w:hAnsi="Garamond"/>
            <w:color w:val="000000" w:themeColor="text1"/>
          </w:rPr>
          <w:t>, however,</w:t>
        </w:r>
      </w:ins>
      <w:ins w:id="321" w:author="Michael Jennions" w:date="2020-09-21T22:01:00Z">
        <w:r w:rsidR="00987689">
          <w:rPr>
            <w:rFonts w:ascii="Garamond" w:hAnsi="Garamond"/>
            <w:color w:val="000000" w:themeColor="text1"/>
          </w:rPr>
          <w:t xml:space="preserve"> </w:t>
        </w:r>
      </w:ins>
      <w:del w:id="322" w:author="Michael Jennions" w:date="2020-09-21T22:01:00Z">
        <w:r w:rsidR="0068698A" w:rsidRPr="007E3B63" w:rsidDel="00987689">
          <w:rPr>
            <w:rFonts w:ascii="Garamond" w:hAnsi="Garamond"/>
            <w:color w:val="000000" w:themeColor="text1"/>
          </w:rPr>
          <w:delText xml:space="preserve">, however, </w:delText>
        </w:r>
      </w:del>
      <w:r w:rsidR="0068698A" w:rsidRPr="007E3B63">
        <w:rPr>
          <w:rFonts w:ascii="Garamond" w:hAnsi="Garamond"/>
          <w:color w:val="000000" w:themeColor="text1"/>
        </w:rPr>
        <w:t xml:space="preserve">argued </w:t>
      </w:r>
      <w:ins w:id="323" w:author="Michael Jennions" w:date="2020-09-21T22:10:00Z">
        <w:r w:rsidR="00A173AF">
          <w:rPr>
            <w:rFonts w:ascii="Garamond" w:hAnsi="Garamond"/>
            <w:color w:val="000000" w:themeColor="text1"/>
          </w:rPr>
          <w:t>that</w:t>
        </w:r>
      </w:ins>
      <w:del w:id="324" w:author="Michael Jennions" w:date="2020-09-21T22:10:00Z">
        <w:r w:rsidR="0068698A" w:rsidRPr="007E3B63" w:rsidDel="00A173AF">
          <w:rPr>
            <w:rFonts w:ascii="Garamond" w:hAnsi="Garamond"/>
            <w:color w:val="000000" w:themeColor="text1"/>
          </w:rPr>
          <w:delText>for</w:delText>
        </w:r>
      </w:del>
      <w:r w:rsidR="0068698A" w:rsidRPr="007E3B63">
        <w:rPr>
          <w:rFonts w:ascii="Garamond" w:hAnsi="Garamond"/>
          <w:color w:val="000000" w:themeColor="text1"/>
        </w:rPr>
        <w:t xml:space="preserve"> the </w:t>
      </w:r>
      <w:del w:id="325" w:author="Michael Jennions" w:date="2020-09-21T22:01:00Z">
        <w:r w:rsidR="0068698A" w:rsidRPr="007E3B63" w:rsidDel="00987689">
          <w:rPr>
            <w:rFonts w:ascii="Garamond" w:hAnsi="Garamond"/>
            <w:color w:val="000000" w:themeColor="text1"/>
          </w:rPr>
          <w:delText xml:space="preserve">primacy </w:delText>
        </w:r>
      </w:del>
      <w:ins w:id="326" w:author="Michael Jennions" w:date="2020-09-21T22:01:00Z">
        <w:r w:rsidR="00987689">
          <w:rPr>
            <w:rFonts w:ascii="Garamond" w:hAnsi="Garamond"/>
            <w:color w:val="000000" w:themeColor="text1"/>
          </w:rPr>
          <w:t>role</w:t>
        </w:r>
        <w:r w:rsidR="00987689" w:rsidRPr="007E3B63">
          <w:rPr>
            <w:rFonts w:ascii="Garamond" w:hAnsi="Garamond"/>
            <w:color w:val="000000" w:themeColor="text1"/>
          </w:rPr>
          <w:t xml:space="preserve"> </w:t>
        </w:r>
      </w:ins>
      <w:r w:rsidR="0068698A" w:rsidRPr="007E3B63">
        <w:rPr>
          <w:rFonts w:ascii="Garamond" w:hAnsi="Garamond"/>
          <w:color w:val="000000" w:themeColor="text1"/>
        </w:rPr>
        <w:t>of biolog</w:t>
      </w:r>
      <w:ins w:id="327" w:author="Michael Jennions" w:date="2020-09-21T22:10:00Z">
        <w:r w:rsidR="00A173AF">
          <w:rPr>
            <w:rFonts w:ascii="Garamond" w:hAnsi="Garamond"/>
            <w:color w:val="000000" w:themeColor="text1"/>
          </w:rPr>
          <w:t>y is</w:t>
        </w:r>
      </w:ins>
      <w:ins w:id="328" w:author="Michael Jennions" w:date="2020-09-21T22:18:00Z">
        <w:r w:rsidR="00A701C8">
          <w:rPr>
            <w:rFonts w:ascii="Garamond" w:hAnsi="Garamond"/>
            <w:color w:val="000000" w:themeColor="text1"/>
          </w:rPr>
          <w:t xml:space="preserve"> </w:t>
        </w:r>
      </w:ins>
      <w:ins w:id="329" w:author="Michael Jennions" w:date="2020-09-21T22:10:00Z">
        <w:r w:rsidR="00A173AF">
          <w:rPr>
            <w:rFonts w:ascii="Garamond" w:hAnsi="Garamond"/>
            <w:color w:val="000000" w:themeColor="text1"/>
          </w:rPr>
          <w:t>underplayed</w:t>
        </w:r>
      </w:ins>
      <w:ins w:id="330" w:author="Michael Jennions" w:date="2020-09-21T22:12:00Z">
        <w:r w:rsidR="00A173AF">
          <w:rPr>
            <w:rFonts w:ascii="Garamond" w:hAnsi="Garamond"/>
            <w:color w:val="000000" w:themeColor="text1"/>
          </w:rPr>
          <w:t xml:space="preserve"> (</w:t>
        </w:r>
        <w:r w:rsidR="00A173AF" w:rsidRPr="00A173AF">
          <w:rPr>
            <w:rFonts w:ascii="Garamond" w:hAnsi="Garamond"/>
            <w:color w:val="000000" w:themeColor="text1"/>
            <w:highlight w:val="yellow"/>
            <w:rPrChange w:id="331" w:author="Michael Jennions" w:date="2020-09-21T22:12:00Z">
              <w:rPr>
                <w:rFonts w:ascii="Garamond" w:hAnsi="Garamond"/>
                <w:color w:val="000000" w:themeColor="text1"/>
              </w:rPr>
            </w:rPrChange>
          </w:rPr>
          <w:t xml:space="preserve">Stuart-Williams &amp; Halsey </w:t>
        </w:r>
        <w:commentRangeStart w:id="332"/>
        <w:r w:rsidR="00A173AF" w:rsidRPr="00A173AF">
          <w:rPr>
            <w:rFonts w:ascii="Garamond" w:hAnsi="Garamond"/>
            <w:color w:val="000000" w:themeColor="text1"/>
            <w:highlight w:val="yellow"/>
            <w:rPrChange w:id="333" w:author="Michael Jennions" w:date="2020-09-21T22:12:00Z">
              <w:rPr>
                <w:rFonts w:ascii="Garamond" w:hAnsi="Garamond"/>
                <w:color w:val="000000" w:themeColor="text1"/>
              </w:rPr>
            </w:rPrChange>
          </w:rPr>
          <w:t>2020</w:t>
        </w:r>
        <w:commentRangeEnd w:id="332"/>
        <w:r w:rsidR="00A173AF">
          <w:rPr>
            <w:rStyle w:val="CommentReference"/>
          </w:rPr>
          <w:commentReference w:id="332"/>
        </w:r>
        <w:r w:rsidR="00A173AF">
          <w:rPr>
            <w:rFonts w:ascii="Garamond" w:hAnsi="Garamond"/>
            <w:color w:val="000000" w:themeColor="text1"/>
          </w:rPr>
          <w:t>)</w:t>
        </w:r>
      </w:ins>
      <w:del w:id="334" w:author="Michael Jennions" w:date="2020-09-21T22:10:00Z">
        <w:r w:rsidR="0068698A" w:rsidRPr="007E3B63" w:rsidDel="00A173AF">
          <w:rPr>
            <w:rFonts w:ascii="Garamond" w:hAnsi="Garamond"/>
            <w:color w:val="000000" w:themeColor="text1"/>
          </w:rPr>
          <w:delText xml:space="preserve">ical </w:delText>
        </w:r>
        <w:commentRangeStart w:id="335"/>
        <w:commentRangeStart w:id="336"/>
        <w:r w:rsidR="0068698A" w:rsidRPr="007E3B63" w:rsidDel="00A173AF">
          <w:rPr>
            <w:rFonts w:ascii="Garamond" w:hAnsi="Garamond"/>
            <w:color w:val="000000" w:themeColor="text1"/>
          </w:rPr>
          <w:delText>differences</w:delText>
        </w:r>
        <w:commentRangeEnd w:id="335"/>
        <w:r w:rsidR="008C139F" w:rsidDel="00A173AF">
          <w:rPr>
            <w:rStyle w:val="CommentReference"/>
          </w:rPr>
          <w:commentReference w:id="335"/>
        </w:r>
        <w:commentRangeEnd w:id="336"/>
        <w:r w:rsidR="00987689" w:rsidDel="00A173AF">
          <w:rPr>
            <w:rStyle w:val="CommentReference"/>
          </w:rPr>
          <w:commentReference w:id="336"/>
        </w:r>
        <w:r w:rsidR="00877E28" w:rsidRPr="007E3B63" w:rsidDel="00A173AF">
          <w:rPr>
            <w:rFonts w:ascii="Garamond" w:hAnsi="Garamond"/>
            <w:color w:val="000000" w:themeColor="text1"/>
          </w:rPr>
          <w:delText xml:space="preserve"> </w:delText>
        </w:r>
      </w:del>
      <w:del w:id="337" w:author="Michael Jennions" w:date="2020-09-21T22:12:00Z">
        <w:r w:rsidR="008C139F" w:rsidDel="00A173AF">
          <w:rPr>
            <w:rFonts w:ascii="Garamond" w:hAnsi="Garamond"/>
            <w:color w:val="000000" w:themeColor="text1"/>
          </w:rPr>
          <w:fldChar w:fldCharType="begin" w:fldLock="1"/>
        </w:r>
        <w:r w:rsidR="00784A33" w:rsidDel="00A173AF">
          <w:rPr>
            <w:rFonts w:ascii="Garamond" w:hAnsi="Garamond"/>
            <w:color w:val="000000" w:themeColor="text1"/>
          </w:rPr>
          <w:del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delInstrText>
        </w:r>
        <w:r w:rsidR="008C139F" w:rsidDel="00A173AF">
          <w:rPr>
            <w:rFonts w:ascii="Garamond" w:hAnsi="Garamond"/>
            <w:color w:val="000000" w:themeColor="text1"/>
          </w:rPr>
          <w:fldChar w:fldCharType="separate"/>
        </w:r>
        <w:r w:rsidR="008C139F" w:rsidRPr="008C139F" w:rsidDel="00A173AF">
          <w:rPr>
            <w:rFonts w:ascii="Garamond" w:hAnsi="Garamond"/>
            <w:noProof/>
            <w:color w:val="000000" w:themeColor="text1"/>
          </w:rPr>
          <w:delText>(Feingold 1992; Miller &amp; Halpern 2014)</w:delText>
        </w:r>
        <w:r w:rsidR="008C139F" w:rsidDel="00A173AF">
          <w:rPr>
            <w:rFonts w:ascii="Garamond" w:hAnsi="Garamond"/>
            <w:color w:val="000000" w:themeColor="text1"/>
          </w:rPr>
          <w:fldChar w:fldCharType="end"/>
        </w:r>
      </w:del>
      <w:r w:rsidR="0068698A" w:rsidRPr="007E3B63">
        <w:rPr>
          <w:rFonts w:ascii="Garamond" w:hAnsi="Garamond"/>
          <w:color w:val="000000" w:themeColor="text1"/>
        </w:rPr>
        <w:t>.</w:t>
      </w:r>
      <w:ins w:id="338" w:author="Michael Jennions" w:date="2020-09-21T22:14:00Z">
        <w:r w:rsidR="00A173AF">
          <w:rPr>
            <w:rFonts w:ascii="Garamond" w:hAnsi="Garamond"/>
            <w:color w:val="000000" w:themeColor="text1"/>
          </w:rPr>
          <w:t xml:space="preserve"> </w:t>
        </w:r>
      </w:ins>
      <w:del w:id="339" w:author="Michael Jennions" w:date="2020-09-21T22:10:00Z">
        <w:r w:rsidR="0068698A" w:rsidRPr="007E3B63" w:rsidDel="00A173AF">
          <w:rPr>
            <w:rFonts w:ascii="Garamond" w:hAnsi="Garamond"/>
            <w:color w:val="000000" w:themeColor="text1"/>
          </w:rPr>
          <w:delText xml:space="preserve"> </w:delText>
        </w:r>
      </w:del>
      <w:del w:id="340" w:author="Michael Jennions" w:date="2020-09-21T22:03:00Z">
        <w:r w:rsidR="00747656" w:rsidRPr="007E3B63" w:rsidDel="00987689">
          <w:rPr>
            <w:rFonts w:ascii="Garamond" w:hAnsi="Garamond"/>
            <w:color w:val="000000" w:themeColor="text1"/>
          </w:rPr>
          <w:delText xml:space="preserve">For example, </w:delText>
        </w:r>
        <w:r w:rsidRPr="007E3B63" w:rsidDel="00987689">
          <w:rPr>
            <w:rFonts w:ascii="Garamond" w:hAnsi="Garamond"/>
            <w:color w:val="000000" w:themeColor="text1"/>
          </w:rPr>
          <w:delText>Steve</w:delText>
        </w:r>
        <w:r w:rsidR="00385F43" w:rsidDel="00987689">
          <w:rPr>
            <w:rFonts w:ascii="Garamond" w:hAnsi="Garamond"/>
            <w:color w:val="000000" w:themeColor="text1"/>
          </w:rPr>
          <w:delText>n</w:delText>
        </w:r>
        <w:r w:rsidRPr="007E3B63" w:rsidDel="00987689">
          <w:rPr>
            <w:rFonts w:ascii="Garamond" w:hAnsi="Garamond"/>
            <w:color w:val="000000" w:themeColor="text1"/>
          </w:rPr>
          <w:delText xml:space="preserve"> Pinker</w:delText>
        </w:r>
        <w:r w:rsidR="00747656" w:rsidRPr="007E3B63" w:rsidDel="00987689">
          <w:rPr>
            <w:rFonts w:ascii="Garamond" w:hAnsi="Garamond"/>
            <w:color w:val="000000" w:themeColor="text1"/>
          </w:rPr>
          <w:delText xml:space="preserve"> </w:delText>
        </w:r>
        <w:r w:rsidR="00AD2D5D" w:rsidRPr="007E3B63" w:rsidDel="00987689">
          <w:rPr>
            <w:rFonts w:ascii="Garamond" w:hAnsi="Garamond"/>
            <w:color w:val="000000" w:themeColor="text1"/>
          </w:rPr>
          <w:delText>noted</w:delText>
        </w:r>
        <w:r w:rsidR="0068698A" w:rsidRPr="007E3B63" w:rsidDel="00987689">
          <w:rPr>
            <w:rFonts w:ascii="Garamond" w:hAnsi="Garamond"/>
            <w:color w:val="000000" w:themeColor="text1"/>
          </w:rPr>
          <w:delText xml:space="preserve"> </w:delText>
        </w:r>
        <w:r w:rsidR="00747656" w:rsidRPr="007E3B63" w:rsidDel="00987689">
          <w:rPr>
            <w:rFonts w:ascii="Garamond" w:hAnsi="Garamond"/>
            <w:color w:val="000000" w:themeColor="text1"/>
          </w:rPr>
          <w:delText xml:space="preserve">that: </w:delText>
        </w:r>
        <w:r w:rsidR="00747656" w:rsidRPr="007E3B63" w:rsidDel="00987689">
          <w:rPr>
            <w:rFonts w:ascii="Garamond" w:hAnsi="Garamond" w:cs="Times New Roman"/>
            <w:color w:val="000000" w:themeColor="text1"/>
          </w:rPr>
          <w:delText>“</w:delText>
        </w:r>
        <w:r w:rsidRPr="007E3B63" w:rsidDel="00987689">
          <w:rPr>
            <w:rFonts w:ascii="Garamond" w:eastAsia="Times New Roman" w:hAnsi="Garamond" w:cs="Times New Roman"/>
            <w:i/>
            <w:color w:val="000000" w:themeColor="text1"/>
            <w:spacing w:val="-1"/>
          </w:rPr>
          <w:delText>Since a male can have more offspring than a female—but also has a greater chance of being childless (the victims of other males who impregnate the available females)—natural selection favo</w:delText>
        </w:r>
        <w:r w:rsidR="00A02F5A" w:rsidRPr="007E3B63" w:rsidDel="00987689">
          <w:rPr>
            <w:rFonts w:ascii="Garamond" w:eastAsia="Times New Roman" w:hAnsi="Garamond" w:cs="Times New Roman"/>
            <w:i/>
            <w:color w:val="000000" w:themeColor="text1"/>
            <w:spacing w:val="-1"/>
          </w:rPr>
          <w:delText>u</w:delText>
        </w:r>
        <w:r w:rsidRPr="007E3B63" w:rsidDel="00987689">
          <w:rPr>
            <w:rFonts w:ascii="Garamond" w:eastAsia="Times New Roman" w:hAnsi="Garamond" w:cs="Times New Roman"/>
            <w:i/>
            <w:color w:val="000000" w:themeColor="text1"/>
            <w:spacing w:val="-1"/>
          </w:rPr>
          <w:delText>rs a slightly more conservative and reliable baby-building process for females and a slightly more ambitious and error-prone process for males</w:delText>
        </w:r>
        <w:r w:rsidRPr="007E3B63" w:rsidDel="00987689">
          <w:rPr>
            <w:rFonts w:ascii="Garamond" w:eastAsia="Times New Roman" w:hAnsi="Garamond" w:cs="Times New Roman"/>
            <w:color w:val="000000" w:themeColor="text1"/>
            <w:spacing w:val="-1"/>
          </w:rPr>
          <w:delText>” (New Republic 2005). </w:delText>
        </w:r>
      </w:del>
      <w:del w:id="341" w:author="Michael Jennions" w:date="2020-09-21T22:15:00Z">
        <w:r w:rsidR="0068698A" w:rsidRPr="007E3B63" w:rsidDel="00520A95">
          <w:rPr>
            <w:rFonts w:ascii="Garamond" w:eastAsia="Times New Roman" w:hAnsi="Garamond" w:cs="Times New Roman"/>
            <w:color w:val="000000" w:themeColor="text1"/>
            <w:spacing w:val="-1"/>
          </w:rPr>
          <w:delText>This</w:delText>
        </w:r>
      </w:del>
      <w:ins w:id="342" w:author="Michael Jennions" w:date="2020-09-21T22:16:00Z">
        <w:r w:rsidR="00520A95">
          <w:rPr>
            <w:rFonts w:ascii="Garamond" w:hAnsi="Garamond"/>
            <w:color w:val="000000" w:themeColor="text1"/>
          </w:rPr>
          <w:t>A</w:t>
        </w:r>
      </w:ins>
      <w:r w:rsidR="0068698A" w:rsidRPr="007E3B63">
        <w:rPr>
          <w:rFonts w:ascii="Garamond" w:eastAsia="Times New Roman" w:hAnsi="Garamond" w:cs="Times New Roman"/>
          <w:color w:val="000000" w:themeColor="text1"/>
          <w:spacing w:val="-1"/>
        </w:rPr>
        <w:t xml:space="preserve"> </w:t>
      </w:r>
      <w:ins w:id="343" w:author="Michael Jennions" w:date="2020-09-21T22:16:00Z">
        <w:r w:rsidR="00520A95">
          <w:rPr>
            <w:rFonts w:ascii="Garamond" w:eastAsia="Times New Roman" w:hAnsi="Garamond" w:cs="Times New Roman"/>
            <w:color w:val="000000" w:themeColor="text1"/>
            <w:spacing w:val="-1"/>
          </w:rPr>
          <w:t xml:space="preserve">key </w:t>
        </w:r>
      </w:ins>
      <w:r w:rsidR="0068698A" w:rsidRPr="007E3B63">
        <w:rPr>
          <w:rFonts w:ascii="Garamond" w:eastAsia="Times New Roman" w:hAnsi="Garamond" w:cs="Times New Roman"/>
          <w:color w:val="000000" w:themeColor="text1"/>
          <w:spacing w:val="-1"/>
        </w:rPr>
        <w:t xml:space="preserve">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w:t>
      </w:r>
      <w:del w:id="344" w:author="Michael Jennions" w:date="2020-09-21T22:15:00Z">
        <w:r w:rsidR="0068698A" w:rsidRPr="007E3B63" w:rsidDel="00520A95">
          <w:rPr>
            <w:rFonts w:ascii="Garamond" w:eastAsia="Times New Roman" w:hAnsi="Garamond" w:cs="Times New Roman"/>
            <w:color w:val="000000" w:themeColor="text1"/>
            <w:spacing w:val="-1"/>
          </w:rPr>
          <w:delText xml:space="preserve">often supported by </w:delText>
        </w:r>
        <w:r w:rsidR="00A560AA" w:rsidDel="00520A95">
          <w:rPr>
            <w:rFonts w:ascii="Garamond" w:eastAsia="Times New Roman" w:hAnsi="Garamond" w:cs="Times New Roman"/>
            <w:color w:val="000000" w:themeColor="text1"/>
            <w:spacing w:val="-1"/>
          </w:rPr>
          <w:delText xml:space="preserve">loose </w:delText>
        </w:r>
        <w:r w:rsidR="00770FA5" w:rsidRPr="007E3B63" w:rsidDel="00520A95">
          <w:rPr>
            <w:rFonts w:ascii="Garamond" w:eastAsia="Times New Roman" w:hAnsi="Garamond" w:cs="Times New Roman"/>
            <w:color w:val="000000" w:themeColor="text1"/>
            <w:spacing w:val="-1"/>
          </w:rPr>
          <w:delText>reports</w:delText>
        </w:r>
        <w:r w:rsidR="0068698A" w:rsidRPr="007E3B63" w:rsidDel="00520A95">
          <w:rPr>
            <w:rFonts w:ascii="Garamond" w:eastAsia="Times New Roman" w:hAnsi="Garamond" w:cs="Times New Roman"/>
            <w:color w:val="000000" w:themeColor="text1"/>
            <w:spacing w:val="-1"/>
          </w:rPr>
          <w:delText xml:space="preserve"> </w:delText>
        </w:r>
      </w:del>
      <w:r w:rsidR="0068698A" w:rsidRPr="007E3B63">
        <w:rPr>
          <w:rFonts w:ascii="Garamond" w:eastAsia="Times New Roman" w:hAnsi="Garamond" w:cs="Times New Roman"/>
          <w:color w:val="000000" w:themeColor="text1"/>
          <w:spacing w:val="-1"/>
        </w:rPr>
        <w:t>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w:t>
      </w:r>
      <w:del w:id="345" w:author="Michael Jennions" w:date="2020-09-22T09:37:00Z">
        <w:r w:rsidR="00A02F5A" w:rsidRPr="007E3B63" w:rsidDel="00502CB2">
          <w:rPr>
            <w:rFonts w:ascii="Garamond" w:hAnsi="Garamond"/>
            <w:color w:val="000000" w:themeColor="text1"/>
          </w:rPr>
          <w:delText xml:space="preserve">the </w:delText>
        </w:r>
      </w:del>
      <w:r w:rsidR="00A02F5A" w:rsidRPr="007E3B63">
        <w:rPr>
          <w:rFonts w:ascii="Garamond" w:hAnsi="Garamond"/>
          <w:color w:val="000000" w:themeColor="text1"/>
        </w:rPr>
        <w:t>animal</w:t>
      </w:r>
      <w:ins w:id="346" w:author="Michael Jennions" w:date="2020-09-22T09:37:00Z">
        <w:r w:rsidR="00502CB2">
          <w:rPr>
            <w:rFonts w:ascii="Garamond" w:hAnsi="Garamond"/>
            <w:color w:val="000000" w:themeColor="text1"/>
          </w:rPr>
          <w:t>s</w:t>
        </w:r>
      </w:ins>
      <w:r w:rsidR="00A02F5A" w:rsidRPr="007E3B63">
        <w:rPr>
          <w:rFonts w:ascii="Garamond" w:hAnsi="Garamond"/>
          <w:color w:val="000000" w:themeColor="text1"/>
        </w:rPr>
        <w:t xml:space="preserve"> </w:t>
      </w:r>
      <w:del w:id="347" w:author="Michael Jennions" w:date="2020-09-22T09:37:00Z">
        <w:r w:rsidR="00A02F5A" w:rsidRPr="007E3B63" w:rsidDel="00502CB2">
          <w:rPr>
            <w:rFonts w:ascii="Garamond" w:hAnsi="Garamond"/>
            <w:color w:val="000000" w:themeColor="text1"/>
          </w:rPr>
          <w:delText xml:space="preserve">kingdom </w:delText>
        </w:r>
      </w:del>
      <w:r w:rsidR="00A02F5A" w:rsidRPr="007E3B63">
        <w:rPr>
          <w:rFonts w:ascii="Garamond" w:hAnsi="Garamond"/>
          <w:color w:val="000000" w:themeColor="text1"/>
        </w:rPr>
        <w:t xml:space="preserve">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w:t>
      </w:r>
      <w:del w:id="348" w:author="Michael Jennions" w:date="2020-09-22T09:37:00Z">
        <w:r w:rsidR="004835CA" w:rsidDel="00502CB2">
          <w:rPr>
            <w:rFonts w:ascii="Garamond" w:hAnsi="Garamond"/>
            <w:color w:val="000000" w:themeColor="text1"/>
          </w:rPr>
          <w:delText xml:space="preserve">While </w:delText>
        </w:r>
      </w:del>
      <w:ins w:id="349" w:author="Michael Jennions" w:date="2020-09-22T09:37:00Z">
        <w:r w:rsidR="00502CB2">
          <w:rPr>
            <w:rFonts w:ascii="Garamond" w:hAnsi="Garamond"/>
            <w:color w:val="000000" w:themeColor="text1"/>
          </w:rPr>
          <w:t xml:space="preserve">Although </w:t>
        </w:r>
      </w:ins>
      <w:del w:id="350" w:author="Michael Jennions" w:date="2020-09-21T22:25:00Z">
        <w:r w:rsidR="004835CA" w:rsidDel="00A701C8">
          <w:rPr>
            <w:rFonts w:ascii="Garamond" w:hAnsi="Garamond"/>
            <w:color w:val="000000" w:themeColor="text1"/>
          </w:rPr>
          <w:delText>i</w:delText>
        </w:r>
        <w:r w:rsidR="00A02F5A" w:rsidRPr="007E3B63" w:rsidDel="00A701C8">
          <w:rPr>
            <w:rFonts w:ascii="Garamond" w:hAnsi="Garamond"/>
            <w:color w:val="000000" w:themeColor="text1"/>
          </w:rPr>
          <w:delText>t</w:delText>
        </w:r>
        <w:r w:rsidR="00181504" w:rsidRPr="007E3B63" w:rsidDel="00A701C8">
          <w:rPr>
            <w:rFonts w:ascii="Garamond" w:hAnsi="Garamond"/>
            <w:color w:val="000000" w:themeColor="text1"/>
          </w:rPr>
          <w:delText xml:space="preserve"> is </w:delText>
        </w:r>
      </w:del>
      <w:r w:rsidR="00181504" w:rsidRPr="007E3B63">
        <w:rPr>
          <w:rFonts w:ascii="Garamond" w:hAnsi="Garamond"/>
          <w:color w:val="000000" w:themeColor="text1"/>
        </w:rPr>
        <w:t>true that g</w:t>
      </w:r>
      <w:r w:rsidR="0068698A" w:rsidRPr="007E3B63">
        <w:rPr>
          <w:rFonts w:ascii="Garamond" w:hAnsi="Garamond"/>
          <w:color w:val="000000" w:themeColor="text1"/>
        </w:rPr>
        <w:t xml:space="preserve">reater male </w:t>
      </w:r>
      <w:del w:id="351" w:author="Michael Jennions" w:date="2020-09-21T22:20:00Z">
        <w:r w:rsidR="0068698A" w:rsidRPr="007E3B63" w:rsidDel="00A701C8">
          <w:rPr>
            <w:rFonts w:ascii="Garamond" w:hAnsi="Garamond"/>
            <w:color w:val="000000" w:themeColor="text1"/>
          </w:rPr>
          <w:delText>than female</w:delText>
        </w:r>
        <w:r w:rsidR="007A2CB3" w:rsidRPr="007E3B63" w:rsidDel="00A701C8">
          <w:rPr>
            <w:rFonts w:ascii="Garamond" w:hAnsi="Garamond"/>
            <w:color w:val="000000" w:themeColor="text1"/>
          </w:rPr>
          <w:delText xml:space="preserve"> </w:delText>
        </w:r>
      </w:del>
      <w:r w:rsidR="007A2CB3" w:rsidRPr="007E3B63">
        <w:rPr>
          <w:rFonts w:ascii="Garamond" w:hAnsi="Garamond"/>
          <w:color w:val="000000" w:themeColor="text1"/>
        </w:rPr>
        <w:t xml:space="preserve">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the</w:t>
      </w:r>
      <w:r w:rsidR="00AD2D5D" w:rsidRPr="007E3B63">
        <w:rPr>
          <w:rFonts w:ascii="Garamond" w:hAnsi="Garamond"/>
          <w:color w:val="000000" w:themeColor="text1"/>
        </w:rPr>
        <w:t xml:space="preserve"> strength </w:t>
      </w:r>
      <w:r w:rsidR="004835CA">
        <w:rPr>
          <w:rFonts w:ascii="Garamond" w:hAnsi="Garamond"/>
          <w:color w:val="000000" w:themeColor="text1"/>
        </w:rPr>
        <w:t xml:space="preserve">and generality </w:t>
      </w:r>
      <w:r w:rsidR="00AD2D5D" w:rsidRPr="007E3B63">
        <w:rPr>
          <w:rFonts w:ascii="Garamond" w:hAnsi="Garamond"/>
          <w:color w:val="000000" w:themeColor="text1"/>
        </w:rPr>
        <w:t xml:space="preserve">of </w:t>
      </w:r>
      <w:del w:id="352" w:author="Michael Jennions" w:date="2020-09-21T22:18:00Z">
        <w:r w:rsidR="00AD2D5D" w:rsidRPr="007E3B63" w:rsidDel="00A701C8">
          <w:rPr>
            <w:rFonts w:ascii="Garamond" w:hAnsi="Garamond"/>
            <w:color w:val="000000" w:themeColor="text1"/>
          </w:rPr>
          <w:delText>the evidence</w:delText>
        </w:r>
      </w:del>
      <w:ins w:id="353" w:author="Michael Jennions" w:date="2020-09-21T22:18:00Z">
        <w:r w:rsidR="00A701C8">
          <w:rPr>
            <w:rFonts w:ascii="Garamond" w:hAnsi="Garamond"/>
            <w:color w:val="000000" w:themeColor="text1"/>
          </w:rPr>
          <w:t>this claim</w:t>
        </w:r>
      </w:ins>
      <w:r w:rsidR="00AD2D5D" w:rsidRPr="007E3B63">
        <w:rPr>
          <w:rFonts w:ascii="Garamond" w:hAnsi="Garamond"/>
          <w:color w:val="000000" w:themeColor="text1"/>
        </w:rPr>
        <w:t xml:space="preserve"> is </w:t>
      </w:r>
      <w:del w:id="354" w:author="Michael Jennions" w:date="2020-09-21T22:19:00Z">
        <w:r w:rsidR="00AD2D5D" w:rsidRPr="007E3B63" w:rsidDel="00A701C8">
          <w:rPr>
            <w:rFonts w:ascii="Garamond" w:hAnsi="Garamond"/>
            <w:color w:val="000000" w:themeColor="text1"/>
          </w:rPr>
          <w:delText>mixed</w:delText>
        </w:r>
      </w:del>
      <w:ins w:id="355" w:author="Michael Jennions" w:date="2020-09-21T22:19:00Z">
        <w:r w:rsidR="00A701C8">
          <w:rPr>
            <w:rFonts w:ascii="Garamond" w:hAnsi="Garamond"/>
            <w:color w:val="000000" w:themeColor="text1"/>
          </w:rPr>
          <w:t>unclear</w:t>
        </w:r>
      </w:ins>
      <w:r w:rsidR="00AD2D5D" w:rsidRPr="007E3B63">
        <w:rPr>
          <w:rFonts w:ascii="Garamond" w:hAnsi="Garamond"/>
          <w:color w:val="000000" w:themeColor="text1"/>
        </w:rPr>
        <w:t xml:space="preserve">. </w:t>
      </w:r>
      <w:ins w:id="356" w:author="Michael Jennions" w:date="2020-09-22T09:38:00Z">
        <w:r w:rsidR="00502CB2">
          <w:rPr>
            <w:rFonts w:ascii="Garamond" w:hAnsi="Garamond"/>
            <w:color w:val="000000" w:themeColor="text1"/>
          </w:rPr>
          <w:t>Specifically, t</w:t>
        </w:r>
      </w:ins>
      <w:del w:id="357" w:author="Michael Jennions" w:date="2020-09-22T09:38:00Z">
        <w:r w:rsidR="00AD2D5D" w:rsidRPr="007E3B63" w:rsidDel="00502CB2">
          <w:rPr>
            <w:rFonts w:ascii="Garamond" w:hAnsi="Garamond"/>
            <w:color w:val="000000" w:themeColor="text1"/>
          </w:rPr>
          <w:delText>T</w:delText>
        </w:r>
      </w:del>
      <w:r w:rsidR="00AD2D5D" w:rsidRPr="007E3B63">
        <w:rPr>
          <w:rFonts w:ascii="Garamond" w:hAnsi="Garamond"/>
          <w:color w:val="000000" w:themeColor="text1"/>
        </w:rPr>
        <w:t xml:space="preserve">he </w:t>
      </w:r>
      <w:del w:id="358" w:author="Michael Jennions" w:date="2020-09-21T22:19:00Z">
        <w:r w:rsidR="00AD2D5D" w:rsidRPr="007E3B63" w:rsidDel="00A701C8">
          <w:rPr>
            <w:rFonts w:ascii="Garamond" w:hAnsi="Garamond"/>
            <w:color w:val="000000" w:themeColor="text1"/>
          </w:rPr>
          <w:delText xml:space="preserve">clearest </w:delText>
        </w:r>
      </w:del>
      <w:ins w:id="359" w:author="Michael Jennions" w:date="2020-09-21T22:19:00Z">
        <w:r w:rsidR="00A701C8">
          <w:rPr>
            <w:rFonts w:ascii="Garamond" w:hAnsi="Garamond"/>
            <w:color w:val="000000" w:themeColor="text1"/>
          </w:rPr>
          <w:t>strongest</w:t>
        </w:r>
        <w:r w:rsidR="00A701C8" w:rsidRPr="007E3B63">
          <w:rPr>
            <w:rFonts w:ascii="Garamond" w:hAnsi="Garamond"/>
            <w:color w:val="000000" w:themeColor="text1"/>
          </w:rPr>
          <w:t xml:space="preserve"> </w:t>
        </w:r>
      </w:ins>
      <w:r w:rsidR="00AD2D5D" w:rsidRPr="007E3B63">
        <w:rPr>
          <w:rFonts w:ascii="Garamond" w:hAnsi="Garamond"/>
          <w:color w:val="000000" w:themeColor="text1"/>
        </w:rPr>
        <w:t xml:space="preserve">evidence </w:t>
      </w:r>
      <w:del w:id="360" w:author="Michael Jennions" w:date="2020-09-22T09:38:00Z">
        <w:r w:rsidR="00AD2D5D" w:rsidRPr="007E3B63" w:rsidDel="00502CB2">
          <w:rPr>
            <w:rFonts w:ascii="Garamond" w:hAnsi="Garamond"/>
            <w:color w:val="000000" w:themeColor="text1"/>
          </w:rPr>
          <w:delText xml:space="preserve">comes </w:delText>
        </w:r>
      </w:del>
      <w:ins w:id="361" w:author="Michael Jennions" w:date="2020-09-22T09:38:00Z">
        <w:r w:rsidR="00502CB2">
          <w:rPr>
            <w:rFonts w:ascii="Garamond" w:hAnsi="Garamond"/>
            <w:color w:val="000000" w:themeColor="text1"/>
          </w:rPr>
          <w:t>is</w:t>
        </w:r>
        <w:r w:rsidR="00502CB2" w:rsidRPr="007E3B63">
          <w:rPr>
            <w:rFonts w:ascii="Garamond" w:hAnsi="Garamond"/>
            <w:color w:val="000000" w:themeColor="text1"/>
          </w:rPr>
          <w:t xml:space="preserve"> </w:t>
        </w:r>
      </w:ins>
      <w:del w:id="362" w:author="Michael Jennions" w:date="2020-09-22T09:38:00Z">
        <w:r w:rsidR="00AD2D5D" w:rsidRPr="007E3B63" w:rsidDel="00502CB2">
          <w:rPr>
            <w:rFonts w:ascii="Garamond" w:hAnsi="Garamond"/>
            <w:color w:val="000000" w:themeColor="text1"/>
          </w:rPr>
          <w:delText>from studies showing</w:delText>
        </w:r>
      </w:del>
      <w:ins w:id="363" w:author="Michael Jennions" w:date="2020-09-22T09:38:00Z">
        <w:r w:rsidR="00502CB2">
          <w:rPr>
            <w:rFonts w:ascii="Garamond" w:hAnsi="Garamond"/>
            <w:color w:val="000000" w:themeColor="text1"/>
          </w:rPr>
          <w:t>for</w:t>
        </w:r>
      </w:ins>
      <w:r w:rsidR="00AD2D5D" w:rsidRPr="007E3B63">
        <w:rPr>
          <w:rFonts w:ascii="Garamond" w:hAnsi="Garamond"/>
          <w:color w:val="000000" w:themeColor="text1"/>
        </w:rPr>
        <w:t xml:space="preserve">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w:t>
      </w:r>
      <w:del w:id="364" w:author="Michael Jennions" w:date="2020-09-21T22:21:00Z">
        <w:r w:rsidR="00AD2D5D" w:rsidRPr="007E3B63" w:rsidDel="00A701C8">
          <w:rPr>
            <w:rFonts w:ascii="Garamond" w:hAnsi="Garamond"/>
            <w:color w:val="000000" w:themeColor="text1"/>
          </w:rPr>
          <w:delText xml:space="preserve"> displays</w:delText>
        </w:r>
      </w:del>
      <w:r w:rsidR="00AD2D5D" w:rsidRPr="007E3B63">
        <w:rPr>
          <w:rFonts w:ascii="Garamond" w:hAnsi="Garamond"/>
          <w:color w:val="000000" w:themeColor="text1"/>
        </w:rPr>
        <w:t>, weaponry and body</w:t>
      </w:r>
      <w:r w:rsidR="00AA3D2E">
        <w:rPr>
          <w:rFonts w:ascii="Garamond" w:hAnsi="Garamond"/>
          <w:color w:val="000000" w:themeColor="text1"/>
        </w:rPr>
        <w:t xml:space="preserve"> size</w:t>
      </w:r>
      <w:r w:rsidR="00AD2D5D" w:rsidRPr="007E3B63">
        <w:rPr>
          <w:rFonts w:ascii="Garamond" w:hAnsi="Garamond"/>
          <w:color w:val="000000" w:themeColor="text1"/>
        </w:rPr>
        <w:t xml:space="preserve"> </w:t>
      </w:r>
      <w:r w:rsidR="00DB4160">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paradox","type":"article-journal","volume":"260"},"uris":["http://www.mendeley.com/documents/?uuid=6243a661-f17c-4421-8ee2-0986e72b24c8"]},{"id":"ITEM-2","itemData":{"DOI":"10.1111/j.1095-8312.1993.tb00887.x","ISSN":"10958312","abstract":"Why do females of many species mate with males on the basis of traits apparently detrimental to male survival? The answer may lie in the fact that these male traits are correlated with male condition. We consider the argument that high male condition directly benefits female fecundity and/or viability (e.g. through lower transmission of parasites, improved control of resources, or better paternal care). Using a quantitative genetic model we show how female preferences for male traits that indicate condition can evolve, even if the male traits themselves have deleterious effects on both the male and the female's fecundity. So</w:instrText>
      </w:r>
      <w:r w:rsidR="00666FAC">
        <w:rPr>
          <w:rFonts w:ascii="Cambria Math" w:hAnsi="Cambria Math" w:cs="Cambria Math"/>
          <w:color w:val="000000" w:themeColor="text1"/>
        </w:rPr>
        <w:instrText>‐</w:instrText>
      </w:r>
      <w:r w:rsidR="00666FAC">
        <w:rPr>
          <w:rFonts w:ascii="Garamond" w:hAnsi="Garamond"/>
          <w:color w:val="000000" w:themeColor="text1"/>
        </w:rPr>
        <w:instrText>called ‘arbitrary preferences’ can spread in this way because male traits subject to sexual selection are often under additional selection to become correlated with condition. At equilibrium the positive effects of male condition on a female's fecundity and the negative effects of the male trait on her fecundity are balanced and the female preference is under stabilizing selection. The male trait will often be correlated with viability, but not with fecundity, even though the preference evolved as a result of differences in male fecundity. The mean fecundity of females is not maximized, and can steadily decline as the male trait and female preference evolve. If the male trait has no direct deleterious effects on female fecundity, as may happen in species with no paternal care, female preferences are under continuous directional selection to increase. Copyright © 1993, Wiley Blackwell. All rights reserved","author":[{"dropping-particle":"","family":"PRICE","given":"TREVOR","non-dropping-particle":"","parse-names":false,"suffix":""},{"dropping-particle":"","family":"SCHLUTER","given":"DOLPH","non-dropping-particle":"","parse-names":false,"suffix":""},{"dropping-particle":"","family":"HECKMAN","given":"NANCY E.","non-dropping-particle":"","parse-names":false,"suffix":""}],"container-title":"Biological Journal of the Linnean Society","id":"ITEM-2","issue":"3","issued":{"date-parts":[["1993"]]},"page":"187-211","title":"Sexual selection when the female directly benefits","type":"article-journal","volume":"48"},"uris":["http://www.mendeley.com/documents/?uuid=7f6e7c7c-51f6-43e4-b65c-a7eae6c7cae7"]},{"id":"ITEM-3","itemData":{"DOI":"10.1037/1089-2680.7.3.219","ISSN":"10892680","abstract":"Greater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Psychology","id":"ITEM-3","issue":"3","issued":{"date-parts":[["2003"]]},"page":"219-236","title":"Variability among Males in Sexually Selected Attributes","type":"article-journal","volume":"7"},"uris":["http://www.mendeley.com/documents/?uuid=d41f6bdd-9e6e-4c75-a544-ce99987f5a44"]},{"id":"ITEM-4","itemData":{"DOI":"10.1111/evo.12224","ISBN":"0014-3820","ISSN":"00143820","PMID":"24299417","abstract":"Sex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-4","issue":"12","issued":{"date-parts":[["2013"]]},"page":"3662-3668","title":"The variability is in the sex chromosomes","type":"article-journal","volume":"67"},"uris":["http://www.mendeley.com/documents/?uuid=48fc62fc-17a8-4c1b-8ebd-1292e83908c3"]},{"id":"ITEM-5","itemData":{"DOI":"10.1086/677310","ISBN":"0003-0147","ISSN":"0003-0147","PMID":"25141142","abstract":"Despite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Naturalist","id":"ITEM-5","issue":"3","issued":{"date-parts":[["2014"]]},"page":"326-337","title":"Male Bias in Distributions of Additive Genetic, Residual, and Phenotypic Variances of Shared Traits","type":"article-journal","volume":"184"},"uris":["http://www.mendeley.com/documents/?uuid=b4c01e48-7092-4a5f-bb2a-ad70161a9635"]}],"mendeley":{"formattedCitation":"(PRICE &lt;i&gt;et al.&lt;/i&gt; 1993; Pomiankowski &amp; Moller 1995; Archer &amp; Mehdikhani 2003; Reinhold &amp; Engqvist 2013a; Wyman &amp; Rowe 2014)","manualFormatting":"(Price et al. 1993; Pomiankowski &amp; Moller 1995; Archer &amp; Mehdikhani 2003; Reinhold &amp; Engqvist 2013; Wyman &amp; Rowe 2014)","plainTextFormattedCitation":"(PRICE et al. 1993; Pomiankowski &amp; Moller 1995; Archer &amp; Mehdikhani 2003; Reinhold &amp; Engqvist 2013a; Wyman &amp; Rowe 2014)","previouslyFormattedCitation":"(PRICE &lt;i&gt;et al.&lt;/i&gt; 1993; Pomiankowski &amp; Moller 1995; Archer &amp; Mehdikhani 2003; Reinhold &amp; Engqvist 2013a; Wyman &amp; Rowe 2014)"},"properties":{"noteIndex":0},"schema":"https://github.com/citation-style-language/schema/raw/master/csl-citation.json"}</w:instrText>
      </w:r>
      <w:r w:rsidR="00DB4160">
        <w:rPr>
          <w:rFonts w:ascii="Garamond" w:hAnsi="Garamond"/>
          <w:color w:val="000000" w:themeColor="text1"/>
        </w:rPr>
        <w:fldChar w:fldCharType="separate"/>
      </w:r>
      <w:r w:rsidR="00DB4160" w:rsidRPr="00DB4160">
        <w:rPr>
          <w:rFonts w:ascii="Garamond" w:hAnsi="Garamond"/>
          <w:noProof/>
          <w:color w:val="000000" w:themeColor="text1"/>
        </w:rPr>
        <w:t>(P</w:t>
      </w:r>
      <w:r w:rsidR="00DB4160">
        <w:rPr>
          <w:rFonts w:ascii="Garamond" w:hAnsi="Garamond"/>
          <w:noProof/>
          <w:color w:val="000000" w:themeColor="text1"/>
        </w:rPr>
        <w:t>rice</w:t>
      </w:r>
      <w:r w:rsidR="00DB4160" w:rsidRPr="00DB4160">
        <w:rPr>
          <w:rFonts w:ascii="Garamond" w:hAnsi="Garamond"/>
          <w:noProof/>
          <w:color w:val="000000" w:themeColor="text1"/>
        </w:rPr>
        <w:t xml:space="preserve"> </w:t>
      </w:r>
      <w:r w:rsidR="00DB4160" w:rsidRPr="00DB4160">
        <w:rPr>
          <w:rFonts w:ascii="Garamond" w:hAnsi="Garamond"/>
          <w:i/>
          <w:noProof/>
          <w:color w:val="000000" w:themeColor="text1"/>
        </w:rPr>
        <w:t>et al.</w:t>
      </w:r>
      <w:r w:rsidR="00DB4160" w:rsidRPr="00DB4160">
        <w:rPr>
          <w:rFonts w:ascii="Garamond" w:hAnsi="Garamond"/>
          <w:noProof/>
          <w:color w:val="000000" w:themeColor="text1"/>
        </w:rPr>
        <w:t xml:space="preserve"> 1993; Pomiankowski &amp; Moller 1995; Archer &amp; Mehdikhani 2003; Reinhold &amp; Engqvist 2013; Wyman &amp; Rowe 2014)</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ins w:id="365" w:author="Michael Jennions" w:date="2020-09-22T09:38:00Z">
        <w:r w:rsidR="00502CB2">
          <w:rPr>
            <w:rFonts w:ascii="Garamond" w:hAnsi="Garamond"/>
            <w:color w:val="000000" w:themeColor="text1"/>
          </w:rPr>
          <w:t xml:space="preserve">To date, </w:t>
        </w:r>
      </w:ins>
      <w:ins w:id="366" w:author="Michael Jennions" w:date="2020-09-22T10:00:00Z">
        <w:r w:rsidR="004D69F1">
          <w:rPr>
            <w:rFonts w:ascii="Garamond" w:hAnsi="Garamond"/>
            <w:color w:val="000000" w:themeColor="text1"/>
          </w:rPr>
          <w:t xml:space="preserve">the </w:t>
        </w:r>
      </w:ins>
      <w:del w:id="367" w:author="Michael Jennions" w:date="2020-09-22T09:38:00Z">
        <w:r w:rsidR="00A10A43" w:rsidRPr="007E3B63" w:rsidDel="00502CB2">
          <w:rPr>
            <w:rFonts w:ascii="Garamond" w:hAnsi="Garamond"/>
            <w:color w:val="000000" w:themeColor="text1"/>
          </w:rPr>
          <w:delText xml:space="preserve">The </w:delText>
        </w:r>
      </w:del>
      <w:r w:rsidR="00A10A43" w:rsidRPr="007E3B63">
        <w:rPr>
          <w:rFonts w:ascii="Garamond" w:hAnsi="Garamond"/>
          <w:color w:val="000000" w:themeColor="text1"/>
        </w:rPr>
        <w:t>evidence is</w:t>
      </w:r>
      <w:ins w:id="368" w:author="Michael Jennions" w:date="2020-09-22T09:38:00Z">
        <w:r w:rsidR="00502CB2">
          <w:rPr>
            <w:rFonts w:ascii="Garamond" w:hAnsi="Garamond"/>
            <w:color w:val="000000" w:themeColor="text1"/>
          </w:rPr>
          <w:t xml:space="preserve"> </w:t>
        </w:r>
      </w:ins>
      <w:del w:id="369" w:author="Michael Jennions" w:date="2020-09-22T09:38:00Z">
        <w:r w:rsidR="00A10A43" w:rsidRPr="007E3B63" w:rsidDel="00502CB2">
          <w:rPr>
            <w:rFonts w:ascii="Garamond" w:hAnsi="Garamond"/>
            <w:color w:val="000000" w:themeColor="text1"/>
          </w:rPr>
          <w:delText xml:space="preserve">, </w:delText>
        </w:r>
        <w:r w:rsidR="007066E5" w:rsidRPr="007E3B63" w:rsidDel="00502CB2">
          <w:rPr>
            <w:rFonts w:ascii="Garamond" w:hAnsi="Garamond"/>
            <w:color w:val="000000" w:themeColor="text1"/>
          </w:rPr>
          <w:delText xml:space="preserve">however, </w:delText>
        </w:r>
      </w:del>
      <w:r w:rsidR="002622D3">
        <w:rPr>
          <w:rFonts w:ascii="Garamond" w:hAnsi="Garamond"/>
          <w:color w:val="000000" w:themeColor="text1"/>
        </w:rPr>
        <w:t>weak or</w:t>
      </w:r>
      <w:r w:rsidR="002622D3" w:rsidRPr="007E3B63">
        <w:rPr>
          <w:rFonts w:ascii="Garamond" w:hAnsi="Garamond"/>
          <w:color w:val="000000" w:themeColor="text1"/>
        </w:rPr>
        <w:t xml:space="preserve"> </w:t>
      </w:r>
      <w:r w:rsidR="007066E5" w:rsidRPr="007E3B63">
        <w:rPr>
          <w:rFonts w:ascii="Garamond" w:hAnsi="Garamond"/>
          <w:color w:val="000000" w:themeColor="text1"/>
        </w:rPr>
        <w:t>absent</w:t>
      </w:r>
      <w:r w:rsidR="00A10A43" w:rsidRPr="007E3B63">
        <w:rPr>
          <w:rFonts w:ascii="Garamond" w:hAnsi="Garamond"/>
          <w:color w:val="000000" w:themeColor="text1"/>
        </w:rPr>
        <w:t xml:space="preserve"> for </w:t>
      </w:r>
      <w:ins w:id="370" w:author="Michael Jennions" w:date="2020-09-22T09:38:00Z">
        <w:r w:rsidR="00502CB2">
          <w:rPr>
            <w:rFonts w:ascii="Garamond" w:hAnsi="Garamond"/>
            <w:color w:val="000000" w:themeColor="text1"/>
          </w:rPr>
          <w:t xml:space="preserve">greater male variability for </w:t>
        </w:r>
      </w:ins>
      <w:r w:rsidR="00A10A43" w:rsidRPr="007E3B63">
        <w:rPr>
          <w:rFonts w:ascii="Garamond" w:hAnsi="Garamond"/>
          <w:color w:val="000000" w:themeColor="text1"/>
        </w:rPr>
        <w:t xml:space="preserve">behaviours </w:t>
      </w:r>
      <w:del w:id="371" w:author="Michael Jennions" w:date="2020-09-21T22:17:00Z">
        <w:r w:rsidR="00A10A43" w:rsidRPr="007E3B63" w:rsidDel="00520A95">
          <w:rPr>
            <w:rFonts w:ascii="Garamond" w:hAnsi="Garamond"/>
            <w:color w:val="000000" w:themeColor="text1"/>
          </w:rPr>
          <w:delText xml:space="preserve">that are </w:delText>
        </w:r>
        <w:r w:rsidR="00300532" w:rsidDel="00520A95">
          <w:rPr>
            <w:rFonts w:ascii="Garamond" w:hAnsi="Garamond"/>
            <w:color w:val="000000" w:themeColor="text1"/>
          </w:rPr>
          <w:delText>shared</w:delText>
        </w:r>
      </w:del>
      <w:ins w:id="372" w:author="Michael Jennions" w:date="2020-09-21T22:17:00Z">
        <w:r w:rsidR="00520A95">
          <w:rPr>
            <w:rFonts w:ascii="Garamond" w:hAnsi="Garamond"/>
            <w:color w:val="000000" w:themeColor="text1"/>
          </w:rPr>
          <w:t>exhibited</w:t>
        </w:r>
      </w:ins>
      <w:r w:rsidR="00A10A43" w:rsidRPr="007E3B63">
        <w:rPr>
          <w:rFonts w:ascii="Garamond" w:hAnsi="Garamond"/>
          <w:color w:val="000000" w:themeColor="text1"/>
        </w:rPr>
        <w:t xml:space="preserve"> by both sexes</w:t>
      </w:r>
      <w:r w:rsidR="00300532">
        <w:rPr>
          <w:rFonts w:ascii="Garamond" w:hAnsi="Garamond"/>
          <w:color w:val="000000" w:themeColor="text1"/>
        </w:rPr>
        <w:t xml:space="preserve"> </w:t>
      </w:r>
      <w:r w:rsidR="002622D3">
        <w:rPr>
          <w:rFonts w:ascii="Garamond" w:hAnsi="Garamond"/>
          <w:color w:val="000000" w:themeColor="text1"/>
        </w:rPr>
        <w:fldChar w:fldCharType="begin" w:fldLock="1"/>
      </w:r>
      <w:r w:rsidR="003F431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 Zajitschek &lt;i&gt;et al.&lt;/i&gt; 2020)","manualFormatting":"(Tarka et al. 2018; Zajitschek et al. 2020)","plainTextFormattedCitation":"(Tarka et al. 2018a; Zajitschek et al. 2020)","previouslyFormattedCitation":"(Tarka &lt;i&gt;et al.&lt;/i&gt; 2018a; Zajitschek &lt;i&gt;et al.&lt;/i&gt; 2020)"},"properties":{"noteIndex":0},"schema":"https://github.com/citation-style-language/schema/raw/master/csl-citation.json"}</w:instrText>
      </w:r>
      <w:r w:rsidR="002622D3">
        <w:rPr>
          <w:rFonts w:ascii="Garamond" w:hAnsi="Garamond"/>
          <w:color w:val="000000" w:themeColor="text1"/>
        </w:rPr>
        <w:fldChar w:fldCharType="separate"/>
      </w:r>
      <w:r w:rsidR="00300532" w:rsidRPr="00300532">
        <w:rPr>
          <w:rFonts w:ascii="Garamond" w:hAnsi="Garamond"/>
          <w:noProof/>
          <w:color w:val="000000" w:themeColor="text1"/>
        </w:rPr>
        <w:t xml:space="preserve">(Tarka </w:t>
      </w:r>
      <w:r w:rsidR="00300532" w:rsidRPr="00300532">
        <w:rPr>
          <w:rFonts w:ascii="Garamond" w:hAnsi="Garamond"/>
          <w:i/>
          <w:noProof/>
          <w:color w:val="000000" w:themeColor="text1"/>
        </w:rPr>
        <w:t>et al.</w:t>
      </w:r>
      <w:r w:rsidR="00300532" w:rsidRPr="00300532">
        <w:rPr>
          <w:rFonts w:ascii="Garamond" w:hAnsi="Garamond"/>
          <w:noProof/>
          <w:color w:val="000000" w:themeColor="text1"/>
        </w:rPr>
        <w:t xml:space="preserve"> 2018; Zajitschek </w:t>
      </w:r>
      <w:r w:rsidR="00300532" w:rsidRPr="00300532">
        <w:rPr>
          <w:rFonts w:ascii="Garamond" w:hAnsi="Garamond"/>
          <w:i/>
          <w:noProof/>
          <w:color w:val="000000" w:themeColor="text1"/>
        </w:rPr>
        <w:t>et al.</w:t>
      </w:r>
      <w:r w:rsidR="00300532" w:rsidRPr="00300532">
        <w:rPr>
          <w:rFonts w:ascii="Garamond" w:hAnsi="Garamond"/>
          <w:noProof/>
          <w:color w:val="000000" w:themeColor="text1"/>
        </w:rPr>
        <w:t xml:space="preserve"> 2020)</w:t>
      </w:r>
      <w:r w:rsidR="002622D3">
        <w:rPr>
          <w:rFonts w:ascii="Garamond" w:hAnsi="Garamond"/>
          <w:color w:val="000000" w:themeColor="text1"/>
        </w:rPr>
        <w:fldChar w:fldCharType="end"/>
      </w:r>
      <w:r w:rsidR="002622D3" w:rsidRPr="007E3B63">
        <w:rPr>
          <w:rFonts w:ascii="Garamond" w:hAnsi="Garamond"/>
          <w:color w:val="000000" w:themeColor="text1"/>
        </w:rPr>
        <w:t>.</w:t>
      </w:r>
      <w:r w:rsidR="00A10A43"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511A7343" w14:textId="4A000751" w:rsidR="00475D1C" w:rsidRDefault="00F74724" w:rsidP="004835CA">
      <w:pPr>
        <w:ind w:firstLine="360"/>
        <w:rPr>
          <w:rFonts w:ascii="Garamond" w:hAnsi="Garamond"/>
          <w:color w:val="000000" w:themeColor="text1"/>
        </w:rPr>
      </w:pPr>
      <w:r>
        <w:rPr>
          <w:rFonts w:ascii="Garamond" w:hAnsi="Garamond"/>
          <w:color w:val="000000" w:themeColor="text1"/>
        </w:rPr>
        <w:t xml:space="preserve">Human personality is </w:t>
      </w:r>
      <w:r w:rsidRPr="00B769C0">
        <w:rPr>
          <w:rFonts w:ascii="Garamond" w:hAnsi="Garamond"/>
          <w:color w:val="000000" w:themeColor="text1"/>
        </w:rPr>
        <w:t xml:space="preserve">often quantified by classifying individuals </w:t>
      </w:r>
      <w:ins w:id="373" w:author="Michael Jennions" w:date="2020-09-22T09:39:00Z">
        <w:r w:rsidR="00B66943">
          <w:rPr>
            <w:rFonts w:ascii="Garamond" w:hAnsi="Garamond"/>
            <w:color w:val="000000" w:themeColor="text1"/>
          </w:rPr>
          <w:t xml:space="preserve">of both sexes </w:t>
        </w:r>
      </w:ins>
      <w:r w:rsidRPr="00B769C0">
        <w:rPr>
          <w:rFonts w:ascii="Garamond" w:hAnsi="Garamond"/>
          <w:color w:val="000000" w:themeColor="text1"/>
        </w:rPr>
        <w:t>based on their scores for five components of behaviour</w:t>
      </w:r>
      <w:r>
        <w:rPr>
          <w:rFonts w:ascii="Garamond" w:hAnsi="Garamond"/>
          <w:color w:val="000000" w:themeColor="text1"/>
        </w:rPr>
        <w:t xml:space="preserve"> (the ‘Big Five’)</w:t>
      </w:r>
      <w:r w:rsidRPr="00B769C0">
        <w:rPr>
          <w:rFonts w:ascii="Garamond" w:hAnsi="Garamond"/>
          <w:color w:val="000000" w:themeColor="text1"/>
        </w:rPr>
        <w:t>: extraversion, neuroticism, openness,</w:t>
      </w:r>
      <w:ins w:id="374" w:author="Michael Jennions" w:date="2020-09-21T22:21:00Z">
        <w:r w:rsidR="00A701C8">
          <w:rPr>
            <w:rFonts w:ascii="Garamond" w:hAnsi="Garamond"/>
            <w:color w:val="000000" w:themeColor="text1"/>
          </w:rPr>
          <w:t xml:space="preserve"> </w:t>
        </w:r>
      </w:ins>
      <w:del w:id="375" w:author="Michael Jennions" w:date="2020-09-21T22:21:00Z">
        <w:r w:rsidRPr="00B769C0" w:rsidDel="00A701C8">
          <w:rPr>
            <w:rFonts w:ascii="Garamond" w:hAnsi="Garamond"/>
            <w:color w:val="000000" w:themeColor="text1"/>
          </w:rPr>
          <w:delText xml:space="preserve"> </w:delText>
        </w:r>
      </w:del>
      <w:r w:rsidRPr="00B769C0">
        <w:rPr>
          <w:rFonts w:ascii="Garamond" w:hAnsi="Garamond"/>
          <w:color w:val="000000" w:themeColor="text1"/>
        </w:rPr>
        <w:t xml:space="preserve">conscientiousness and agreeableness </w:t>
      </w:r>
      <w:r w:rsidRPr="00B769C0">
        <w:rPr>
          <w:rFonts w:ascii="Garamond" w:hAnsi="Garamond"/>
          <w:color w:val="000000" w:themeColor="text1"/>
        </w:rPr>
        <w:fldChar w:fldCharType="begin" w:fldLock="1"/>
      </w:r>
      <w:r w:rsidRPr="00B769C0">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B769C0">
        <w:rPr>
          <w:rFonts w:ascii="Garamond" w:hAnsi="Garamond"/>
          <w:color w:val="000000" w:themeColor="text1"/>
        </w:rPr>
        <w:fldChar w:fldCharType="separate"/>
      </w:r>
      <w:r w:rsidRPr="00B769C0">
        <w:rPr>
          <w:rFonts w:ascii="Garamond" w:hAnsi="Garamond"/>
          <w:noProof/>
          <w:color w:val="000000" w:themeColor="text1"/>
        </w:rPr>
        <w:t>(Costa &amp; McCrae 1992)</w:t>
      </w:r>
      <w:r w:rsidRPr="00B769C0">
        <w:rPr>
          <w:rFonts w:ascii="Garamond" w:hAnsi="Garamond"/>
          <w:color w:val="000000" w:themeColor="text1"/>
        </w:rPr>
        <w:fldChar w:fldCharType="end"/>
      </w:r>
      <w:r>
        <w:rPr>
          <w:rFonts w:ascii="Garamond" w:hAnsi="Garamond"/>
          <w:color w:val="000000" w:themeColor="text1"/>
        </w:rPr>
        <w:t xml:space="preserve">. </w:t>
      </w:r>
      <w:del w:id="376" w:author="Michael Jennions" w:date="2020-09-21T22:26:00Z">
        <w:r w:rsidRPr="00B769C0" w:rsidDel="00A701C8">
          <w:rPr>
            <w:rFonts w:ascii="Garamond" w:hAnsi="Garamond"/>
            <w:color w:val="000000" w:themeColor="text1"/>
          </w:rPr>
          <w:delText xml:space="preserve">We </w:delText>
        </w:r>
      </w:del>
      <w:ins w:id="377" w:author="Michael Jennions" w:date="2020-09-22T09:41:00Z">
        <w:r w:rsidR="003467F1">
          <w:rPr>
            <w:rFonts w:ascii="Garamond" w:hAnsi="Garamond"/>
            <w:color w:val="000000" w:themeColor="text1"/>
          </w:rPr>
          <w:t>Individuals</w:t>
        </w:r>
      </w:ins>
      <w:ins w:id="378" w:author="Michael Jennions" w:date="2020-09-21T22:26:00Z">
        <w:r w:rsidR="00A701C8" w:rsidRPr="00B769C0">
          <w:rPr>
            <w:rFonts w:ascii="Garamond" w:hAnsi="Garamond"/>
            <w:color w:val="000000" w:themeColor="text1"/>
          </w:rPr>
          <w:t xml:space="preserve"> </w:t>
        </w:r>
      </w:ins>
      <w:r w:rsidRPr="00B769C0">
        <w:rPr>
          <w:rFonts w:ascii="Garamond" w:hAnsi="Garamond"/>
          <w:color w:val="000000" w:themeColor="text1"/>
        </w:rPr>
        <w:t xml:space="preserve">tend to </w:t>
      </w:r>
      <w:del w:id="379" w:author="Michael Jennions" w:date="2020-09-22T09:39:00Z">
        <w:r w:rsidRPr="00B769C0" w:rsidDel="00B66943">
          <w:rPr>
            <w:rFonts w:ascii="Garamond" w:hAnsi="Garamond"/>
            <w:color w:val="000000" w:themeColor="text1"/>
          </w:rPr>
          <w:delText xml:space="preserve">retain </w:delText>
        </w:r>
      </w:del>
      <w:del w:id="380" w:author="Michael Jennions" w:date="2020-09-21T22:26:00Z">
        <w:r w:rsidRPr="00B769C0" w:rsidDel="00A701C8">
          <w:rPr>
            <w:rFonts w:ascii="Garamond" w:hAnsi="Garamond"/>
            <w:color w:val="000000" w:themeColor="text1"/>
          </w:rPr>
          <w:delText xml:space="preserve">our </w:delText>
        </w:r>
      </w:del>
      <w:ins w:id="381" w:author="Michael Jennions" w:date="2020-09-22T09:39:00Z">
        <w:r w:rsidR="00B66943">
          <w:rPr>
            <w:rFonts w:ascii="Garamond" w:hAnsi="Garamond"/>
            <w:color w:val="000000" w:themeColor="text1"/>
          </w:rPr>
          <w:t>have repeatable</w:t>
        </w:r>
      </w:ins>
      <w:ins w:id="382" w:author="Michael Jennions" w:date="2020-09-21T22:26:00Z">
        <w:r w:rsidR="00A701C8" w:rsidRPr="00B769C0">
          <w:rPr>
            <w:rFonts w:ascii="Garamond" w:hAnsi="Garamond"/>
            <w:color w:val="000000" w:themeColor="text1"/>
          </w:rPr>
          <w:t xml:space="preserve"> </w:t>
        </w:r>
      </w:ins>
      <w:r w:rsidRPr="00B769C0">
        <w:rPr>
          <w:rFonts w:ascii="Garamond" w:hAnsi="Garamond"/>
          <w:color w:val="000000" w:themeColor="text1"/>
        </w:rPr>
        <w:t xml:space="preserve">personality </w:t>
      </w:r>
      <w:del w:id="383" w:author="Michael Jennions" w:date="2020-09-21T22:26:00Z">
        <w:r w:rsidRPr="00B769C0" w:rsidDel="00A701C8">
          <w:rPr>
            <w:rFonts w:ascii="Garamond" w:hAnsi="Garamond"/>
            <w:color w:val="000000" w:themeColor="text1"/>
          </w:rPr>
          <w:delText xml:space="preserve">traits </w:delText>
        </w:r>
      </w:del>
      <w:ins w:id="384" w:author="Michael Jennions" w:date="2020-09-21T22:26:00Z">
        <w:r w:rsidR="00A701C8">
          <w:rPr>
            <w:rFonts w:ascii="Garamond" w:hAnsi="Garamond"/>
            <w:color w:val="000000" w:themeColor="text1"/>
          </w:rPr>
          <w:t>scores</w:t>
        </w:r>
        <w:r w:rsidR="00A701C8" w:rsidRPr="00B769C0">
          <w:rPr>
            <w:rFonts w:ascii="Garamond" w:hAnsi="Garamond"/>
            <w:color w:val="000000" w:themeColor="text1"/>
          </w:rPr>
          <w:t xml:space="preserve"> </w:t>
        </w:r>
      </w:ins>
      <w:r w:rsidRPr="00B769C0">
        <w:rPr>
          <w:rFonts w:ascii="Garamond" w:hAnsi="Garamond"/>
          <w:color w:val="000000" w:themeColor="text1"/>
        </w:rPr>
        <w:t>over time</w:t>
      </w:r>
      <w:del w:id="385" w:author="Michael Jennions" w:date="2020-09-22T09:40:00Z">
        <w:r w:rsidRPr="00B769C0" w:rsidDel="00B66943">
          <w:rPr>
            <w:rFonts w:ascii="Garamond" w:hAnsi="Garamond"/>
            <w:color w:val="000000" w:themeColor="text1"/>
          </w:rPr>
          <w:delText>,</w:delText>
        </w:r>
      </w:del>
      <w:del w:id="386" w:author="Michael Jennions" w:date="2020-09-22T09:39:00Z">
        <w:r w:rsidRPr="00B769C0" w:rsidDel="00B66943">
          <w:rPr>
            <w:rFonts w:ascii="Garamond" w:hAnsi="Garamond"/>
            <w:color w:val="000000" w:themeColor="text1"/>
          </w:rPr>
          <w:delText xml:space="preserve"> and as with most other biological traits, these ‘Big Five’ factors are assumed to have differential costs and benefits arising from more extreme values</w:delText>
        </w:r>
      </w:del>
      <w:r w:rsidRPr="007E3B63">
        <w:rPr>
          <w:rFonts w:ascii="Garamond" w:hAnsi="Garamond"/>
          <w:color w:val="000000" w:themeColor="text1"/>
        </w:rPr>
        <w:t>.</w:t>
      </w:r>
      <w:r>
        <w:rPr>
          <w:rFonts w:ascii="Garamond" w:hAnsi="Garamond"/>
          <w:color w:val="000000" w:themeColor="text1"/>
        </w:rPr>
        <w:t xml:space="preserve"> </w:t>
      </w:r>
      <w:r w:rsidR="00747878" w:rsidRPr="007E3B63">
        <w:rPr>
          <w:rFonts w:ascii="Garamond" w:hAnsi="Garamond"/>
          <w:color w:val="000000" w:themeColor="text1"/>
        </w:rPr>
        <w:t xml:space="preserve">In the last 15 years, </w:t>
      </w:r>
      <w:ins w:id="387" w:author="Michael Jennions" w:date="2020-09-22T09:41:00Z">
        <w:r w:rsidR="003467F1">
          <w:rPr>
            <w:rFonts w:ascii="Garamond" w:hAnsi="Garamond"/>
            <w:color w:val="000000" w:themeColor="text1"/>
          </w:rPr>
          <w:t xml:space="preserve">comparable </w:t>
        </w:r>
      </w:ins>
      <w:r w:rsidR="00747878">
        <w:rPr>
          <w:rFonts w:ascii="Garamond" w:hAnsi="Garamond"/>
          <w:color w:val="000000" w:themeColor="text1"/>
        </w:rPr>
        <w:t>e</w:t>
      </w:r>
      <w:r w:rsidR="00747878" w:rsidRPr="007E3B63">
        <w:rPr>
          <w:rFonts w:ascii="Garamond" w:hAnsi="Garamond"/>
          <w:color w:val="000000" w:themeColor="text1"/>
        </w:rPr>
        <w:t xml:space="preserve">vidence </w:t>
      </w:r>
      <w:r w:rsidR="00747878">
        <w:rPr>
          <w:rFonts w:ascii="Garamond" w:hAnsi="Garamond"/>
          <w:color w:val="000000" w:themeColor="text1"/>
        </w:rPr>
        <w:t xml:space="preserve">has emerged </w:t>
      </w:r>
      <w:r w:rsidR="00747878" w:rsidRPr="007E3B63">
        <w:rPr>
          <w:rFonts w:ascii="Garamond" w:hAnsi="Garamond"/>
          <w:color w:val="000000" w:themeColor="text1"/>
        </w:rPr>
        <w:t xml:space="preserve">for consistent </w:t>
      </w:r>
      <w:r w:rsidR="00747878">
        <w:rPr>
          <w:rFonts w:ascii="Garamond" w:hAnsi="Garamond"/>
          <w:color w:val="000000" w:themeColor="text1"/>
        </w:rPr>
        <w:t xml:space="preserve">behavioural </w:t>
      </w:r>
      <w:r w:rsidR="00747878" w:rsidRPr="007E3B63">
        <w:rPr>
          <w:rFonts w:ascii="Garamond" w:hAnsi="Garamond"/>
          <w:color w:val="000000" w:themeColor="text1"/>
        </w:rPr>
        <w:t>difference</w:t>
      </w:r>
      <w:r w:rsidR="00747878">
        <w:rPr>
          <w:rFonts w:ascii="Garamond" w:hAnsi="Garamond"/>
          <w:color w:val="000000" w:themeColor="text1"/>
        </w:rPr>
        <w:t>s</w:t>
      </w:r>
      <w:r w:rsidR="00747878" w:rsidRPr="007E3B63">
        <w:rPr>
          <w:rFonts w:ascii="Garamond" w:hAnsi="Garamond"/>
          <w:color w:val="000000" w:themeColor="text1"/>
        </w:rPr>
        <w:t xml:space="preserve"> </w:t>
      </w:r>
      <w:r w:rsidR="00747878">
        <w:rPr>
          <w:rFonts w:ascii="Garamond" w:hAnsi="Garamond"/>
          <w:color w:val="000000" w:themeColor="text1"/>
        </w:rPr>
        <w:t>in</w:t>
      </w:r>
      <w:r w:rsidR="00747878" w:rsidRPr="007E3B63">
        <w:rPr>
          <w:rFonts w:ascii="Garamond" w:hAnsi="Garamond"/>
          <w:color w:val="000000" w:themeColor="text1"/>
        </w:rPr>
        <w:t xml:space="preserve"> animals </w:t>
      </w:r>
      <w:r w:rsidR="00747878">
        <w:rPr>
          <w:rFonts w:ascii="Garamond" w:hAnsi="Garamond"/>
          <w:color w:val="000000" w:themeColor="text1"/>
        </w:rPr>
        <w:t xml:space="preserve">that </w:t>
      </w:r>
      <w:r w:rsidR="00747878" w:rsidRPr="007E3B63">
        <w:rPr>
          <w:rFonts w:ascii="Garamond" w:hAnsi="Garamond"/>
          <w:color w:val="000000" w:themeColor="text1"/>
        </w:rPr>
        <w:t xml:space="preserve">are </w:t>
      </w:r>
      <w:del w:id="388" w:author="Michael Jennions" w:date="2020-09-21T22:27:00Z">
        <w:r w:rsidR="00747878" w:rsidRPr="007E3B63" w:rsidDel="00A701C8">
          <w:rPr>
            <w:rFonts w:ascii="Garamond" w:hAnsi="Garamond"/>
            <w:color w:val="000000" w:themeColor="text1"/>
          </w:rPr>
          <w:delText xml:space="preserve">considered </w:delText>
        </w:r>
      </w:del>
      <w:r w:rsidR="00747878" w:rsidRPr="007E3B63">
        <w:rPr>
          <w:rFonts w:ascii="Garamond" w:hAnsi="Garamond"/>
          <w:color w:val="000000" w:themeColor="text1"/>
        </w:rPr>
        <w:t xml:space="preserve">akin to variation in </w:t>
      </w:r>
      <w:r w:rsidR="00747878">
        <w:rPr>
          <w:rFonts w:ascii="Garamond" w:hAnsi="Garamond"/>
          <w:color w:val="000000" w:themeColor="text1"/>
        </w:rPr>
        <w:t xml:space="preserve">human </w:t>
      </w:r>
      <w:r w:rsidR="00747878" w:rsidRPr="007E3B63">
        <w:rPr>
          <w:rFonts w:ascii="Garamond" w:hAnsi="Garamond"/>
          <w:color w:val="000000" w:themeColor="text1"/>
        </w:rPr>
        <w:t xml:space="preserve">personality. </w:t>
      </w:r>
      <w:del w:id="389" w:author="Michael Jennions" w:date="2020-09-21T22:28:00Z">
        <w:r w:rsidR="00ED5F62" w:rsidDel="00A701C8">
          <w:rPr>
            <w:rFonts w:ascii="Garamond" w:hAnsi="Garamond"/>
            <w:color w:val="000000" w:themeColor="text1"/>
          </w:rPr>
          <w:delText>L</w:delText>
        </w:r>
        <w:r w:rsidR="00AD5095" w:rsidDel="00A701C8">
          <w:rPr>
            <w:rFonts w:ascii="Garamond" w:hAnsi="Garamond"/>
            <w:color w:val="000000" w:themeColor="text1"/>
          </w:rPr>
          <w:delText xml:space="preserve">ike </w:delText>
        </w:r>
      </w:del>
      <w:ins w:id="390" w:author="Michael Jennions" w:date="2020-09-22T09:42:00Z">
        <w:r w:rsidR="003467F1">
          <w:rPr>
            <w:rFonts w:ascii="Garamond" w:hAnsi="Garamond"/>
            <w:color w:val="000000" w:themeColor="text1"/>
          </w:rPr>
          <w:t>These</w:t>
        </w:r>
      </w:ins>
      <w:del w:id="391" w:author="Michael Jennions" w:date="2020-09-22T09:42:00Z">
        <w:r w:rsidR="00AD5095" w:rsidDel="003467F1">
          <w:rPr>
            <w:rFonts w:ascii="Garamond" w:hAnsi="Garamond"/>
            <w:color w:val="000000" w:themeColor="text1"/>
          </w:rPr>
          <w:delText>humans, some</w:delText>
        </w:r>
      </w:del>
      <w:r w:rsidR="00AD5095">
        <w:rPr>
          <w:rFonts w:ascii="Garamond" w:hAnsi="Garamond"/>
          <w:color w:val="000000" w:themeColor="text1"/>
        </w:rPr>
        <w:t xml:space="preserve"> </w:t>
      </w:r>
      <w:r w:rsidR="00747878" w:rsidRPr="007E3B63">
        <w:rPr>
          <w:rFonts w:ascii="Garamond" w:hAnsi="Garamond"/>
          <w:color w:val="000000" w:themeColor="text1"/>
        </w:rPr>
        <w:t>animal behaviour</w:t>
      </w:r>
      <w:ins w:id="392" w:author="Michael Jennions" w:date="2020-09-21T22:27:00Z">
        <w:r w:rsidR="00A701C8">
          <w:rPr>
            <w:rFonts w:ascii="Garamond" w:hAnsi="Garamond"/>
            <w:color w:val="000000" w:themeColor="text1"/>
          </w:rPr>
          <w:t xml:space="preserve">s </w:t>
        </w:r>
      </w:ins>
      <w:del w:id="393" w:author="Michael Jennions" w:date="2020-09-21T22:28:00Z">
        <w:r w:rsidR="00747878" w:rsidRPr="007E3B63" w:rsidDel="00A701C8">
          <w:rPr>
            <w:rFonts w:ascii="Garamond" w:hAnsi="Garamond"/>
            <w:color w:val="000000" w:themeColor="text1"/>
          </w:rPr>
          <w:delText xml:space="preserve">al traits </w:delText>
        </w:r>
      </w:del>
      <w:del w:id="394" w:author="Michael Jennions" w:date="2020-09-22T09:42:00Z">
        <w:r w:rsidR="00AD5095" w:rsidDel="003467F1">
          <w:rPr>
            <w:rFonts w:ascii="Garamond" w:hAnsi="Garamond"/>
            <w:color w:val="000000" w:themeColor="text1"/>
          </w:rPr>
          <w:delText>can</w:delText>
        </w:r>
      </w:del>
      <w:ins w:id="395" w:author="Michael Jennions" w:date="2020-09-22T09:42:00Z">
        <w:r w:rsidR="003467F1">
          <w:rPr>
            <w:rFonts w:ascii="Garamond" w:hAnsi="Garamond"/>
            <w:color w:val="000000" w:themeColor="text1"/>
          </w:rPr>
          <w:t>ate often</w:t>
        </w:r>
      </w:ins>
      <w:r w:rsidR="00AD5095">
        <w:rPr>
          <w:rFonts w:ascii="Garamond" w:hAnsi="Garamond"/>
          <w:color w:val="000000" w:themeColor="text1"/>
        </w:rPr>
        <w:t xml:space="preserve"> </w:t>
      </w:r>
      <w:del w:id="396" w:author="Michael Jennions" w:date="2020-09-21T22:28:00Z">
        <w:r w:rsidR="00ED5F62" w:rsidDel="00A701C8">
          <w:rPr>
            <w:rFonts w:ascii="Garamond" w:hAnsi="Garamond"/>
            <w:color w:val="000000" w:themeColor="text1"/>
          </w:rPr>
          <w:delText xml:space="preserve">also </w:delText>
        </w:r>
      </w:del>
      <w:del w:id="397" w:author="Michael Jennions" w:date="2020-09-22T09:42:00Z">
        <w:r w:rsidR="00AD5095" w:rsidDel="003467F1">
          <w:rPr>
            <w:rFonts w:ascii="Garamond" w:hAnsi="Garamond"/>
            <w:color w:val="000000" w:themeColor="text1"/>
          </w:rPr>
          <w:delText xml:space="preserve">be </w:delText>
        </w:r>
      </w:del>
      <w:r w:rsidR="00AD5095">
        <w:rPr>
          <w:rFonts w:ascii="Garamond" w:hAnsi="Garamond"/>
          <w:color w:val="000000" w:themeColor="text1"/>
        </w:rPr>
        <w:t xml:space="preserve">grouped </w:t>
      </w:r>
      <w:r w:rsidR="00747878" w:rsidRPr="007E3B63">
        <w:rPr>
          <w:rFonts w:ascii="Garamond" w:hAnsi="Garamond"/>
          <w:color w:val="000000" w:themeColor="text1"/>
        </w:rPr>
        <w:t xml:space="preserve">into five </w:t>
      </w:r>
      <w:ins w:id="398" w:author="Michael Jennions" w:date="2020-09-21T22:58:00Z">
        <w:r w:rsidR="00AF2CE0">
          <w:rPr>
            <w:rFonts w:ascii="Garamond" w:hAnsi="Garamond"/>
            <w:color w:val="000000" w:themeColor="text1"/>
          </w:rPr>
          <w:t>pers</w:t>
        </w:r>
      </w:ins>
      <w:ins w:id="399" w:author="Michael Jennions" w:date="2020-09-21T22:59:00Z">
        <w:r w:rsidR="00AF2CE0">
          <w:rPr>
            <w:rFonts w:ascii="Garamond" w:hAnsi="Garamond"/>
            <w:color w:val="000000" w:themeColor="text1"/>
          </w:rPr>
          <w:t xml:space="preserve">onality </w:t>
        </w:r>
      </w:ins>
      <w:r w:rsidR="00747878">
        <w:rPr>
          <w:rFonts w:ascii="Garamond" w:hAnsi="Garamond"/>
          <w:color w:val="000000" w:themeColor="text1"/>
        </w:rPr>
        <w:t>axes</w:t>
      </w:r>
      <w:r w:rsidR="00747878" w:rsidRPr="007E3B63">
        <w:rPr>
          <w:rFonts w:ascii="Garamond" w:hAnsi="Garamond"/>
          <w:color w:val="000000" w:themeColor="text1"/>
        </w:rPr>
        <w:t xml:space="preserve"> that </w:t>
      </w:r>
      <w:del w:id="400" w:author="Michael Jennions" w:date="2020-09-22T09:42:00Z">
        <w:r w:rsidR="00747878" w:rsidDel="003467F1">
          <w:rPr>
            <w:rFonts w:ascii="Garamond" w:hAnsi="Garamond"/>
            <w:color w:val="000000" w:themeColor="text1"/>
          </w:rPr>
          <w:delText>somewhat</w:delText>
        </w:r>
        <w:r w:rsidR="00747878" w:rsidRPr="007E3B63" w:rsidDel="003467F1">
          <w:rPr>
            <w:rFonts w:ascii="Garamond" w:hAnsi="Garamond"/>
            <w:color w:val="000000" w:themeColor="text1"/>
          </w:rPr>
          <w:delText xml:space="preserve"> </w:delText>
        </w:r>
      </w:del>
      <w:ins w:id="401" w:author="Michael Jennions" w:date="2020-09-22T09:42:00Z">
        <w:r w:rsidR="003467F1">
          <w:rPr>
            <w:rFonts w:ascii="Garamond" w:hAnsi="Garamond"/>
            <w:color w:val="000000" w:themeColor="text1"/>
          </w:rPr>
          <w:t>loosely</w:t>
        </w:r>
        <w:r w:rsidR="003467F1" w:rsidRPr="007E3B63">
          <w:rPr>
            <w:rFonts w:ascii="Garamond" w:hAnsi="Garamond"/>
            <w:color w:val="000000" w:themeColor="text1"/>
          </w:rPr>
          <w:t xml:space="preserve"> </w:t>
        </w:r>
      </w:ins>
      <w:r w:rsidR="00747878" w:rsidRPr="007E3B63">
        <w:rPr>
          <w:rFonts w:ascii="Garamond" w:hAnsi="Garamond"/>
          <w:color w:val="000000" w:themeColor="text1"/>
        </w:rPr>
        <w:t xml:space="preserve">resemble those in humans: activity, aggression, boldness, exploration and sociability </w:t>
      </w:r>
      <w:r w:rsidR="00747878">
        <w:rPr>
          <w:rFonts w:ascii="Garamond" w:hAnsi="Garamond"/>
          <w:color w:val="000000" w:themeColor="text1"/>
        </w:rPr>
        <w:fldChar w:fldCharType="begin" w:fldLock="1"/>
      </w:r>
      <w:r w:rsidR="00747878">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00747878">
        <w:rPr>
          <w:rFonts w:ascii="Garamond" w:hAnsi="Garamond"/>
          <w:color w:val="000000" w:themeColor="text1"/>
        </w:rPr>
        <w:fldChar w:fldCharType="separate"/>
      </w:r>
      <w:r w:rsidR="00747878" w:rsidRPr="007D0E15">
        <w:rPr>
          <w:rFonts w:ascii="Garamond" w:hAnsi="Garamond"/>
          <w:noProof/>
          <w:color w:val="000000" w:themeColor="text1"/>
        </w:rPr>
        <w:t xml:space="preserve">(Réale </w:t>
      </w:r>
      <w:r w:rsidR="00747878" w:rsidRPr="007D0E15">
        <w:rPr>
          <w:rFonts w:ascii="Garamond" w:hAnsi="Garamond"/>
          <w:i/>
          <w:noProof/>
          <w:color w:val="000000" w:themeColor="text1"/>
        </w:rPr>
        <w:t>et al.</w:t>
      </w:r>
      <w:r w:rsidR="00747878" w:rsidRPr="007D0E15">
        <w:rPr>
          <w:rFonts w:ascii="Garamond" w:hAnsi="Garamond"/>
          <w:noProof/>
          <w:color w:val="000000" w:themeColor="text1"/>
        </w:rPr>
        <w:t xml:space="preserve"> 2007)</w:t>
      </w:r>
      <w:r w:rsidR="00747878">
        <w:rPr>
          <w:rFonts w:ascii="Garamond" w:hAnsi="Garamond"/>
          <w:color w:val="000000" w:themeColor="text1"/>
        </w:rPr>
        <w:fldChar w:fldCharType="end"/>
      </w:r>
      <w:r w:rsidR="00747878">
        <w:rPr>
          <w:rFonts w:ascii="Garamond" w:hAnsi="Garamond"/>
          <w:color w:val="000000" w:themeColor="text1"/>
        </w:rPr>
        <w:t>.</w:t>
      </w:r>
      <w:ins w:id="402" w:author="Michael Jennions" w:date="2020-09-22T10:01:00Z">
        <w:r w:rsidR="004D69F1">
          <w:rPr>
            <w:rFonts w:ascii="Garamond" w:hAnsi="Garamond"/>
            <w:color w:val="000000" w:themeColor="text1"/>
          </w:rPr>
          <w:t xml:space="preserve"> It is therefore </w:t>
        </w:r>
      </w:ins>
      <w:ins w:id="403" w:author="Michael Jennions" w:date="2020-09-22T10:02:00Z">
        <w:r w:rsidR="004D69F1">
          <w:rPr>
            <w:rFonts w:ascii="Garamond" w:hAnsi="Garamond"/>
            <w:color w:val="000000" w:themeColor="text1"/>
          </w:rPr>
          <w:t xml:space="preserve">now </w:t>
        </w:r>
      </w:ins>
      <w:ins w:id="404" w:author="Michael Jennions" w:date="2020-09-22T10:01:00Z">
        <w:r w:rsidR="004D69F1">
          <w:rPr>
            <w:rFonts w:ascii="Garamond" w:hAnsi="Garamond"/>
            <w:color w:val="000000" w:themeColor="text1"/>
          </w:rPr>
          <w:t xml:space="preserve">possible to test for greater male variability </w:t>
        </w:r>
      </w:ins>
      <w:ins w:id="405" w:author="Michael Jennions" w:date="2020-09-22T10:02:00Z">
        <w:r w:rsidR="004D69F1">
          <w:rPr>
            <w:rFonts w:ascii="Garamond" w:hAnsi="Garamond"/>
            <w:color w:val="000000" w:themeColor="text1"/>
          </w:rPr>
          <w:t>in personality traits in animals.</w:t>
        </w:r>
      </w:ins>
      <w:del w:id="406" w:author="Michael Jennions" w:date="2020-09-21T22:58:00Z">
        <w:r w:rsidR="00747878" w:rsidDel="00AF2CE0">
          <w:rPr>
            <w:rFonts w:ascii="Garamond" w:hAnsi="Garamond"/>
            <w:color w:val="000000" w:themeColor="text1"/>
          </w:rPr>
          <w:delText xml:space="preserve"> </w:delText>
        </w:r>
      </w:del>
      <w:del w:id="407" w:author="Michael Jennions" w:date="2020-09-21T22:29:00Z">
        <w:r w:rsidR="000A425D" w:rsidRPr="005E3467" w:rsidDel="00F7387C">
          <w:rPr>
            <w:rFonts w:ascii="Garamond" w:hAnsi="Garamond"/>
            <w:color w:val="C00000"/>
          </w:rPr>
          <w:delText xml:space="preserve">While greater male variability in human personality </w:delText>
        </w:r>
        <w:commentRangeStart w:id="408"/>
        <w:r w:rsidR="000A425D" w:rsidRPr="005E3467" w:rsidDel="00F7387C">
          <w:rPr>
            <w:rFonts w:ascii="Garamond" w:hAnsi="Garamond"/>
            <w:color w:val="C00000"/>
          </w:rPr>
          <w:delText>has been explored and discussed</w:delText>
        </w:r>
        <w:commentRangeEnd w:id="408"/>
        <w:r w:rsidR="00170846" w:rsidDel="00F7387C">
          <w:rPr>
            <w:rStyle w:val="CommentReference"/>
          </w:rPr>
          <w:commentReference w:id="408"/>
        </w:r>
        <w:r w:rsidR="000A425D" w:rsidRPr="005E3467" w:rsidDel="00F7387C">
          <w:rPr>
            <w:rFonts w:ascii="Garamond" w:hAnsi="Garamond"/>
            <w:color w:val="C00000"/>
          </w:rPr>
          <w:delText xml:space="preserve">, sex differences in variability in animal personalities could be a useful comparison to find evolutionary explanations for the existence of personalities, and why men are often more variable than women.   </w:delText>
        </w:r>
      </w:del>
    </w:p>
    <w:p w14:paraId="50970A5B" w14:textId="77777777" w:rsidR="00475D1C" w:rsidRDefault="00475D1C" w:rsidP="004835CA">
      <w:pPr>
        <w:ind w:firstLine="360"/>
        <w:rPr>
          <w:rFonts w:ascii="Garamond" w:hAnsi="Garamond"/>
          <w:color w:val="000000" w:themeColor="text1"/>
        </w:rPr>
      </w:pPr>
    </w:p>
    <w:p w14:paraId="2C1D4C98" w14:textId="55279F2B" w:rsidR="009A1BC7" w:rsidRPr="007E3B63" w:rsidRDefault="00A728C9" w:rsidP="004835CA">
      <w:pPr>
        <w:ind w:firstLine="360"/>
        <w:rPr>
          <w:rFonts w:ascii="Garamond" w:hAnsi="Garamond"/>
          <w:color w:val="000000" w:themeColor="text1"/>
        </w:rPr>
      </w:pPr>
      <w:commentRangeStart w:id="409"/>
      <w:del w:id="410" w:author="Michael Jennions" w:date="2020-09-21T22:38:00Z">
        <w:r w:rsidRPr="007E3B63" w:rsidDel="00852D7C">
          <w:rPr>
            <w:rFonts w:ascii="Garamond" w:hAnsi="Garamond"/>
            <w:color w:val="000000" w:themeColor="text1"/>
          </w:rPr>
          <w:delText xml:space="preserve">For </w:delText>
        </w:r>
        <w:r w:rsidR="003F7DA2" w:rsidRPr="007E3B63" w:rsidDel="00852D7C">
          <w:rPr>
            <w:rFonts w:ascii="Garamond" w:hAnsi="Garamond"/>
            <w:color w:val="000000" w:themeColor="text1"/>
          </w:rPr>
          <w:delText>wild animals</w:delText>
        </w:r>
        <w:r w:rsidRPr="007E3B63" w:rsidDel="00852D7C">
          <w:rPr>
            <w:rFonts w:ascii="Garamond" w:hAnsi="Garamond"/>
            <w:color w:val="000000" w:themeColor="text1"/>
          </w:rPr>
          <w:delText>, consistent and predictable (i.e. repeatable) behaviour</w:delText>
        </w:r>
        <w:r w:rsidR="00A6366C" w:rsidRPr="007E3B63" w:rsidDel="00852D7C">
          <w:rPr>
            <w:rFonts w:ascii="Garamond" w:hAnsi="Garamond"/>
            <w:color w:val="000000" w:themeColor="text1"/>
          </w:rPr>
          <w:delText>s</w:delText>
        </w:r>
        <w:r w:rsidRPr="007E3B63" w:rsidDel="00852D7C">
          <w:rPr>
            <w:rFonts w:ascii="Garamond" w:hAnsi="Garamond"/>
            <w:color w:val="000000" w:themeColor="text1"/>
          </w:rPr>
          <w:delText xml:space="preserve"> </w:delText>
        </w:r>
        <w:r w:rsidR="003F7DA2" w:rsidRPr="007E3B63" w:rsidDel="00852D7C">
          <w:rPr>
            <w:rFonts w:ascii="Garamond" w:hAnsi="Garamond"/>
            <w:color w:val="000000" w:themeColor="text1"/>
          </w:rPr>
          <w:delText xml:space="preserve">that do not change </w:delText>
        </w:r>
        <w:r w:rsidR="00624E90" w:rsidDel="00852D7C">
          <w:rPr>
            <w:rFonts w:ascii="Garamond" w:hAnsi="Garamond"/>
            <w:color w:val="000000" w:themeColor="text1"/>
          </w:rPr>
          <w:delText>over time</w:delText>
        </w:r>
        <w:r w:rsidR="006B0EB6" w:rsidDel="00852D7C">
          <w:rPr>
            <w:rFonts w:ascii="Garamond" w:hAnsi="Garamond"/>
            <w:color w:val="000000" w:themeColor="text1"/>
          </w:rPr>
          <w:delText xml:space="preserve"> or</w:delText>
        </w:r>
        <w:r w:rsidR="004E013C" w:rsidRPr="007E3B63" w:rsidDel="00852D7C">
          <w:rPr>
            <w:rFonts w:ascii="Garamond" w:hAnsi="Garamond"/>
            <w:color w:val="000000" w:themeColor="text1"/>
          </w:rPr>
          <w:delText xml:space="preserve"> </w:delText>
        </w:r>
        <w:r w:rsidRPr="007E3B63" w:rsidDel="00852D7C">
          <w:rPr>
            <w:rFonts w:ascii="Garamond" w:hAnsi="Garamond"/>
            <w:color w:val="000000" w:themeColor="text1"/>
          </w:rPr>
          <w:delText xml:space="preserve">context </w:delText>
        </w:r>
        <w:r w:rsidR="004E013C" w:rsidRPr="007E3B63" w:rsidDel="00852D7C">
          <w:rPr>
            <w:rFonts w:ascii="Garamond" w:hAnsi="Garamond"/>
            <w:color w:val="000000" w:themeColor="text1"/>
          </w:rPr>
          <w:delText xml:space="preserve">would </w:delText>
        </w:r>
        <w:r w:rsidR="003F7DA2" w:rsidRPr="007E3B63" w:rsidDel="00852D7C">
          <w:rPr>
            <w:rFonts w:ascii="Garamond" w:hAnsi="Garamond"/>
            <w:color w:val="000000" w:themeColor="text1"/>
          </w:rPr>
          <w:delText xml:space="preserve">appear to be </w:delText>
        </w:r>
        <w:r w:rsidRPr="007E3B63" w:rsidDel="00852D7C">
          <w:rPr>
            <w:rFonts w:ascii="Garamond" w:hAnsi="Garamond"/>
            <w:color w:val="000000" w:themeColor="text1"/>
          </w:rPr>
          <w:delText>maladaptive</w:delText>
        </w:r>
        <w:r w:rsidR="003F7DA2" w:rsidRPr="007E3B63" w:rsidDel="00852D7C">
          <w:rPr>
            <w:rFonts w:ascii="Garamond" w:hAnsi="Garamond"/>
            <w:color w:val="000000" w:themeColor="text1"/>
          </w:rPr>
          <w:delText xml:space="preserve">. </w:delText>
        </w:r>
        <w:r w:rsidR="00594DBB" w:rsidDel="00852D7C">
          <w:rPr>
            <w:rFonts w:ascii="Garamond" w:hAnsi="Garamond"/>
            <w:color w:val="000000" w:themeColor="text1"/>
          </w:rPr>
          <w:delText>As such</w:delText>
        </w:r>
        <w:r w:rsidR="003F7DA2" w:rsidRPr="007E3B63" w:rsidDel="00852D7C">
          <w:rPr>
            <w:rFonts w:ascii="Garamond" w:hAnsi="Garamond"/>
            <w:color w:val="000000" w:themeColor="text1"/>
          </w:rPr>
          <w:delText xml:space="preserve">, variation </w:delText>
        </w:r>
        <w:r w:rsidRPr="007E3B63" w:rsidDel="00852D7C">
          <w:rPr>
            <w:rFonts w:ascii="Garamond" w:hAnsi="Garamond"/>
            <w:color w:val="000000" w:themeColor="text1"/>
          </w:rPr>
          <w:delText xml:space="preserve">in </w:delText>
        </w:r>
        <w:r w:rsidR="00594DBB" w:rsidDel="00852D7C">
          <w:rPr>
            <w:rFonts w:ascii="Garamond" w:hAnsi="Garamond"/>
            <w:color w:val="000000" w:themeColor="text1"/>
          </w:rPr>
          <w:delText xml:space="preserve">animal </w:delText>
        </w:r>
        <w:r w:rsidR="003F7DA2" w:rsidRPr="007E3B63" w:rsidDel="00852D7C">
          <w:rPr>
            <w:rFonts w:ascii="Garamond" w:hAnsi="Garamond"/>
            <w:color w:val="000000" w:themeColor="text1"/>
          </w:rPr>
          <w:delText xml:space="preserve">personality raises evolutionary questions about how </w:delText>
        </w:r>
        <w:r w:rsidR="00AC378A" w:rsidRPr="007E3B63" w:rsidDel="00852D7C">
          <w:rPr>
            <w:rFonts w:ascii="Garamond" w:hAnsi="Garamond"/>
            <w:color w:val="000000" w:themeColor="text1"/>
          </w:rPr>
          <w:delText>it</w:delText>
        </w:r>
        <w:r w:rsidR="003F7DA2" w:rsidRPr="007E3B63" w:rsidDel="00852D7C">
          <w:rPr>
            <w:rFonts w:ascii="Garamond" w:hAnsi="Garamond"/>
            <w:color w:val="000000" w:themeColor="text1"/>
          </w:rPr>
          <w:delText xml:space="preserve"> is maintained </w:delText>
        </w:r>
      </w:del>
      <w:del w:id="411" w:author="Michael Jennions" w:date="2020-09-21T22:36:00Z">
        <w:r w:rsidR="003F7DA2" w:rsidRPr="007E3B63" w:rsidDel="00852D7C">
          <w:rPr>
            <w:rFonts w:ascii="Garamond" w:hAnsi="Garamond"/>
            <w:color w:val="000000" w:themeColor="text1"/>
          </w:rPr>
          <w:delText>in the face of</w:delText>
        </w:r>
      </w:del>
      <w:del w:id="412" w:author="Michael Jennions" w:date="2020-09-21T22:38:00Z">
        <w:r w:rsidR="003F7DA2" w:rsidRPr="007E3B63" w:rsidDel="00852D7C">
          <w:rPr>
            <w:rFonts w:ascii="Garamond" w:hAnsi="Garamond"/>
            <w:color w:val="000000" w:themeColor="text1"/>
          </w:rPr>
          <w:delText xml:space="preserve"> natural selection</w:delText>
        </w:r>
      </w:del>
      <w:ins w:id="413" w:author="Daniel Noble" w:date="2020-09-05T09:02:00Z">
        <w:del w:id="414" w:author="Michael Jennions" w:date="2020-09-21T22:38:00Z">
          <w:r w:rsidR="009E58EC" w:rsidDel="00852D7C">
            <w:rPr>
              <w:rFonts w:ascii="Garamond" w:hAnsi="Garamond"/>
              <w:color w:val="000000" w:themeColor="text1"/>
            </w:rPr>
            <w:delText xml:space="preserve"> </w:delText>
          </w:r>
        </w:del>
      </w:ins>
      <w:del w:id="415" w:author="Michael Jennions" w:date="2020-09-21T22:38:00Z">
        <w:r w:rsidR="00D5578C" w:rsidRPr="007E3B63" w:rsidDel="00852D7C">
          <w:rPr>
            <w:rFonts w:ascii="Garamond" w:hAnsi="Garamond"/>
            <w:color w:val="000000" w:themeColor="text1"/>
          </w:rPr>
          <w:fldChar w:fldCharType="begin" w:fldLock="1"/>
        </w:r>
        <w:r w:rsidR="00587C0F" w:rsidDel="00852D7C">
          <w:rPr>
            <w:rFonts w:ascii="Garamond" w:hAnsi="Garamond"/>
            <w:color w:val="000000" w:themeColor="text1"/>
          </w:rPr>
          <w:del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delInstrText>
        </w:r>
        <w:r w:rsidR="00D5578C" w:rsidRPr="007E3B63" w:rsidDel="00852D7C">
          <w:rPr>
            <w:rFonts w:ascii="Garamond" w:hAnsi="Garamond"/>
            <w:color w:val="000000" w:themeColor="text1"/>
          </w:rPr>
          <w:fldChar w:fldCharType="separate"/>
        </w:r>
        <w:r w:rsidR="00587C0F" w:rsidRPr="00587C0F" w:rsidDel="00852D7C">
          <w:rPr>
            <w:rFonts w:ascii="Garamond" w:hAnsi="Garamond"/>
            <w:noProof/>
            <w:color w:val="000000" w:themeColor="text1"/>
          </w:rPr>
          <w:delText>(Smith &amp; Blumstein 2008; Dingemanse &amp; Wolf 2010)</w:delText>
        </w:r>
        <w:r w:rsidR="00D5578C" w:rsidRPr="007E3B63" w:rsidDel="00852D7C">
          <w:rPr>
            <w:rFonts w:ascii="Garamond" w:hAnsi="Garamond"/>
            <w:color w:val="000000" w:themeColor="text1"/>
          </w:rPr>
          <w:fldChar w:fldCharType="end"/>
        </w:r>
        <w:r w:rsidR="00D5578C" w:rsidRPr="007E3B63" w:rsidDel="00852D7C">
          <w:rPr>
            <w:rFonts w:ascii="Garamond" w:hAnsi="Garamond"/>
            <w:color w:val="000000" w:themeColor="text1"/>
          </w:rPr>
          <w:delText>.</w:delText>
        </w:r>
        <w:r w:rsidRPr="007E3B63" w:rsidDel="00852D7C">
          <w:rPr>
            <w:rFonts w:ascii="Garamond" w:hAnsi="Garamond"/>
            <w:color w:val="000000" w:themeColor="text1"/>
          </w:rPr>
          <w:delText xml:space="preserve"> </w:delText>
        </w:r>
        <w:commentRangeEnd w:id="409"/>
        <w:r w:rsidR="00DC323B" w:rsidDel="00852D7C">
          <w:rPr>
            <w:rStyle w:val="CommentReference"/>
          </w:rPr>
          <w:commentReference w:id="409"/>
        </w:r>
      </w:del>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xml:space="preserve">, </w:t>
      </w:r>
      <w:r w:rsidR="007D0E15" w:rsidRPr="007E3B63">
        <w:rPr>
          <w:rFonts w:ascii="Garamond" w:hAnsi="Garamond"/>
          <w:color w:val="000000" w:themeColor="text1"/>
        </w:rPr>
        <w:t>non-mutually</w:t>
      </w:r>
      <w:r w:rsidR="00770FA5" w:rsidRPr="007E3B63">
        <w:rPr>
          <w:rFonts w:ascii="Garamond" w:hAnsi="Garamond"/>
          <w:color w:val="000000" w:themeColor="text1"/>
        </w:rPr>
        <w:t>-exclusive</w:t>
      </w:r>
      <w:r w:rsidR="003F7DA2" w:rsidRPr="007E3B63">
        <w:rPr>
          <w:rFonts w:ascii="Garamond" w:hAnsi="Garamond"/>
          <w:color w:val="000000" w:themeColor="text1"/>
        </w:rPr>
        <w:t xml:space="preserve"> explanations invoked by biologists </w:t>
      </w:r>
      <w:ins w:id="416" w:author="Michael Jennions" w:date="2020-09-21T22:38:00Z">
        <w:r w:rsidR="00852D7C">
          <w:rPr>
            <w:rFonts w:ascii="Garamond" w:hAnsi="Garamond"/>
            <w:color w:val="000000" w:themeColor="text1"/>
          </w:rPr>
          <w:t xml:space="preserve">to explain </w:t>
        </w:r>
      </w:ins>
      <w:ins w:id="417" w:author="Michael Jennions" w:date="2020-09-22T09:43:00Z">
        <w:r w:rsidR="00A47A06">
          <w:rPr>
            <w:rFonts w:ascii="Garamond" w:hAnsi="Garamond"/>
            <w:color w:val="000000" w:themeColor="text1"/>
          </w:rPr>
          <w:t xml:space="preserve">the maintenance of </w:t>
        </w:r>
      </w:ins>
      <w:ins w:id="418" w:author="Michael Jennions" w:date="2020-09-21T22:38:00Z">
        <w:r w:rsidR="00852D7C" w:rsidRPr="007E3B63">
          <w:rPr>
            <w:rFonts w:ascii="Garamond" w:hAnsi="Garamond"/>
            <w:color w:val="000000" w:themeColor="text1"/>
          </w:rPr>
          <w:t xml:space="preserve">variation in </w:t>
        </w:r>
        <w:r w:rsidR="00852D7C">
          <w:rPr>
            <w:rFonts w:ascii="Garamond" w:hAnsi="Garamond"/>
            <w:color w:val="000000" w:themeColor="text1"/>
          </w:rPr>
          <w:t xml:space="preserve">animal </w:t>
        </w:r>
        <w:r w:rsidR="00852D7C" w:rsidRPr="007E3B63">
          <w:rPr>
            <w:rFonts w:ascii="Garamond" w:hAnsi="Garamond"/>
            <w:color w:val="000000" w:themeColor="text1"/>
          </w:rPr>
          <w:t xml:space="preserve">personality </w:t>
        </w:r>
      </w:ins>
      <w:ins w:id="419" w:author="Michael Jennions" w:date="2020-09-22T10:02:00Z">
        <w:r w:rsidR="00C954EC">
          <w:rPr>
            <w:rFonts w:ascii="Garamond" w:hAnsi="Garamond"/>
            <w:color w:val="000000" w:themeColor="text1"/>
          </w:rPr>
          <w:t>despite</w:t>
        </w:r>
      </w:ins>
      <w:ins w:id="420" w:author="Michael Jennions" w:date="2020-09-21T22:38:00Z">
        <w:r w:rsidR="00852D7C" w:rsidRPr="007E3B63">
          <w:rPr>
            <w:rFonts w:ascii="Garamond" w:hAnsi="Garamond"/>
            <w:color w:val="000000" w:themeColor="text1"/>
          </w:rPr>
          <w:t xml:space="preserve"> natural selection</w:t>
        </w:r>
      </w:ins>
      <w:ins w:id="421" w:author="Michael Jennions" w:date="2020-09-22T10:03:00Z">
        <w:r w:rsidR="00C954EC">
          <w:rPr>
            <w:rFonts w:ascii="Garamond" w:hAnsi="Garamond"/>
            <w:color w:val="000000" w:themeColor="text1"/>
          </w:rPr>
          <w:t xml:space="preserve"> tending to eliminate less fit variants</w:t>
        </w:r>
      </w:ins>
      <w:ins w:id="422" w:author="Michael Jennions" w:date="2020-09-21T22:38:00Z">
        <w:r w:rsidR="00852D7C">
          <w:rPr>
            <w:rFonts w:ascii="Garamond" w:hAnsi="Garamond"/>
            <w:color w:val="000000" w:themeColor="text1"/>
          </w:rPr>
          <w:t xml:space="preserve"> </w:t>
        </w:r>
        <w:r w:rsidR="00852D7C" w:rsidRPr="007E3B63">
          <w:rPr>
            <w:rFonts w:ascii="Garamond" w:hAnsi="Garamond"/>
            <w:color w:val="000000" w:themeColor="text1"/>
          </w:rPr>
          <w:fldChar w:fldCharType="begin" w:fldLock="1"/>
        </w:r>
        <w:r w:rsidR="00852D7C">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852D7C" w:rsidRPr="007E3B63">
          <w:rPr>
            <w:rFonts w:ascii="Garamond" w:hAnsi="Garamond"/>
            <w:color w:val="000000" w:themeColor="text1"/>
          </w:rPr>
          <w:fldChar w:fldCharType="separate"/>
        </w:r>
        <w:r w:rsidR="00852D7C" w:rsidRPr="00587C0F">
          <w:rPr>
            <w:rFonts w:ascii="Garamond" w:hAnsi="Garamond"/>
            <w:noProof/>
            <w:color w:val="000000" w:themeColor="text1"/>
          </w:rPr>
          <w:t>(</w:t>
        </w:r>
        <w:r w:rsidR="00852D7C" w:rsidRPr="00703655">
          <w:rPr>
            <w:rFonts w:ascii="Garamond" w:hAnsi="Garamond"/>
            <w:noProof/>
            <w:color w:val="000000" w:themeColor="text1"/>
            <w:highlight w:val="cyan"/>
            <w:rPrChange w:id="423" w:author="Michael Jennions" w:date="2020-09-22T13:45:00Z">
              <w:rPr>
                <w:rFonts w:ascii="Garamond" w:hAnsi="Garamond"/>
                <w:noProof/>
                <w:color w:val="000000" w:themeColor="text1"/>
              </w:rPr>
            </w:rPrChange>
          </w:rPr>
          <w:t>Smith &amp; Blumstein 2008;</w:t>
        </w:r>
        <w:r w:rsidR="00852D7C" w:rsidRPr="00587C0F">
          <w:rPr>
            <w:rFonts w:ascii="Garamond" w:hAnsi="Garamond"/>
            <w:noProof/>
            <w:color w:val="000000" w:themeColor="text1"/>
          </w:rPr>
          <w:t xml:space="preserve"> Dingemanse &amp; Wolf 2010)</w:t>
        </w:r>
        <w:r w:rsidR="00852D7C" w:rsidRPr="007E3B63">
          <w:rPr>
            <w:rFonts w:ascii="Garamond" w:hAnsi="Garamond"/>
            <w:color w:val="000000" w:themeColor="text1"/>
          </w:rPr>
          <w:fldChar w:fldCharType="end"/>
        </w:r>
      </w:ins>
      <w:ins w:id="424" w:author="Michael Jennions" w:date="2020-09-21T22:39:00Z">
        <w:r w:rsidR="00852D7C">
          <w:rPr>
            <w:rFonts w:ascii="Garamond" w:hAnsi="Garamond"/>
            <w:color w:val="000000" w:themeColor="text1"/>
          </w:rPr>
          <w:t xml:space="preserve"> </w:t>
        </w:r>
      </w:ins>
      <w:r w:rsidR="003F7DA2" w:rsidRPr="007E3B63">
        <w:rPr>
          <w:rFonts w:ascii="Garamond" w:hAnsi="Garamond"/>
          <w:color w:val="000000" w:themeColor="text1"/>
        </w:rPr>
        <w:t xml:space="preserve">are: </w:t>
      </w:r>
      <w:r w:rsidR="00D5578C" w:rsidRPr="007E3B63">
        <w:rPr>
          <w:rFonts w:ascii="Garamond" w:hAnsi="Garamond"/>
          <w:color w:val="000000" w:themeColor="text1"/>
        </w:rPr>
        <w:t>(a)</w:t>
      </w:r>
      <w:ins w:id="425" w:author="Michael Jennions" w:date="2020-09-21T22:36:00Z">
        <w:r w:rsidR="00852D7C">
          <w:rPr>
            <w:rFonts w:ascii="Garamond" w:hAnsi="Garamond"/>
            <w:color w:val="000000" w:themeColor="text1"/>
          </w:rPr>
          <w:t xml:space="preserve"> </w:t>
        </w:r>
      </w:ins>
      <w:r w:rsidR="009E58EC">
        <w:rPr>
          <w:rFonts w:ascii="Garamond" w:hAnsi="Garamond"/>
          <w:color w:val="000000" w:themeColor="text1"/>
        </w:rPr>
        <w:t>sexual selection</w:t>
      </w:r>
      <w:del w:id="426" w:author="Michael Jennions" w:date="2020-09-22T10:03:00Z">
        <w:r w:rsidR="002D3A6B" w:rsidDel="00C954EC">
          <w:rPr>
            <w:rFonts w:ascii="Garamond" w:hAnsi="Garamond"/>
            <w:color w:val="000000" w:themeColor="text1"/>
          </w:rPr>
          <w:delText xml:space="preserve"> </w:delText>
        </w:r>
      </w:del>
      <w:del w:id="427" w:author="Michael Jennions" w:date="2020-09-21T22:39:00Z">
        <w:r w:rsidR="002D3A6B" w:rsidDel="00852D7C">
          <w:rPr>
            <w:rFonts w:ascii="Garamond" w:hAnsi="Garamond"/>
            <w:color w:val="000000" w:themeColor="text1"/>
          </w:rPr>
          <w:delText xml:space="preserve">being </w:delText>
        </w:r>
      </w:del>
      <w:del w:id="428" w:author="Michael Jennions" w:date="2020-09-22T10:03:00Z">
        <w:r w:rsidR="002D3A6B" w:rsidDel="00C954EC">
          <w:rPr>
            <w:rFonts w:ascii="Garamond" w:hAnsi="Garamond"/>
            <w:color w:val="000000" w:themeColor="text1"/>
          </w:rPr>
          <w:delText xml:space="preserve">more intense </w:delText>
        </w:r>
      </w:del>
      <w:del w:id="429" w:author="Michael Jennions" w:date="2020-09-21T22:40:00Z">
        <w:r w:rsidR="002D3A6B" w:rsidDel="00473064">
          <w:rPr>
            <w:rFonts w:ascii="Garamond" w:hAnsi="Garamond"/>
            <w:color w:val="000000" w:themeColor="text1"/>
          </w:rPr>
          <w:delText xml:space="preserve">among </w:delText>
        </w:r>
      </w:del>
      <w:del w:id="430" w:author="Michael Jennions" w:date="2020-09-22T10:03:00Z">
        <w:r w:rsidR="002D3A6B" w:rsidDel="00C954EC">
          <w:rPr>
            <w:rFonts w:ascii="Garamond" w:hAnsi="Garamond"/>
            <w:color w:val="000000" w:themeColor="text1"/>
          </w:rPr>
          <w:delText>males</w:delText>
        </w:r>
      </w:del>
      <w:r w:rsidR="00D5578C" w:rsidRPr="007E3B63">
        <w:rPr>
          <w:rFonts w:ascii="Garamond" w:hAnsi="Garamond"/>
          <w:color w:val="000000" w:themeColor="text1"/>
        </w:rPr>
        <w:t xml:space="preserve">;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xml:space="preserve">) </w:t>
      </w:r>
      <w:commentRangeStart w:id="431"/>
      <w:commentRangeStart w:id="432"/>
      <w:commentRangeStart w:id="433"/>
      <w:r w:rsidR="003F7DA2" w:rsidRPr="007E3B63">
        <w:rPr>
          <w:rFonts w:ascii="Garamond" w:hAnsi="Garamond"/>
          <w:color w:val="000000" w:themeColor="text1"/>
        </w:rPr>
        <w:t xml:space="preserve">negative </w:t>
      </w:r>
      <w:commentRangeEnd w:id="431"/>
      <w:r w:rsidR="009E58EC">
        <w:rPr>
          <w:rStyle w:val="CommentReference"/>
        </w:rPr>
        <w:commentReference w:id="431"/>
      </w:r>
      <w:commentRangeEnd w:id="432"/>
      <w:r w:rsidR="00C9062C">
        <w:rPr>
          <w:rStyle w:val="CommentReference"/>
        </w:rPr>
        <w:commentReference w:id="432"/>
      </w:r>
      <w:commentRangeEnd w:id="433"/>
      <w:r w:rsidR="00557624">
        <w:rPr>
          <w:rStyle w:val="CommentReference"/>
        </w:rPr>
        <w:commentReference w:id="433"/>
      </w:r>
      <w:r w:rsidR="003F7DA2" w:rsidRPr="007E3B63">
        <w:rPr>
          <w:rFonts w:ascii="Garamond" w:hAnsi="Garamond"/>
          <w:color w:val="000000" w:themeColor="text1"/>
        </w:rPr>
        <w:t>frequency-dependent selection</w:t>
      </w:r>
      <w:del w:id="434" w:author="Michael Jennions" w:date="2020-09-22T10:03:00Z">
        <w:r w:rsidR="009E58EC" w:rsidDel="00C954EC">
          <w:rPr>
            <w:rFonts w:ascii="Garamond" w:hAnsi="Garamond"/>
            <w:color w:val="000000" w:themeColor="text1"/>
          </w:rPr>
          <w:delText xml:space="preserve"> </w:delText>
        </w:r>
      </w:del>
      <w:del w:id="435" w:author="Michael Jennions" w:date="2020-09-21T22:39:00Z">
        <w:r w:rsidR="009E58EC" w:rsidDel="00852D7C">
          <w:rPr>
            <w:rFonts w:ascii="Garamond" w:hAnsi="Garamond"/>
            <w:color w:val="000000" w:themeColor="text1"/>
          </w:rPr>
          <w:delText xml:space="preserve">favouring </w:delText>
        </w:r>
      </w:del>
      <w:del w:id="436" w:author="Michael Jennions" w:date="2020-09-22T10:03:00Z">
        <w:r w:rsidR="009E58EC" w:rsidDel="00C954EC">
          <w:rPr>
            <w:rFonts w:ascii="Garamond" w:hAnsi="Garamond"/>
            <w:color w:val="000000" w:themeColor="text1"/>
          </w:rPr>
          <w:delText xml:space="preserve">alternative </w:delText>
        </w:r>
        <w:r w:rsidR="002D3A6B" w:rsidDel="00C954EC">
          <w:rPr>
            <w:rFonts w:ascii="Garamond" w:hAnsi="Garamond"/>
            <w:color w:val="000000" w:themeColor="text1"/>
          </w:rPr>
          <w:delText>strategies</w:delText>
        </w:r>
      </w:del>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w:t>
      </w:r>
      <w:commentRangeStart w:id="437"/>
      <w:commentRangeStart w:id="438"/>
      <w:r w:rsidR="00665F28" w:rsidRPr="007E3B63">
        <w:rPr>
          <w:rFonts w:ascii="Garamond" w:hAnsi="Garamond"/>
          <w:color w:val="000000" w:themeColor="text1"/>
        </w:rPr>
        <w:t>life-history trade-offs</w:t>
      </w:r>
      <w:commentRangeEnd w:id="437"/>
      <w:r w:rsidR="00A9112E">
        <w:rPr>
          <w:rStyle w:val="CommentReference"/>
        </w:rPr>
        <w:commentReference w:id="437"/>
      </w:r>
      <w:commentRangeEnd w:id="438"/>
      <w:r w:rsidR="00557624">
        <w:rPr>
          <w:rStyle w:val="CommentReference"/>
        </w:rPr>
        <w:commentReference w:id="438"/>
      </w:r>
      <w:r w:rsidR="00665F28" w:rsidRPr="007E3B63">
        <w:rPr>
          <w:rFonts w:ascii="Garamond" w:hAnsi="Garamond"/>
          <w:color w:val="000000" w:themeColor="text1"/>
        </w:rPr>
        <w:t xml:space="preserve">;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w:t>
      </w:r>
      <w:del w:id="439" w:author="Michael Jennions" w:date="2020-09-21T22:39:00Z">
        <w:r w:rsidR="003F7DA2" w:rsidRPr="007E3B63" w:rsidDel="00852D7C">
          <w:rPr>
            <w:rFonts w:ascii="Garamond" w:hAnsi="Garamond"/>
            <w:color w:val="000000" w:themeColor="text1"/>
          </w:rPr>
          <w:delText xml:space="preserve"> Each explanation could </w:delText>
        </w:r>
      </w:del>
      <w:del w:id="440" w:author="Michael Jennions" w:date="2020-09-21T22:37:00Z">
        <w:r w:rsidR="003F7DA2" w:rsidRPr="007E3B63" w:rsidDel="00852D7C">
          <w:rPr>
            <w:rFonts w:ascii="Garamond" w:hAnsi="Garamond"/>
            <w:color w:val="000000" w:themeColor="text1"/>
          </w:rPr>
          <w:delText xml:space="preserve">potentially </w:delText>
        </w:r>
      </w:del>
      <w:del w:id="441" w:author="Michael Jennions" w:date="2020-09-21T22:39:00Z">
        <w:r w:rsidR="003F7DA2" w:rsidRPr="007E3B63" w:rsidDel="00852D7C">
          <w:rPr>
            <w:rFonts w:ascii="Garamond" w:hAnsi="Garamond"/>
            <w:color w:val="000000" w:themeColor="text1"/>
          </w:rPr>
          <w:delText>appl</w:delText>
        </w:r>
        <w:r w:rsidR="00D5578C" w:rsidRPr="007E3B63" w:rsidDel="00852D7C">
          <w:rPr>
            <w:rFonts w:ascii="Garamond" w:hAnsi="Garamond"/>
            <w:color w:val="000000" w:themeColor="text1"/>
          </w:rPr>
          <w:delText>y</w:delText>
        </w:r>
        <w:r w:rsidR="003F7DA2" w:rsidRPr="007E3B63" w:rsidDel="00852D7C">
          <w:rPr>
            <w:rFonts w:ascii="Garamond" w:hAnsi="Garamond"/>
            <w:color w:val="000000" w:themeColor="text1"/>
          </w:rPr>
          <w:delText xml:space="preserve"> to both </w:delText>
        </w:r>
        <w:r w:rsidRPr="007E3B63" w:rsidDel="00852D7C">
          <w:rPr>
            <w:rFonts w:ascii="Garamond" w:hAnsi="Garamond"/>
            <w:color w:val="000000" w:themeColor="text1"/>
          </w:rPr>
          <w:delText xml:space="preserve">human and animal </w:delText>
        </w:r>
        <w:r w:rsidR="003F7DA2" w:rsidRPr="007E3B63" w:rsidDel="00852D7C">
          <w:rPr>
            <w:rFonts w:ascii="Garamond" w:hAnsi="Garamond"/>
            <w:color w:val="000000" w:themeColor="text1"/>
          </w:rPr>
          <w:delText>personalities.</w:delText>
        </w:r>
      </w:del>
      <w:r w:rsidR="003F7DA2" w:rsidRPr="007E3B63">
        <w:rPr>
          <w:rFonts w:ascii="Garamond" w:hAnsi="Garamond"/>
          <w:color w:val="000000" w:themeColor="text1"/>
        </w:rPr>
        <w:t xml:space="preserve"> </w:t>
      </w:r>
      <w:r w:rsidR="00AC378A" w:rsidRPr="007E3B63">
        <w:rPr>
          <w:rFonts w:ascii="Garamond" w:hAnsi="Garamond"/>
          <w:color w:val="000000" w:themeColor="text1"/>
        </w:rPr>
        <w:t>Crucially</w:t>
      </w:r>
      <w:r w:rsidR="003F7DA2" w:rsidRPr="007E3B63">
        <w:rPr>
          <w:rFonts w:ascii="Garamond" w:hAnsi="Garamond"/>
          <w:color w:val="000000" w:themeColor="text1"/>
        </w:rPr>
        <w:t xml:space="preserve">, </w:t>
      </w:r>
      <w:ins w:id="442" w:author="Michael Jennions" w:date="2020-09-22T10:03:00Z">
        <w:r w:rsidR="00C954EC">
          <w:rPr>
            <w:rFonts w:ascii="Garamond" w:hAnsi="Garamond"/>
            <w:color w:val="000000" w:themeColor="text1"/>
          </w:rPr>
          <w:t xml:space="preserve">all four </w:t>
        </w:r>
      </w:ins>
      <w:del w:id="443" w:author="Michael Jennions" w:date="2020-09-22T10:04:00Z">
        <w:r w:rsidR="003F7DA2" w:rsidRPr="007E3B63" w:rsidDel="00C954EC">
          <w:rPr>
            <w:rFonts w:ascii="Garamond" w:hAnsi="Garamond"/>
            <w:color w:val="000000" w:themeColor="text1"/>
          </w:rPr>
          <w:delText>the</w:delText>
        </w:r>
        <w:r w:rsidR="004E013C" w:rsidRPr="007E3B63" w:rsidDel="00C954EC">
          <w:rPr>
            <w:rFonts w:ascii="Garamond" w:hAnsi="Garamond"/>
            <w:color w:val="000000" w:themeColor="text1"/>
          </w:rPr>
          <w:delText xml:space="preserve">se </w:delText>
        </w:r>
      </w:del>
      <w:r w:rsidR="004E013C" w:rsidRPr="007E3B63">
        <w:rPr>
          <w:rFonts w:ascii="Garamond" w:hAnsi="Garamond"/>
          <w:color w:val="000000" w:themeColor="text1"/>
        </w:rPr>
        <w:t>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ins w:id="444" w:author="Michael Jennions" w:date="2020-09-21T22:50:00Z">
        <w:r w:rsidR="00114A2C" w:rsidRPr="007E3B63">
          <w:rPr>
            <w:rFonts w:ascii="Garamond" w:hAnsi="Garamond"/>
            <w:color w:val="000000" w:themeColor="text1"/>
          </w:rPr>
          <w:t xml:space="preserve">why males are more variable than females </w:t>
        </w:r>
      </w:ins>
      <w:del w:id="445" w:author="Michael Jennions" w:date="2020-09-21T22:50:00Z">
        <w:r w:rsidR="009A1BC7" w:rsidRPr="007E3B63" w:rsidDel="00114A2C">
          <w:rPr>
            <w:rFonts w:ascii="Garamond" w:hAnsi="Garamond"/>
            <w:color w:val="000000" w:themeColor="text1"/>
          </w:rPr>
          <w:delText>sex</w:delText>
        </w:r>
        <w:r w:rsidR="003F7DA2" w:rsidRPr="007E3B63" w:rsidDel="00114A2C">
          <w:rPr>
            <w:rFonts w:ascii="Garamond" w:hAnsi="Garamond"/>
            <w:color w:val="000000" w:themeColor="text1"/>
          </w:rPr>
          <w:delText xml:space="preserve"> differences in the magnitude of </w:delText>
        </w:r>
        <w:r w:rsidR="009A1BC7" w:rsidRPr="007E3B63" w:rsidDel="00114A2C">
          <w:rPr>
            <w:rFonts w:ascii="Garamond" w:hAnsi="Garamond"/>
            <w:color w:val="000000" w:themeColor="text1"/>
          </w:rPr>
          <w:delText xml:space="preserve">variation </w:delText>
        </w:r>
      </w:del>
      <w:r w:rsidR="00370960" w:rsidRPr="007E3B63">
        <w:rPr>
          <w:rFonts w:ascii="Garamond" w:hAnsi="Garamond"/>
          <w:color w:val="000000" w:themeColor="text1"/>
        </w:rPr>
        <w:t>in personalit</w:t>
      </w:r>
      <w:r w:rsidR="003F7DA2" w:rsidRPr="007E3B63">
        <w:rPr>
          <w:rFonts w:ascii="Garamond" w:hAnsi="Garamond"/>
          <w:color w:val="000000" w:themeColor="text1"/>
        </w:rPr>
        <w:t>y</w:t>
      </w:r>
      <w:ins w:id="446" w:author="Michael Jennions" w:date="2020-09-21T22:50:00Z">
        <w:r w:rsidR="00114A2C">
          <w:rPr>
            <w:rFonts w:ascii="Garamond" w:hAnsi="Garamond"/>
            <w:color w:val="000000" w:themeColor="text1"/>
          </w:rPr>
          <w:t xml:space="preserve"> traits.</w:t>
        </w:r>
      </w:ins>
      <w:del w:id="447" w:author="Michael Jennions" w:date="2020-09-21T22:50:00Z">
        <w:r w:rsidR="00D5578C" w:rsidRPr="007E3B63" w:rsidDel="00114A2C">
          <w:rPr>
            <w:rFonts w:ascii="Garamond" w:hAnsi="Garamond"/>
            <w:color w:val="000000" w:themeColor="text1"/>
          </w:rPr>
          <w:delText xml:space="preserve">: specifically why males are more variable </w:delText>
        </w:r>
        <w:r w:rsidR="00D94780" w:rsidRPr="007E3B63" w:rsidDel="00114A2C">
          <w:rPr>
            <w:rFonts w:ascii="Garamond" w:hAnsi="Garamond"/>
            <w:color w:val="000000" w:themeColor="text1"/>
          </w:rPr>
          <w:delText>than females</w:delText>
        </w:r>
        <w:r w:rsidR="009A1BC7" w:rsidRPr="007E3B63" w:rsidDel="00114A2C">
          <w:rPr>
            <w:rFonts w:ascii="Garamond" w:hAnsi="Garamond"/>
            <w:color w:val="000000" w:themeColor="text1"/>
          </w:rPr>
          <w:delText>.</w:delText>
        </w:r>
      </w:del>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3731228D"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6D688A">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Communications","id":"ITEM-1","issued":{"date-parts":[["2016"]]},"publisher":"Nature Publishing Group","title":"Coevolution of parental investment and sexually selected traits drives sex-role divergence","type":"article-journal","volume":"7"},"uris":["http://www.mendeley.com/documents/?uuid=b97bd7b1-f999-4a7e-9460-b14560e619bd"]},{"id":"ITEM-2","itemData":{"DOI":"10.1111/ele.12907","ISSN":"14610248","abstract":"The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Letters","id":"ITEM-2","issue":"3","issued":{"date-parts":[["2018"]]},"page":"384-391","title":"Operational sex ratio predicts the opportunity and direction of sexual selection across animals","type":"article-journal","volume":"21"},"uris":["http://www.mendeley.com/documents/?uuid=5c453bd6-3485-4788-8e13-d91577d78023"]}],"mendeley":{"formattedCitation":"(Fromhage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6D688A">
        <w:rPr>
          <w:rFonts w:ascii="Garamond" w:hAnsi="Garamond"/>
          <w:color w:val="000000" w:themeColor="text1"/>
        </w:rPr>
        <w:fldChar w:fldCharType="separate"/>
      </w:r>
      <w:r w:rsidR="006D688A" w:rsidRPr="006D688A">
        <w:rPr>
          <w:rFonts w:ascii="Garamond" w:hAnsi="Garamond"/>
          <w:noProof/>
          <w:color w:val="000000" w:themeColor="text1"/>
        </w:rPr>
        <w:t>(</w:t>
      </w:r>
      <w:r w:rsidR="006D688A" w:rsidRPr="00703655">
        <w:rPr>
          <w:rFonts w:ascii="Garamond" w:hAnsi="Garamond"/>
          <w:noProof/>
          <w:color w:val="000000" w:themeColor="text1"/>
          <w:highlight w:val="cyan"/>
          <w:rPrChange w:id="448" w:author="Michael Jennions" w:date="2020-09-22T13:45:00Z">
            <w:rPr>
              <w:rFonts w:ascii="Garamond" w:hAnsi="Garamond"/>
              <w:noProof/>
              <w:color w:val="000000" w:themeColor="text1"/>
            </w:rPr>
          </w:rPrChange>
        </w:rPr>
        <w:t>Fromhage &amp; Jennions 2016;</w:t>
      </w:r>
      <w:r w:rsidR="006D688A" w:rsidRPr="006D688A">
        <w:rPr>
          <w:rFonts w:ascii="Garamond" w:hAnsi="Garamond"/>
          <w:noProof/>
          <w:color w:val="000000" w:themeColor="text1"/>
        </w:rPr>
        <w:t xml:space="preserve"> Janicke &amp; Morrow 2018)</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w:t>
      </w:r>
      <w:del w:id="449" w:author="Michael Jennions" w:date="2020-09-21T22:50:00Z">
        <w:r w:rsidR="0003765F" w:rsidRPr="007E3B63" w:rsidDel="00114A2C">
          <w:rPr>
            <w:rFonts w:ascii="Garamond" w:hAnsi="Garamond"/>
            <w:color w:val="000000" w:themeColor="text1"/>
          </w:rPr>
          <w:delText xml:space="preserve">tends to </w:delText>
        </w:r>
      </w:del>
      <w:r w:rsidR="0003765F" w:rsidRPr="007E3B63">
        <w:rPr>
          <w:rFonts w:ascii="Garamond" w:hAnsi="Garamond"/>
          <w:color w:val="000000" w:themeColor="text1"/>
        </w:rPr>
        <w:t xml:space="preserve">favour individuals with the most extreme expression of </w:t>
      </w:r>
      <w:del w:id="450" w:author="Michael Jennions" w:date="2020-09-21T22:50:00Z">
        <w:r w:rsidR="004F14E3" w:rsidRPr="007E3B63" w:rsidDel="00114A2C">
          <w:rPr>
            <w:rFonts w:ascii="Garamond" w:hAnsi="Garamond"/>
            <w:color w:val="000000" w:themeColor="text1"/>
          </w:rPr>
          <w:delText xml:space="preserve">any </w:delText>
        </w:r>
      </w:del>
      <w:r w:rsidR="0003765F" w:rsidRPr="007E3B63">
        <w:rPr>
          <w:rFonts w:ascii="Garamond" w:hAnsi="Garamond"/>
          <w:color w:val="000000" w:themeColor="text1"/>
        </w:rPr>
        <w:t>trait</w:t>
      </w:r>
      <w:ins w:id="451" w:author="Michael Jennions" w:date="2020-09-21T22:50:00Z">
        <w:r w:rsidR="00114A2C">
          <w:rPr>
            <w:rFonts w:ascii="Garamond" w:hAnsi="Garamond"/>
            <w:color w:val="000000" w:themeColor="text1"/>
          </w:rPr>
          <w:t>s</w:t>
        </w:r>
      </w:ins>
      <w:r w:rsidR="0003765F" w:rsidRPr="007E3B63">
        <w:rPr>
          <w:rFonts w:ascii="Garamond" w:hAnsi="Garamond"/>
          <w:color w:val="000000" w:themeColor="text1"/>
        </w:rPr>
        <w:t xml:space="preserve">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w:t>
      </w:r>
      <w:ins w:id="452" w:author="Michael Jennions" w:date="2020-09-22T09:45:00Z">
        <w:r w:rsidR="00B77B07" w:rsidRPr="007E3B63">
          <w:rPr>
            <w:rFonts w:ascii="Garamond" w:hAnsi="Garamond"/>
            <w:color w:val="000000" w:themeColor="text1"/>
          </w:rPr>
          <w:t xml:space="preserve">(e.g. weapons, ornaments and coercive behaviours) </w:t>
        </w:r>
        <w:r w:rsidR="00B77B07" w:rsidRPr="00703655">
          <w:rPr>
            <w:rFonts w:ascii="Garamond" w:hAnsi="Garamond"/>
            <w:color w:val="000000" w:themeColor="text1"/>
            <w:highlight w:val="cyan"/>
            <w:rPrChange w:id="453" w:author="Michael Jennions" w:date="2020-09-22T13:45:00Z">
              <w:rPr>
                <w:rFonts w:ascii="Garamond" w:hAnsi="Garamond"/>
                <w:color w:val="000000" w:themeColor="text1"/>
              </w:rPr>
            </w:rPrChange>
          </w:rPr>
          <w:t>(</w:t>
        </w:r>
        <w:r w:rsidR="00B77B07" w:rsidRPr="00703655">
          <w:rPr>
            <w:rFonts w:ascii="Garamond" w:hAnsi="Garamond"/>
            <w:color w:val="000000" w:themeColor="text1"/>
            <w:highlight w:val="cyan"/>
            <w:rPrChange w:id="454" w:author="Michael Jennions" w:date="2020-09-22T13:45:00Z">
              <w:rPr>
                <w:rFonts w:ascii="Garamond" w:hAnsi="Garamond"/>
                <w:color w:val="000000" w:themeColor="text1"/>
              </w:rPr>
            </w:rPrChange>
          </w:rPr>
          <w:fldChar w:fldCharType="begin" w:fldLock="1"/>
        </w:r>
        <w:r w:rsidR="00B77B07" w:rsidRPr="00703655">
          <w:rPr>
            <w:rFonts w:ascii="Garamond" w:hAnsi="Garamond"/>
            <w:color w:val="000000" w:themeColor="text1"/>
            <w:highlight w:val="cyan"/>
            <w:rPrChange w:id="455" w:author="Michael Jennions" w:date="2020-09-22T13:45:00Z">
              <w:rPr>
                <w:rFonts w:ascii="Garamond" w:hAnsi="Garamond"/>
                <w:color w:val="000000" w:themeColor="text1"/>
              </w:rPr>
            </w:rPrChange>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B77B07" w:rsidRPr="00703655">
          <w:rPr>
            <w:rFonts w:ascii="Garamond" w:hAnsi="Garamond"/>
            <w:color w:val="000000" w:themeColor="text1"/>
            <w:highlight w:val="cyan"/>
            <w:rPrChange w:id="456" w:author="Michael Jennions" w:date="2020-09-22T13:45:00Z">
              <w:rPr>
                <w:rFonts w:ascii="Garamond" w:hAnsi="Garamond"/>
                <w:color w:val="000000" w:themeColor="text1"/>
              </w:rPr>
            </w:rPrChange>
          </w:rPr>
          <w:fldChar w:fldCharType="separate"/>
        </w:r>
        <w:r w:rsidR="00B77B07" w:rsidRPr="00703655">
          <w:rPr>
            <w:rFonts w:ascii="Garamond" w:hAnsi="Garamond"/>
            <w:noProof/>
            <w:color w:val="000000" w:themeColor="text1"/>
            <w:highlight w:val="cyan"/>
            <w:rPrChange w:id="457" w:author="Michael Jennions" w:date="2020-09-22T13:45:00Z">
              <w:rPr>
                <w:rFonts w:ascii="Garamond" w:hAnsi="Garamond"/>
                <w:noProof/>
                <w:color w:val="000000" w:themeColor="text1"/>
              </w:rPr>
            </w:rPrChange>
          </w:rPr>
          <w:t>Darwin 1871)</w:t>
        </w:r>
        <w:r w:rsidR="00B77B07" w:rsidRPr="00703655">
          <w:rPr>
            <w:rFonts w:ascii="Garamond" w:hAnsi="Garamond"/>
            <w:color w:val="000000" w:themeColor="text1"/>
            <w:highlight w:val="cyan"/>
            <w:rPrChange w:id="458" w:author="Michael Jennions" w:date="2020-09-22T13:45:00Z">
              <w:rPr>
                <w:rFonts w:ascii="Garamond" w:hAnsi="Garamond"/>
                <w:color w:val="000000" w:themeColor="text1"/>
              </w:rPr>
            </w:rPrChange>
          </w:rPr>
          <w:fldChar w:fldCharType="end"/>
        </w:r>
        <w:r w:rsidR="00B77B07" w:rsidRPr="00703655">
          <w:rPr>
            <w:rFonts w:ascii="Garamond" w:hAnsi="Garamond"/>
            <w:color w:val="000000" w:themeColor="text1"/>
            <w:highlight w:val="cyan"/>
            <w:rPrChange w:id="459" w:author="Michael Jennions" w:date="2020-09-22T13:45:00Z">
              <w:rPr>
                <w:rFonts w:ascii="Garamond" w:hAnsi="Garamond"/>
                <w:color w:val="000000" w:themeColor="text1"/>
              </w:rPr>
            </w:rPrChange>
          </w:rPr>
          <w:t>,</w:t>
        </w:r>
        <w:r w:rsidR="00B77B07">
          <w:rPr>
            <w:rFonts w:ascii="Garamond" w:hAnsi="Garamond"/>
            <w:color w:val="000000" w:themeColor="text1"/>
          </w:rPr>
          <w:t xml:space="preserve"> </w:t>
        </w:r>
      </w:ins>
      <w:r w:rsidR="0003765F" w:rsidRPr="007E3B63">
        <w:rPr>
          <w:rFonts w:ascii="Garamond" w:hAnsi="Garamond"/>
          <w:color w:val="000000" w:themeColor="text1"/>
        </w:rPr>
        <w:t>or fertilizing eggs</w:t>
      </w:r>
      <w:ins w:id="460" w:author="Michael Jennions" w:date="2020-09-22T10:04:00Z">
        <w:r w:rsidR="00C954EC">
          <w:rPr>
            <w:rFonts w:ascii="Garamond" w:hAnsi="Garamond"/>
            <w:color w:val="000000" w:themeColor="text1"/>
          </w:rPr>
          <w:t xml:space="preserve"> </w:t>
        </w:r>
      </w:ins>
      <w:ins w:id="461" w:author="Michael Jennions" w:date="2020-09-22T09:45:00Z">
        <w:r w:rsidR="00B77B07">
          <w:rPr>
            <w:rFonts w:ascii="Garamond" w:hAnsi="Garamond"/>
            <w:color w:val="000000" w:themeColor="text1"/>
          </w:rPr>
          <w:fldChar w:fldCharType="begin" w:fldLock="1"/>
        </w:r>
        <w:r w:rsidR="00B77B07">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B77B07">
          <w:rPr>
            <w:rFonts w:ascii="Garamond" w:hAnsi="Garamond"/>
            <w:color w:val="000000" w:themeColor="text1"/>
          </w:rPr>
          <w:fldChar w:fldCharType="separate"/>
        </w:r>
        <w:r w:rsidR="00B77B07" w:rsidRPr="0014382B">
          <w:rPr>
            <w:rFonts w:ascii="Garamond" w:hAnsi="Garamond"/>
            <w:noProof/>
            <w:color w:val="000000" w:themeColor="text1"/>
          </w:rPr>
          <w:t>(</w:t>
        </w:r>
        <w:r w:rsidR="00B77B07" w:rsidRPr="00703655">
          <w:rPr>
            <w:rFonts w:ascii="Garamond" w:hAnsi="Garamond"/>
            <w:noProof/>
            <w:color w:val="000000" w:themeColor="text1"/>
            <w:highlight w:val="cyan"/>
            <w:rPrChange w:id="462" w:author="Michael Jennions" w:date="2020-09-22T13:45:00Z">
              <w:rPr>
                <w:rFonts w:ascii="Garamond" w:hAnsi="Garamond"/>
                <w:noProof/>
                <w:color w:val="000000" w:themeColor="text1"/>
              </w:rPr>
            </w:rPrChange>
          </w:rPr>
          <w:t>Parker 1970)</w:t>
        </w:r>
        <w:r w:rsidR="00B77B07">
          <w:rPr>
            <w:rFonts w:ascii="Garamond" w:hAnsi="Garamond"/>
            <w:color w:val="000000" w:themeColor="text1"/>
          </w:rPr>
          <w:fldChar w:fldCharType="end"/>
        </w:r>
      </w:ins>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 xml:space="preserve">success </w:t>
      </w:r>
      <w:del w:id="463" w:author="Michael Jennions" w:date="2020-09-21T22:50:00Z">
        <w:r w:rsidR="004F14E3" w:rsidRPr="007E3B63" w:rsidDel="00114A2C">
          <w:rPr>
            <w:rFonts w:ascii="Garamond" w:hAnsi="Garamond"/>
            <w:color w:val="000000" w:themeColor="text1"/>
          </w:rPr>
          <w:delText>under</w:delText>
        </w:r>
        <w:r w:rsidR="007C11CB" w:rsidRPr="007E3B63" w:rsidDel="00114A2C">
          <w:rPr>
            <w:rFonts w:ascii="Garamond" w:hAnsi="Garamond"/>
            <w:color w:val="000000" w:themeColor="text1"/>
          </w:rPr>
          <w:delText xml:space="preserve"> sexual </w:delText>
        </w:r>
        <w:r w:rsidR="0003765F" w:rsidRPr="007E3B63" w:rsidDel="00114A2C">
          <w:rPr>
            <w:rFonts w:ascii="Garamond" w:hAnsi="Garamond"/>
            <w:color w:val="000000" w:themeColor="text1"/>
          </w:rPr>
          <w:delText xml:space="preserve">competition </w:delText>
        </w:r>
      </w:del>
      <w:del w:id="464" w:author="Michael Jennions" w:date="2020-09-22T09:45:00Z">
        <w:r w:rsidR="0003765F" w:rsidRPr="007E3B63" w:rsidDel="00B77B07">
          <w:rPr>
            <w:rFonts w:ascii="Garamond" w:hAnsi="Garamond"/>
            <w:color w:val="000000" w:themeColor="text1"/>
          </w:rPr>
          <w:delText xml:space="preserve">is </w:delText>
        </w:r>
        <w:r w:rsidR="007C11CB" w:rsidRPr="007E3B63" w:rsidDel="00B77B07">
          <w:rPr>
            <w:rFonts w:ascii="Garamond" w:hAnsi="Garamond"/>
            <w:color w:val="000000" w:themeColor="text1"/>
          </w:rPr>
          <w:delText>determined</w:delText>
        </w:r>
        <w:r w:rsidR="0003765F" w:rsidRPr="007E3B63" w:rsidDel="00B77B07">
          <w:rPr>
            <w:rFonts w:ascii="Garamond" w:hAnsi="Garamond"/>
            <w:color w:val="000000" w:themeColor="text1"/>
          </w:rPr>
          <w:delText xml:space="preserve"> by</w:delText>
        </w:r>
      </w:del>
      <w:ins w:id="465" w:author="Michael Jennions" w:date="2020-09-22T09:45:00Z">
        <w:r w:rsidR="00B77B07">
          <w:rPr>
            <w:rFonts w:ascii="Garamond" w:hAnsi="Garamond"/>
            <w:color w:val="000000" w:themeColor="text1"/>
          </w:rPr>
          <w:t>depends upon</w:t>
        </w:r>
      </w:ins>
      <w:r w:rsidR="0003765F" w:rsidRPr="007E3B63">
        <w:rPr>
          <w:rFonts w:ascii="Garamond" w:hAnsi="Garamond"/>
          <w:color w:val="000000" w:themeColor="text1"/>
        </w:rPr>
        <w:t xml:space="preserve"> relative </w:t>
      </w:r>
      <w:ins w:id="466" w:author="Michael Jennions" w:date="2020-09-21T22:50:00Z">
        <w:r w:rsidR="00114A2C">
          <w:rPr>
            <w:rFonts w:ascii="Garamond" w:hAnsi="Garamond"/>
            <w:color w:val="000000" w:themeColor="text1"/>
          </w:rPr>
          <w:t xml:space="preserve">competitive </w:t>
        </w:r>
      </w:ins>
      <w:r w:rsidR="0003765F" w:rsidRPr="007E3B63">
        <w:rPr>
          <w:rFonts w:ascii="Garamond" w:hAnsi="Garamond"/>
          <w:color w:val="000000" w:themeColor="text1"/>
        </w:rPr>
        <w:t>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w:t>
      </w:r>
      <w:ins w:id="467" w:author="Michael Jennions" w:date="2020-09-22T09:45:00Z">
        <w:r w:rsidR="00B77B07">
          <w:rPr>
            <w:rFonts w:ascii="Garamond" w:hAnsi="Garamond"/>
            <w:color w:val="000000" w:themeColor="text1"/>
          </w:rPr>
          <w:t xml:space="preserve">these </w:t>
        </w:r>
      </w:ins>
      <w:r w:rsidR="007C11CB" w:rsidRPr="007E3B63">
        <w:rPr>
          <w:rFonts w:ascii="Garamond" w:hAnsi="Garamond"/>
          <w:color w:val="000000" w:themeColor="text1"/>
        </w:rPr>
        <w:t>traits</w:t>
      </w:r>
      <w:del w:id="468" w:author="Michael Jennions" w:date="2020-09-22T09:46:00Z">
        <w:r w:rsidR="007C11CB" w:rsidRPr="007E3B63" w:rsidDel="00B77B07">
          <w:rPr>
            <w:rFonts w:ascii="Garamond" w:hAnsi="Garamond"/>
            <w:color w:val="000000" w:themeColor="text1"/>
          </w:rPr>
          <w:delText xml:space="preserve"> that </w:delText>
        </w:r>
        <w:r w:rsidR="00CC68E6" w:rsidRPr="007E3B63" w:rsidDel="00B77B07">
          <w:rPr>
            <w:rFonts w:ascii="Garamond" w:hAnsi="Garamond"/>
            <w:color w:val="000000" w:themeColor="text1"/>
          </w:rPr>
          <w:delText>improve</w:delText>
        </w:r>
        <w:r w:rsidR="007C11CB" w:rsidRPr="007E3B63" w:rsidDel="00B77B07">
          <w:rPr>
            <w:rFonts w:ascii="Garamond" w:hAnsi="Garamond"/>
            <w:color w:val="000000" w:themeColor="text1"/>
          </w:rPr>
          <w:delText xml:space="preserve"> </w:delText>
        </w:r>
      </w:del>
      <w:del w:id="469" w:author="Michael Jennions" w:date="2020-09-21T22:41:00Z">
        <w:r w:rsidR="00403519" w:rsidRPr="007E3B63" w:rsidDel="00473064">
          <w:rPr>
            <w:rFonts w:ascii="Garamond" w:hAnsi="Garamond"/>
            <w:color w:val="000000" w:themeColor="text1"/>
          </w:rPr>
          <w:delText xml:space="preserve">the </w:delText>
        </w:r>
      </w:del>
      <w:del w:id="470" w:author="Michael Jennions" w:date="2020-09-22T09:46:00Z">
        <w:r w:rsidR="007C11CB" w:rsidRPr="007E3B63" w:rsidDel="00B77B07">
          <w:rPr>
            <w:rFonts w:ascii="Garamond" w:hAnsi="Garamond"/>
            <w:color w:val="000000" w:themeColor="text1"/>
          </w:rPr>
          <w:delText xml:space="preserve">access </w:delText>
        </w:r>
      </w:del>
      <w:del w:id="471" w:author="Michael Jennions" w:date="2020-09-21T22:41:00Z">
        <w:r w:rsidR="007C11CB" w:rsidRPr="007E3B63" w:rsidDel="00473064">
          <w:rPr>
            <w:rFonts w:ascii="Garamond" w:hAnsi="Garamond"/>
            <w:color w:val="000000" w:themeColor="text1"/>
          </w:rPr>
          <w:delText xml:space="preserve">of individuals </w:delText>
        </w:r>
      </w:del>
      <w:del w:id="472" w:author="Michael Jennions" w:date="2020-09-22T09:46:00Z">
        <w:r w:rsidR="007C11CB" w:rsidRPr="007E3B63" w:rsidDel="00B77B07">
          <w:rPr>
            <w:rFonts w:ascii="Garamond" w:hAnsi="Garamond"/>
            <w:color w:val="000000" w:themeColor="text1"/>
          </w:rPr>
          <w:delText xml:space="preserve">to mates </w:delText>
        </w:r>
      </w:del>
      <w:del w:id="473" w:author="Michael Jennions" w:date="2020-09-22T09:45:00Z">
        <w:r w:rsidR="007C43C5" w:rsidRPr="007E3B63" w:rsidDel="00B77B07">
          <w:rPr>
            <w:rFonts w:ascii="Garamond" w:hAnsi="Garamond"/>
            <w:color w:val="000000" w:themeColor="text1"/>
          </w:rPr>
          <w:delText>(e.g. weapons, ornaments</w:delText>
        </w:r>
        <w:r w:rsidR="007C11CB" w:rsidRPr="007E3B63" w:rsidDel="00B77B07">
          <w:rPr>
            <w:rFonts w:ascii="Garamond" w:hAnsi="Garamond"/>
            <w:color w:val="000000" w:themeColor="text1"/>
          </w:rPr>
          <w:delText xml:space="preserve"> and coercive behaviours</w:delText>
        </w:r>
        <w:r w:rsidR="007C43C5" w:rsidRPr="007E3B63" w:rsidDel="00B77B07">
          <w:rPr>
            <w:rFonts w:ascii="Garamond" w:hAnsi="Garamond"/>
            <w:color w:val="000000" w:themeColor="text1"/>
          </w:rPr>
          <w:delText>) (</w:delText>
        </w:r>
        <w:r w:rsidR="007C43C5" w:rsidRPr="007E3B63" w:rsidDel="00B77B07">
          <w:rPr>
            <w:rFonts w:ascii="Garamond" w:hAnsi="Garamond"/>
            <w:color w:val="000000" w:themeColor="text1"/>
          </w:rPr>
          <w:fldChar w:fldCharType="begin" w:fldLock="1"/>
        </w:r>
        <w:r w:rsidR="007C43C5" w:rsidRPr="007E3B63" w:rsidDel="00B77B07">
          <w:rPr>
            <w:rFonts w:ascii="Garamond" w:hAnsi="Garamond"/>
            <w:color w:val="000000" w:themeColor="text1"/>
          </w:rPr>
          <w:del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delInstrText>
        </w:r>
        <w:r w:rsidR="007C43C5" w:rsidRPr="007E3B63" w:rsidDel="00B77B07">
          <w:rPr>
            <w:rFonts w:ascii="Garamond" w:hAnsi="Garamond"/>
            <w:color w:val="000000" w:themeColor="text1"/>
          </w:rPr>
          <w:fldChar w:fldCharType="separate"/>
        </w:r>
        <w:r w:rsidR="007C43C5" w:rsidRPr="007E3B63" w:rsidDel="00B77B07">
          <w:rPr>
            <w:rFonts w:ascii="Garamond" w:hAnsi="Garamond"/>
            <w:noProof/>
            <w:color w:val="000000" w:themeColor="text1"/>
          </w:rPr>
          <w:delText>Darwin 1871)</w:delText>
        </w:r>
        <w:r w:rsidR="007C43C5" w:rsidRPr="007E3B63" w:rsidDel="00B77B07">
          <w:rPr>
            <w:rFonts w:ascii="Garamond" w:hAnsi="Garamond"/>
            <w:color w:val="000000" w:themeColor="text1"/>
          </w:rPr>
          <w:fldChar w:fldCharType="end"/>
        </w:r>
        <w:r w:rsidR="007C11CB" w:rsidRPr="007E3B63" w:rsidDel="00B77B07">
          <w:rPr>
            <w:rFonts w:ascii="Garamond" w:hAnsi="Garamond"/>
            <w:color w:val="000000" w:themeColor="text1"/>
          </w:rPr>
          <w:delText>,</w:delText>
        </w:r>
      </w:del>
      <w:del w:id="474" w:author="Michael Jennions" w:date="2020-09-22T09:46:00Z">
        <w:r w:rsidR="007C11CB" w:rsidRPr="007E3B63" w:rsidDel="00B77B07">
          <w:rPr>
            <w:rFonts w:ascii="Garamond" w:hAnsi="Garamond"/>
            <w:color w:val="000000" w:themeColor="text1"/>
          </w:rPr>
          <w:delText xml:space="preserve"> or </w:delText>
        </w:r>
        <w:r w:rsidR="00FA4751" w:rsidRPr="007E3B63" w:rsidDel="00B77B07">
          <w:rPr>
            <w:rFonts w:ascii="Garamond" w:hAnsi="Garamond"/>
            <w:color w:val="000000" w:themeColor="text1"/>
          </w:rPr>
          <w:delText xml:space="preserve">of </w:delText>
        </w:r>
        <w:r w:rsidR="007C11CB" w:rsidRPr="007E3B63" w:rsidDel="00B77B07">
          <w:rPr>
            <w:rFonts w:ascii="Garamond" w:hAnsi="Garamond"/>
            <w:color w:val="000000" w:themeColor="text1"/>
          </w:rPr>
          <w:delText>sperm to eggs</w:delText>
        </w:r>
      </w:del>
      <w:del w:id="475" w:author="Michael Jennions" w:date="2020-09-22T09:45:00Z">
        <w:r w:rsidR="007C11CB" w:rsidRPr="007E3B63" w:rsidDel="00B77B07">
          <w:rPr>
            <w:rFonts w:ascii="Garamond" w:hAnsi="Garamond"/>
            <w:color w:val="000000" w:themeColor="text1"/>
          </w:rPr>
          <w:delText xml:space="preserve"> </w:delText>
        </w:r>
        <w:r w:rsidR="00331F41" w:rsidDel="00B77B07">
          <w:rPr>
            <w:rFonts w:ascii="Garamond" w:hAnsi="Garamond"/>
            <w:color w:val="000000" w:themeColor="text1"/>
          </w:rPr>
          <w:fldChar w:fldCharType="begin" w:fldLock="1"/>
        </w:r>
        <w:r w:rsidR="00491BCC" w:rsidDel="00B77B07">
          <w:rPr>
            <w:rFonts w:ascii="Garamond" w:hAnsi="Garamond"/>
            <w:color w:val="000000" w:themeColor="text1"/>
          </w:rPr>
          <w:del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delInstrText>
        </w:r>
        <w:r w:rsidR="00331F41" w:rsidDel="00B77B07">
          <w:rPr>
            <w:rFonts w:ascii="Garamond" w:hAnsi="Garamond"/>
            <w:color w:val="000000" w:themeColor="text1"/>
          </w:rPr>
          <w:fldChar w:fldCharType="separate"/>
        </w:r>
        <w:r w:rsidR="0014382B" w:rsidRPr="0014382B" w:rsidDel="00B77B07">
          <w:rPr>
            <w:rFonts w:ascii="Garamond" w:hAnsi="Garamond"/>
            <w:noProof/>
            <w:color w:val="000000" w:themeColor="text1"/>
          </w:rPr>
          <w:delText>(Parker 1970)</w:delText>
        </w:r>
        <w:r w:rsidR="00331F41" w:rsidDel="00B77B07">
          <w:rPr>
            <w:rFonts w:ascii="Garamond" w:hAnsi="Garamond"/>
            <w:color w:val="000000" w:themeColor="text1"/>
          </w:rPr>
          <w:fldChar w:fldCharType="end"/>
        </w:r>
      </w:del>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w:t>
      </w:r>
      <w:r w:rsidR="00CC68E6" w:rsidRPr="007E3B63">
        <w:rPr>
          <w:rFonts w:ascii="Garamond" w:hAnsi="Garamond"/>
          <w:color w:val="000000" w:themeColor="text1"/>
        </w:rPr>
        <w:lastRenderedPageBreak/>
        <w:t xml:space="preserve">selection </w:t>
      </w:r>
      <w:r w:rsidR="00770FA5" w:rsidRPr="007E3B63">
        <w:rPr>
          <w:rFonts w:ascii="Garamond" w:hAnsi="Garamond"/>
          <w:color w:val="000000" w:themeColor="text1"/>
        </w:rPr>
        <w:t xml:space="preserve">also </w:t>
      </w:r>
      <w:del w:id="476" w:author="Michael Jennions" w:date="2020-09-22T10:22:00Z">
        <w:r w:rsidR="004F14E3" w:rsidRPr="007E3B63" w:rsidDel="00E47596">
          <w:rPr>
            <w:rFonts w:ascii="Garamond" w:hAnsi="Garamond"/>
            <w:color w:val="000000" w:themeColor="text1"/>
          </w:rPr>
          <w:delText xml:space="preserve">tends to </w:delText>
        </w:r>
      </w:del>
      <w:r w:rsidR="00CC68E6" w:rsidRPr="007E3B63">
        <w:rPr>
          <w:rFonts w:ascii="Garamond" w:hAnsi="Garamond"/>
          <w:color w:val="000000" w:themeColor="text1"/>
        </w:rPr>
        <w:t>favour</w:t>
      </w:r>
      <w:r w:rsidR="007C11CB" w:rsidRPr="007E3B63">
        <w:rPr>
          <w:rFonts w:ascii="Garamond" w:hAnsi="Garamond"/>
          <w:color w:val="000000" w:themeColor="text1"/>
        </w:rPr>
        <w:t xml:space="preserve"> condition-dependent </w:t>
      </w:r>
      <w:ins w:id="477" w:author="Michael Jennions" w:date="2020-09-22T10:04:00Z">
        <w:r w:rsidR="00C954EC">
          <w:rPr>
            <w:rFonts w:ascii="Garamond" w:hAnsi="Garamond"/>
            <w:color w:val="000000" w:themeColor="text1"/>
          </w:rPr>
          <w:t xml:space="preserve">trait </w:t>
        </w:r>
      </w:ins>
      <w:r w:rsidR="007C11CB" w:rsidRPr="007E3B63">
        <w:rPr>
          <w:rFonts w:ascii="Garamond" w:hAnsi="Garamond"/>
          <w:color w:val="000000" w:themeColor="text1"/>
        </w:rPr>
        <w:t xml:space="preserve">expression </w:t>
      </w:r>
      <w:del w:id="478" w:author="Michael Jennions" w:date="2020-09-22T10:04:00Z">
        <w:r w:rsidR="007C11CB" w:rsidRPr="007E3B63" w:rsidDel="00C954EC">
          <w:rPr>
            <w:rFonts w:ascii="Garamond" w:hAnsi="Garamond"/>
            <w:color w:val="000000" w:themeColor="text1"/>
          </w:rPr>
          <w:delText xml:space="preserve">of </w:delText>
        </w:r>
        <w:r w:rsidR="00770FA5" w:rsidRPr="007E3B63" w:rsidDel="00C954EC">
          <w:rPr>
            <w:rFonts w:ascii="Garamond" w:hAnsi="Garamond"/>
            <w:color w:val="000000" w:themeColor="text1"/>
          </w:rPr>
          <w:delText xml:space="preserve">these </w:delText>
        </w:r>
      </w:del>
      <w:del w:id="479" w:author="Michael Jennions" w:date="2020-09-22T09:46:00Z">
        <w:r w:rsidR="00770FA5" w:rsidRPr="007E3B63" w:rsidDel="00B77B07">
          <w:rPr>
            <w:rFonts w:ascii="Garamond" w:hAnsi="Garamond"/>
            <w:color w:val="000000" w:themeColor="text1"/>
          </w:rPr>
          <w:delText xml:space="preserve">costly </w:delText>
        </w:r>
      </w:del>
      <w:del w:id="480" w:author="Michael Jennions" w:date="2020-09-22T10:04:00Z">
        <w:r w:rsidR="007C11CB" w:rsidRPr="007E3B63" w:rsidDel="00C954EC">
          <w:rPr>
            <w:rFonts w:ascii="Garamond" w:hAnsi="Garamond"/>
            <w:color w:val="000000" w:themeColor="text1"/>
          </w:rPr>
          <w:delText>traits</w:delText>
        </w:r>
        <w:r w:rsidR="004F14E3" w:rsidRPr="007E3B63" w:rsidDel="00C954EC">
          <w:rPr>
            <w:rFonts w:ascii="Garamond" w:hAnsi="Garamond"/>
            <w:color w:val="000000" w:themeColor="text1"/>
          </w:rPr>
          <w:delText xml:space="preserve"> </w:delText>
        </w:r>
      </w:del>
      <w:r w:rsidR="00770FA5" w:rsidRPr="007E3B63">
        <w:rPr>
          <w:rFonts w:ascii="Garamond" w:hAnsi="Garamond"/>
          <w:color w:val="000000" w:themeColor="text1"/>
        </w:rPr>
        <w:t xml:space="preserve">because individuals in better condition can incur greater costs </w:t>
      </w:r>
      <w:r w:rsidR="009C556F">
        <w:rPr>
          <w:rFonts w:ascii="Garamond" w:hAnsi="Garamond"/>
          <w:color w:val="000000" w:themeColor="text1"/>
        </w:rPr>
        <w:fldChar w:fldCharType="begin" w:fldLock="1"/>
      </w:r>
      <w:r w:rsidR="009C556F">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C556F">
        <w:rPr>
          <w:rFonts w:ascii="Garamond" w:hAnsi="Garamond"/>
          <w:color w:val="000000" w:themeColor="text1"/>
        </w:rPr>
        <w:fldChar w:fldCharType="separate"/>
      </w:r>
      <w:r w:rsidR="009C556F" w:rsidRPr="00967E3B">
        <w:rPr>
          <w:rFonts w:ascii="Garamond" w:hAnsi="Garamond"/>
          <w:noProof/>
          <w:color w:val="000000" w:themeColor="text1"/>
        </w:rPr>
        <w:t>(Rowe and Houle 1996)</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w:t>
      </w:r>
      <w:del w:id="481" w:author="Michael Jennions" w:date="2020-09-21T22:42:00Z">
        <w:r w:rsidR="00403519" w:rsidRPr="007E3B63" w:rsidDel="00473064">
          <w:rPr>
            <w:rFonts w:ascii="Garamond" w:hAnsi="Garamond"/>
            <w:color w:val="000000" w:themeColor="text1"/>
          </w:rPr>
          <w:delText xml:space="preserve">their </w:delText>
        </w:r>
      </w:del>
      <w:r w:rsidR="00403519" w:rsidRPr="007E3B63">
        <w:rPr>
          <w:rFonts w:ascii="Garamond" w:hAnsi="Garamond"/>
          <w:color w:val="000000" w:themeColor="text1"/>
        </w:rPr>
        <w:t>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 xml:space="preserve">sexual traits </w:t>
      </w:r>
      <w:r w:rsidR="00967E3B">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67E3B">
        <w:rPr>
          <w:rFonts w:ascii="Garamond" w:hAnsi="Garamond"/>
          <w:color w:val="000000" w:themeColor="text1"/>
        </w:rPr>
        <w:fldChar w:fldCharType="separate"/>
      </w:r>
      <w:r w:rsidR="00967E3B" w:rsidRPr="00967E3B">
        <w:rPr>
          <w:rFonts w:ascii="Garamond" w:hAnsi="Garamond"/>
          <w:noProof/>
          <w:color w:val="000000" w:themeColor="text1"/>
        </w:rPr>
        <w:t>(Rowe and Houle 1996)</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 xml:space="preserve">on males </w:t>
      </w:r>
      <w:del w:id="482" w:author="Michael Jennions" w:date="2020-09-22T10:22:00Z">
        <w:r w:rsidR="007A6FF8" w:rsidRPr="007E3B63" w:rsidDel="00E47596">
          <w:rPr>
            <w:rFonts w:ascii="Garamond" w:hAnsi="Garamond"/>
            <w:color w:val="000000" w:themeColor="text1"/>
          </w:rPr>
          <w:delText xml:space="preserve">than females </w:delText>
        </w:r>
      </w:del>
      <w:r w:rsidR="007A6FF8" w:rsidRPr="007E3B63">
        <w:rPr>
          <w:rFonts w:ascii="Garamond" w:hAnsi="Garamond"/>
          <w:color w:val="000000" w:themeColor="text1"/>
        </w:rPr>
        <w:t>is therefore predicted to result in</w:t>
      </w:r>
      <w:r w:rsidR="00A641C1" w:rsidRPr="007E3B63">
        <w:rPr>
          <w:rFonts w:ascii="Garamond" w:hAnsi="Garamond"/>
          <w:color w:val="000000" w:themeColor="text1"/>
        </w:rPr>
        <w:t xml:space="preserve"> </w:t>
      </w:r>
      <w:ins w:id="483" w:author="Michael Jennions" w:date="2020-09-21T22:42:00Z">
        <w:r w:rsidR="00473064">
          <w:rPr>
            <w:rFonts w:ascii="Garamond" w:hAnsi="Garamond"/>
            <w:color w:val="000000" w:themeColor="text1"/>
          </w:rPr>
          <w:t xml:space="preserve">sexual </w:t>
        </w:r>
      </w:ins>
      <w:r w:rsidR="007C43C5" w:rsidRPr="007E3B63">
        <w:rPr>
          <w:rFonts w:ascii="Garamond" w:hAnsi="Garamond"/>
          <w:color w:val="000000" w:themeColor="text1"/>
        </w:rPr>
        <w:t xml:space="preserve">traits </w:t>
      </w:r>
      <w:del w:id="484" w:author="Michael Jennions" w:date="2020-09-22T09:46:00Z">
        <w:r w:rsidR="00A641C1" w:rsidRPr="007E3B63" w:rsidDel="00B77B07">
          <w:rPr>
            <w:rFonts w:ascii="Garamond" w:hAnsi="Garamond"/>
            <w:color w:val="000000" w:themeColor="text1"/>
          </w:rPr>
          <w:delText xml:space="preserve">that </w:delText>
        </w:r>
      </w:del>
      <w:del w:id="485" w:author="Michael Jennions" w:date="2020-09-21T22:42:00Z">
        <w:r w:rsidR="00A641C1" w:rsidRPr="007E3B63" w:rsidDel="00473064">
          <w:rPr>
            <w:rFonts w:ascii="Garamond" w:hAnsi="Garamond"/>
            <w:color w:val="000000" w:themeColor="text1"/>
          </w:rPr>
          <w:delText xml:space="preserve">increase reproductive success </w:delText>
        </w:r>
        <w:r w:rsidR="00A5022A" w:rsidDel="00473064">
          <w:rPr>
            <w:rFonts w:ascii="Garamond" w:hAnsi="Garamond"/>
            <w:color w:val="000000" w:themeColor="text1"/>
          </w:rPr>
          <w:delText xml:space="preserve">and </w:delText>
        </w:r>
        <w:r w:rsidR="007A6FF8" w:rsidRPr="007E3B63" w:rsidDel="00473064">
          <w:rPr>
            <w:rFonts w:ascii="Garamond" w:hAnsi="Garamond"/>
            <w:color w:val="000000" w:themeColor="text1"/>
          </w:rPr>
          <w:delText>which</w:delText>
        </w:r>
        <w:r w:rsidR="00A641C1" w:rsidRPr="007E3B63" w:rsidDel="00473064">
          <w:rPr>
            <w:rFonts w:ascii="Garamond" w:hAnsi="Garamond"/>
            <w:color w:val="000000" w:themeColor="text1"/>
          </w:rPr>
          <w:delText xml:space="preserve"> </w:delText>
        </w:r>
      </w:del>
      <w:del w:id="486" w:author="Michael Jennions" w:date="2020-09-22T09:46:00Z">
        <w:r w:rsidR="00A641C1" w:rsidRPr="007E3B63" w:rsidDel="00B77B07">
          <w:rPr>
            <w:rFonts w:ascii="Garamond" w:hAnsi="Garamond"/>
            <w:color w:val="000000" w:themeColor="text1"/>
          </w:rPr>
          <w:delText>exhibi</w:delText>
        </w:r>
      </w:del>
      <w:del w:id="487" w:author="Michael Jennions" w:date="2020-09-21T22:42:00Z">
        <w:r w:rsidR="00A641C1" w:rsidRPr="007E3B63" w:rsidDel="00473064">
          <w:rPr>
            <w:rFonts w:ascii="Garamond" w:hAnsi="Garamond"/>
            <w:color w:val="000000" w:themeColor="text1"/>
          </w:rPr>
          <w:delText>t</w:delText>
        </w:r>
      </w:del>
      <w:ins w:id="488" w:author="Michael Jennions" w:date="2020-09-22T09:46:00Z">
        <w:r w:rsidR="00B77B07">
          <w:rPr>
            <w:rFonts w:ascii="Garamond" w:hAnsi="Garamond"/>
            <w:color w:val="000000" w:themeColor="text1"/>
          </w:rPr>
          <w:t>with</w:t>
        </w:r>
      </w:ins>
      <w:r w:rsidR="00A641C1" w:rsidRPr="007E3B63">
        <w:rPr>
          <w:rFonts w:ascii="Garamond" w:hAnsi="Garamond"/>
          <w:color w:val="000000" w:themeColor="text1"/>
        </w:rPr>
        <w:t xml:space="preserve">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del w:id="489" w:author="Michael Jennions" w:date="2020-09-21T22:43:00Z">
        <w:r w:rsidR="00CC68E6" w:rsidRPr="007E3B63" w:rsidDel="00473064">
          <w:rPr>
            <w:rFonts w:ascii="Garamond" w:hAnsi="Garamond"/>
            <w:color w:val="000000" w:themeColor="text1"/>
          </w:rPr>
          <w:delText xml:space="preserve">either </w:delText>
        </w:r>
      </w:del>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del w:id="490" w:author="Michael Jennions" w:date="2020-09-22T09:46:00Z">
        <w:r w:rsidR="00AC378A" w:rsidRPr="007E3B63" w:rsidDel="00B77B07">
          <w:rPr>
            <w:rFonts w:ascii="Garamond" w:hAnsi="Garamond"/>
            <w:color w:val="000000" w:themeColor="text1"/>
          </w:rPr>
          <w:delText xml:space="preserve">among </w:delText>
        </w:r>
      </w:del>
      <w:ins w:id="491" w:author="Michael Jennions" w:date="2020-09-22T09:46:00Z">
        <w:r w:rsidR="00B77B07">
          <w:rPr>
            <w:rFonts w:ascii="Garamond" w:hAnsi="Garamond"/>
            <w:color w:val="000000" w:themeColor="text1"/>
          </w:rPr>
          <w:t>in</w:t>
        </w:r>
        <w:r w:rsidR="00B77B07" w:rsidRPr="007E3B63">
          <w:rPr>
            <w:rFonts w:ascii="Garamond" w:hAnsi="Garamond"/>
            <w:color w:val="000000" w:themeColor="text1"/>
          </w:rPr>
          <w:t xml:space="preserve"> </w:t>
        </w:r>
      </w:ins>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 xml:space="preserve">ere is </w:t>
      </w:r>
      <w:del w:id="492" w:author="Michael Jennions" w:date="2020-09-22T10:05:00Z">
        <w:r w:rsidR="00AC378A" w:rsidRPr="007E3B63" w:rsidDel="00C954EC">
          <w:rPr>
            <w:rFonts w:ascii="Garamond" w:hAnsi="Garamond"/>
            <w:color w:val="000000" w:themeColor="text1"/>
          </w:rPr>
          <w:delText xml:space="preserve">some </w:delText>
        </w:r>
      </w:del>
      <w:ins w:id="493" w:author="Michael Jennions" w:date="2020-09-22T10:05:00Z">
        <w:r w:rsidR="00C954EC">
          <w:rPr>
            <w:rFonts w:ascii="Garamond" w:hAnsi="Garamond"/>
            <w:color w:val="000000" w:themeColor="text1"/>
          </w:rPr>
          <w:t>some</w:t>
        </w:r>
        <w:r w:rsidR="00C954EC" w:rsidRPr="007E3B63">
          <w:rPr>
            <w:rFonts w:ascii="Garamond" w:hAnsi="Garamond"/>
            <w:color w:val="000000" w:themeColor="text1"/>
          </w:rPr>
          <w:t xml:space="preserve"> </w:t>
        </w:r>
      </w:ins>
      <w:r w:rsidR="00AC378A" w:rsidRPr="007E3B63">
        <w:rPr>
          <w:rFonts w:ascii="Garamond" w:hAnsi="Garamond"/>
          <w:color w:val="000000" w:themeColor="text1"/>
        </w:rPr>
        <w:t>support</w:t>
      </w:r>
      <w:ins w:id="494" w:author="Michael Jennions" w:date="2020-09-21T22:51:00Z">
        <w:r w:rsidR="00114A2C">
          <w:rPr>
            <w:rFonts w:ascii="Garamond" w:hAnsi="Garamond"/>
            <w:color w:val="000000" w:themeColor="text1"/>
          </w:rPr>
          <w:t xml:space="preserve"> </w:t>
        </w:r>
      </w:ins>
      <w:del w:id="495" w:author="Michael Jennions" w:date="2020-09-21T22:51:00Z">
        <w:r w:rsidR="00AC378A" w:rsidRPr="007E3B63" w:rsidDel="00114A2C">
          <w:rPr>
            <w:rFonts w:ascii="Garamond" w:hAnsi="Garamond"/>
            <w:color w:val="000000" w:themeColor="text1"/>
          </w:rPr>
          <w:delText>ing evidence</w:delText>
        </w:r>
        <w:r w:rsidR="007A6FF8" w:rsidRPr="007E3B63" w:rsidDel="00114A2C">
          <w:rPr>
            <w:rFonts w:ascii="Garamond" w:hAnsi="Garamond"/>
            <w:color w:val="000000" w:themeColor="text1"/>
          </w:rPr>
          <w:delText xml:space="preserve"> </w:delText>
        </w:r>
      </w:del>
      <w:r w:rsidR="007A6FF8" w:rsidRPr="007E3B63">
        <w:rPr>
          <w:rFonts w:ascii="Garamond" w:hAnsi="Garamond"/>
          <w:color w:val="000000" w:themeColor="text1"/>
        </w:rPr>
        <w:t xml:space="preserve">for this </w:t>
      </w:r>
      <w:del w:id="496" w:author="Michael Jennions" w:date="2020-09-22T09:47:00Z">
        <w:r w:rsidR="00770FA5" w:rsidRPr="007E3B63" w:rsidDel="00B77B07">
          <w:rPr>
            <w:rFonts w:ascii="Garamond" w:hAnsi="Garamond"/>
            <w:color w:val="000000" w:themeColor="text1"/>
          </w:rPr>
          <w:delText>claim</w:delText>
        </w:r>
      </w:del>
      <w:ins w:id="497" w:author="Michael Jennions" w:date="2020-09-22T09:47:00Z">
        <w:r w:rsidR="00B77B07">
          <w:rPr>
            <w:rFonts w:ascii="Garamond" w:hAnsi="Garamond"/>
            <w:color w:val="000000" w:themeColor="text1"/>
          </w:rPr>
          <w:t>prediction</w:t>
        </w:r>
      </w:ins>
      <w:r w:rsidR="00CC68E6" w:rsidRPr="007E3B63">
        <w:rPr>
          <w:rFonts w:ascii="Garamond" w:hAnsi="Garamond"/>
          <w:color w:val="000000" w:themeColor="text1"/>
        </w:rPr>
        <w:t xml:space="preserve">. </w:t>
      </w:r>
      <w:r w:rsidR="00403519" w:rsidRPr="007E3B63">
        <w:rPr>
          <w:rFonts w:ascii="Garamond" w:hAnsi="Garamond"/>
          <w:color w:val="000000" w:themeColor="text1"/>
        </w:rPr>
        <w:t>A</w:t>
      </w:r>
      <w:r w:rsidR="007C43C5" w:rsidRPr="007E3B63">
        <w:rPr>
          <w:rFonts w:ascii="Garamond" w:hAnsi="Garamond"/>
          <w:color w:val="000000" w:themeColor="text1"/>
        </w:rPr>
        <w:t xml:space="preserve"> meta-analysis </w:t>
      </w:r>
      <w:del w:id="498" w:author="Michael Jennions" w:date="2020-09-21T22:43:00Z">
        <w:r w:rsidR="007C43C5" w:rsidRPr="007E3B63" w:rsidDel="00473064">
          <w:rPr>
            <w:rFonts w:ascii="Garamond" w:hAnsi="Garamond"/>
            <w:color w:val="000000" w:themeColor="text1"/>
          </w:rPr>
          <w:delText xml:space="preserve">comparing </w:delText>
        </w:r>
      </w:del>
      <w:ins w:id="499" w:author="Michael Jennions" w:date="2020-09-21T22:43:00Z">
        <w:r w:rsidR="00473064">
          <w:rPr>
            <w:rFonts w:ascii="Garamond" w:hAnsi="Garamond"/>
            <w:color w:val="000000" w:themeColor="text1"/>
          </w:rPr>
          <w:t>of</w:t>
        </w:r>
        <w:r w:rsidR="00473064" w:rsidRPr="007E3B63">
          <w:rPr>
            <w:rFonts w:ascii="Garamond" w:hAnsi="Garamond"/>
            <w:color w:val="000000" w:themeColor="text1"/>
          </w:rPr>
          <w:t xml:space="preserve"> </w:t>
        </w:r>
      </w:ins>
      <w:del w:id="500" w:author="Michael Jennions" w:date="2020-09-22T10:05:00Z">
        <w:r w:rsidR="007A6FF8" w:rsidRPr="007E3B63" w:rsidDel="00C954EC">
          <w:rPr>
            <w:rFonts w:ascii="Garamond" w:hAnsi="Garamond"/>
            <w:color w:val="000000" w:themeColor="text1"/>
          </w:rPr>
          <w:delText xml:space="preserve">sex differences in </w:delText>
        </w:r>
      </w:del>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significant</w:t>
      </w:r>
      <w:r w:rsidR="0031133E">
        <w:rPr>
          <w:rFonts w:ascii="Garamond" w:hAnsi="Garamond"/>
          <w:color w:val="000000" w:themeColor="text1"/>
        </w:rPr>
        <w:t>ly</w:t>
      </w:r>
      <w:r w:rsidR="007C43C5" w:rsidRPr="007E3B63">
        <w:rPr>
          <w:rFonts w:ascii="Garamond" w:hAnsi="Garamond"/>
          <w:color w:val="000000" w:themeColor="text1"/>
        </w:rPr>
        <w:t xml:space="preserve">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w:t>
      </w:r>
      <w:del w:id="501" w:author="Michael Jennions" w:date="2020-09-22T10:06:00Z">
        <w:r w:rsidR="00CC68E6" w:rsidRPr="007E3B63" w:rsidDel="00C954EC">
          <w:rPr>
            <w:rFonts w:ascii="Garamond" w:hAnsi="Garamond"/>
            <w:color w:val="000000" w:themeColor="text1"/>
          </w:rPr>
          <w:delText xml:space="preserve">the </w:delText>
        </w:r>
      </w:del>
      <w:ins w:id="502" w:author="Michael Jennions" w:date="2020-09-22T10:06:00Z">
        <w:r w:rsidR="00C954EC">
          <w:rPr>
            <w:rFonts w:ascii="Garamond" w:hAnsi="Garamond"/>
            <w:color w:val="000000" w:themeColor="text1"/>
          </w:rPr>
          <w:t>a greater</w:t>
        </w:r>
        <w:r w:rsidR="00C954EC" w:rsidRPr="007E3B63">
          <w:rPr>
            <w:rFonts w:ascii="Garamond" w:hAnsi="Garamond"/>
            <w:color w:val="000000" w:themeColor="text1"/>
          </w:rPr>
          <w:t xml:space="preserve"> </w:t>
        </w:r>
      </w:ins>
      <w:r w:rsidR="00CC68E6" w:rsidRPr="007E3B63">
        <w:rPr>
          <w:rFonts w:ascii="Garamond" w:hAnsi="Garamond"/>
          <w:color w:val="000000" w:themeColor="text1"/>
        </w:rPr>
        <w:t xml:space="preserve">difference </w:t>
      </w:r>
      <w:del w:id="503" w:author="Michael Jennions" w:date="2020-09-21T22:43:00Z">
        <w:r w:rsidR="00CC68E6" w:rsidRPr="007E3B63" w:rsidDel="00473064">
          <w:rPr>
            <w:rFonts w:ascii="Garamond" w:hAnsi="Garamond"/>
            <w:color w:val="000000" w:themeColor="text1"/>
          </w:rPr>
          <w:delText xml:space="preserve">in variance </w:delText>
        </w:r>
      </w:del>
      <w:del w:id="504" w:author="Michael Jennions" w:date="2020-09-22T10:06:00Z">
        <w:r w:rsidR="00CC68E6" w:rsidRPr="007E3B63" w:rsidDel="00C954EC">
          <w:rPr>
            <w:rFonts w:ascii="Garamond" w:hAnsi="Garamond"/>
            <w:color w:val="000000" w:themeColor="text1"/>
          </w:rPr>
          <w:delText xml:space="preserve">was </w:delText>
        </w:r>
        <w:r w:rsidR="007A6FF8" w:rsidRPr="007E3B63" w:rsidDel="00C954EC">
          <w:rPr>
            <w:rFonts w:ascii="Garamond" w:hAnsi="Garamond"/>
            <w:color w:val="000000" w:themeColor="text1"/>
          </w:rPr>
          <w:delText>greater</w:delText>
        </w:r>
        <w:r w:rsidR="00CC68E6" w:rsidRPr="007E3B63" w:rsidDel="00C954EC">
          <w:rPr>
            <w:rFonts w:ascii="Garamond" w:hAnsi="Garamond"/>
            <w:color w:val="000000" w:themeColor="text1"/>
          </w:rPr>
          <w:delText xml:space="preserve"> </w:delText>
        </w:r>
      </w:del>
      <w:r w:rsidR="00CC68E6" w:rsidRPr="007E3B63">
        <w:rPr>
          <w:rFonts w:ascii="Garamond" w:hAnsi="Garamond"/>
          <w:color w:val="000000" w:themeColor="text1"/>
        </w:rPr>
        <w:t>for reproducti</w:t>
      </w:r>
      <w:ins w:id="505" w:author="Michael Jennions" w:date="2020-09-21T22:43:00Z">
        <w:r w:rsidR="00473064">
          <w:rPr>
            <w:rFonts w:ascii="Garamond" w:hAnsi="Garamond"/>
            <w:color w:val="000000" w:themeColor="text1"/>
          </w:rPr>
          <w:t xml:space="preserve">ve </w:t>
        </w:r>
      </w:ins>
      <w:del w:id="506" w:author="Michael Jennions" w:date="2020-09-21T22:43:00Z">
        <w:r w:rsidR="0031133E" w:rsidDel="00473064">
          <w:rPr>
            <w:rFonts w:ascii="Garamond" w:hAnsi="Garamond"/>
            <w:color w:val="000000" w:themeColor="text1"/>
          </w:rPr>
          <w:delText>on-related</w:delText>
        </w:r>
        <w:r w:rsidR="00AC378A" w:rsidRPr="007E3B63" w:rsidDel="00473064">
          <w:rPr>
            <w:rFonts w:ascii="Garamond" w:hAnsi="Garamond"/>
            <w:color w:val="000000" w:themeColor="text1"/>
          </w:rPr>
          <w:delText xml:space="preserve"> </w:delText>
        </w:r>
      </w:del>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p>
    <w:p w14:paraId="47105F0E" w14:textId="74147FFF" w:rsidR="008C0681" w:rsidRPr="007E3B63" w:rsidRDefault="008C0681" w:rsidP="00A641C1">
      <w:pPr>
        <w:ind w:firstLine="360"/>
        <w:rPr>
          <w:rFonts w:ascii="Garamond" w:hAnsi="Garamond"/>
          <w:color w:val="000000" w:themeColor="text1"/>
        </w:rPr>
      </w:pPr>
    </w:p>
    <w:p w14:paraId="57443D28" w14:textId="5C899D1D"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Second, negative frequency-dependent selection can maintain variation</w:t>
      </w:r>
      <w:ins w:id="507" w:author="Michael Jennions" w:date="2020-09-22T09:47:00Z">
        <w:r w:rsidR="009D3B11">
          <w:rPr>
            <w:rFonts w:ascii="Garamond" w:hAnsi="Garamond"/>
            <w:color w:val="000000" w:themeColor="text1"/>
          </w:rPr>
          <w:t xml:space="preserve"> in traits</w:t>
        </w:r>
      </w:ins>
      <w:del w:id="508" w:author="Michael Jennions" w:date="2020-09-21T22:44:00Z">
        <w:r w:rsidRPr="007E3B63" w:rsidDel="00D96489">
          <w:rPr>
            <w:rFonts w:ascii="Garamond" w:hAnsi="Garamond"/>
            <w:color w:val="000000" w:themeColor="text1"/>
          </w:rPr>
          <w:delText xml:space="preserve"> in trait</w:delText>
        </w:r>
        <w:r w:rsidR="00757295" w:rsidRPr="007E3B63" w:rsidDel="00D96489">
          <w:rPr>
            <w:rFonts w:ascii="Garamond" w:hAnsi="Garamond"/>
            <w:color w:val="000000" w:themeColor="text1"/>
          </w:rPr>
          <w:delText>s</w:delText>
        </w:r>
      </w:del>
      <w:r w:rsidRPr="007E3B63">
        <w:rPr>
          <w:rFonts w:ascii="Garamond" w:hAnsi="Garamond"/>
          <w:color w:val="000000" w:themeColor="text1"/>
        </w:rPr>
        <w:t xml:space="preserve">. </w:t>
      </w:r>
      <w:r w:rsidR="00757295" w:rsidRPr="007E3B63">
        <w:rPr>
          <w:rFonts w:ascii="Garamond" w:hAnsi="Garamond"/>
          <w:color w:val="000000" w:themeColor="text1"/>
        </w:rPr>
        <w:t>Th</w:t>
      </w:r>
      <w:ins w:id="509" w:author="Michael Jennions" w:date="2020-09-21T22:44:00Z">
        <w:r w:rsidR="00D96489">
          <w:rPr>
            <w:rFonts w:ascii="Garamond" w:hAnsi="Garamond"/>
            <w:color w:val="000000" w:themeColor="text1"/>
          </w:rPr>
          <w:t>is</w:t>
        </w:r>
      </w:ins>
      <w:del w:id="510" w:author="Michael Jennions" w:date="2020-09-21T22:44:00Z">
        <w:r w:rsidR="00A9112E" w:rsidDel="00D96489">
          <w:rPr>
            <w:rFonts w:ascii="Garamond" w:hAnsi="Garamond"/>
            <w:color w:val="000000" w:themeColor="text1"/>
          </w:rPr>
          <w:delText>ese</w:delText>
        </w:r>
      </w:del>
      <w:r w:rsidR="00757295" w:rsidRPr="007E3B63">
        <w:rPr>
          <w:rFonts w:ascii="Garamond" w:hAnsi="Garamond"/>
          <w:color w:val="000000" w:themeColor="text1"/>
        </w:rPr>
        <w:t xml:space="preserve"> </w:t>
      </w:r>
      <w:del w:id="511" w:author="Michael Jennions" w:date="2020-09-22T09:48:00Z">
        <w:r w:rsidR="00757295" w:rsidRPr="007E3B63" w:rsidDel="009D3B11">
          <w:rPr>
            <w:rFonts w:ascii="Garamond" w:hAnsi="Garamond"/>
            <w:color w:val="000000" w:themeColor="text1"/>
          </w:rPr>
          <w:delText>form</w:delText>
        </w:r>
      </w:del>
      <w:del w:id="512" w:author="Michael Jennions" w:date="2020-09-21T22:44:00Z">
        <w:r w:rsidR="00FF7DE3" w:rsidDel="00D96489">
          <w:rPr>
            <w:rFonts w:ascii="Garamond" w:hAnsi="Garamond"/>
            <w:color w:val="000000" w:themeColor="text1"/>
          </w:rPr>
          <w:delText>s</w:delText>
        </w:r>
      </w:del>
      <w:del w:id="513" w:author="Michael Jennions" w:date="2020-09-22T09:48:00Z">
        <w:r w:rsidR="00757295" w:rsidRPr="007E3B63" w:rsidDel="009D3B11">
          <w:rPr>
            <w:rFonts w:ascii="Garamond" w:hAnsi="Garamond"/>
            <w:color w:val="000000" w:themeColor="text1"/>
          </w:rPr>
          <w:delText xml:space="preserve"> of selection </w:delText>
        </w:r>
      </w:del>
      <w:del w:id="514" w:author="Michael Jennions" w:date="2020-09-21T22:59:00Z">
        <w:r w:rsidR="00403519" w:rsidRPr="007E3B63" w:rsidDel="00AF2CE0">
          <w:rPr>
            <w:rFonts w:ascii="Garamond" w:hAnsi="Garamond"/>
            <w:color w:val="000000" w:themeColor="text1"/>
          </w:rPr>
          <w:delText>might</w:delText>
        </w:r>
        <w:r w:rsidRPr="007E3B63" w:rsidDel="00AF2CE0">
          <w:rPr>
            <w:rFonts w:ascii="Garamond" w:hAnsi="Garamond"/>
            <w:color w:val="000000" w:themeColor="text1"/>
          </w:rPr>
          <w:delText xml:space="preserve"> be</w:delText>
        </w:r>
      </w:del>
      <w:ins w:id="515" w:author="Michael Jennions" w:date="2020-09-21T22:59:00Z">
        <w:r w:rsidR="00AF2CE0">
          <w:rPr>
            <w:rFonts w:ascii="Garamond" w:hAnsi="Garamond"/>
            <w:color w:val="000000" w:themeColor="text1"/>
          </w:rPr>
          <w:t>is</w:t>
        </w:r>
      </w:ins>
      <w:r w:rsidRPr="007E3B63">
        <w:rPr>
          <w:rFonts w:ascii="Garamond" w:hAnsi="Garamond"/>
          <w:color w:val="000000" w:themeColor="text1"/>
        </w:rPr>
        <w:t xml:space="preserve"> particularly </w:t>
      </w:r>
      <w:del w:id="516" w:author="Michael Jennions" w:date="2020-09-21T22:59:00Z">
        <w:r w:rsidRPr="007E3B63" w:rsidDel="00AF2CE0">
          <w:rPr>
            <w:rFonts w:ascii="Garamond" w:hAnsi="Garamond"/>
            <w:color w:val="000000" w:themeColor="text1"/>
          </w:rPr>
          <w:delText xml:space="preserve">important </w:delText>
        </w:r>
      </w:del>
      <w:ins w:id="517" w:author="Michael Jennions" w:date="2020-09-21T22:59:00Z">
        <w:r w:rsidR="00AF2CE0">
          <w:rPr>
            <w:rFonts w:ascii="Garamond" w:hAnsi="Garamond"/>
            <w:color w:val="000000" w:themeColor="text1"/>
          </w:rPr>
          <w:t>relevant</w:t>
        </w:r>
        <w:r w:rsidR="00AF2CE0" w:rsidRPr="007E3B63">
          <w:rPr>
            <w:rFonts w:ascii="Garamond" w:hAnsi="Garamond"/>
            <w:color w:val="000000" w:themeColor="text1"/>
          </w:rPr>
          <w:t xml:space="preserve"> </w:t>
        </w:r>
      </w:ins>
      <w:r w:rsidRPr="007E3B63">
        <w:rPr>
          <w:rFonts w:ascii="Garamond" w:hAnsi="Garamond"/>
          <w:color w:val="000000" w:themeColor="text1"/>
        </w:rPr>
        <w:t xml:space="preserve">for </w:t>
      </w:r>
      <w:del w:id="518" w:author="Michael Jennions" w:date="2020-09-21T22:44:00Z">
        <w:r w:rsidR="00710ADA" w:rsidDel="00D96489">
          <w:rPr>
            <w:rFonts w:ascii="Garamond" w:hAnsi="Garamond"/>
            <w:color w:val="000000" w:themeColor="text1"/>
          </w:rPr>
          <w:delText xml:space="preserve">maintaining variation in </w:delText>
        </w:r>
      </w:del>
      <w:r w:rsidRPr="007E3B63">
        <w:rPr>
          <w:rFonts w:ascii="Garamond" w:hAnsi="Garamond"/>
          <w:color w:val="000000" w:themeColor="text1"/>
        </w:rPr>
        <w:t>behavioural traits</w:t>
      </w:r>
      <w:ins w:id="519" w:author="Michael Jennions" w:date="2020-09-21T22:46:00Z">
        <w:r w:rsidR="006751F5">
          <w:rPr>
            <w:rFonts w:ascii="Garamond" w:hAnsi="Garamond"/>
            <w:color w:val="000000" w:themeColor="text1"/>
          </w:rPr>
          <w:t xml:space="preserve"> </w:t>
        </w:r>
      </w:ins>
      <w:ins w:id="520" w:author="Michael Jennions" w:date="2020-09-22T10:22:00Z">
        <w:r w:rsidR="00E47596">
          <w:rPr>
            <w:rFonts w:ascii="Garamond" w:hAnsi="Garamond"/>
            <w:color w:val="000000" w:themeColor="text1"/>
          </w:rPr>
          <w:t>that</w:t>
        </w:r>
      </w:ins>
      <w:ins w:id="521" w:author="Michael Jennions" w:date="2020-09-21T22:46:00Z">
        <w:r w:rsidR="006751F5">
          <w:rPr>
            <w:rFonts w:ascii="Garamond" w:hAnsi="Garamond"/>
            <w:color w:val="000000" w:themeColor="text1"/>
          </w:rPr>
          <w:t xml:space="preserve"> </w:t>
        </w:r>
      </w:ins>
      <w:ins w:id="522" w:author="Michael Jennions" w:date="2020-09-21T23:00:00Z">
        <w:r w:rsidR="00AF2CE0">
          <w:rPr>
            <w:rFonts w:ascii="Garamond" w:hAnsi="Garamond"/>
            <w:color w:val="000000" w:themeColor="text1"/>
          </w:rPr>
          <w:t>often</w:t>
        </w:r>
      </w:ins>
      <w:ins w:id="523" w:author="Michael Jennions" w:date="2020-09-21T22:46:00Z">
        <w:r w:rsidR="006751F5">
          <w:rPr>
            <w:rFonts w:ascii="Garamond" w:hAnsi="Garamond"/>
            <w:color w:val="000000" w:themeColor="text1"/>
          </w:rPr>
          <w:t xml:space="preserve"> affect the intensity of competition</w:t>
        </w:r>
      </w:ins>
      <w:ins w:id="524" w:author="Michael Jennions" w:date="2020-09-22T13:47:00Z">
        <w:r w:rsidR="00703655">
          <w:rPr>
            <w:rFonts w:ascii="Garamond" w:hAnsi="Garamond"/>
            <w:color w:val="000000" w:themeColor="text1"/>
          </w:rPr>
          <w:t xml:space="preserve"> among similar individuals</w:t>
        </w:r>
      </w:ins>
      <w:r w:rsidRPr="007E3B63">
        <w:rPr>
          <w:rFonts w:ascii="Garamond" w:hAnsi="Garamond"/>
          <w:color w:val="000000" w:themeColor="text1"/>
        </w:rPr>
        <w:t xml:space="preserve"> </w:t>
      </w:r>
      <w:r w:rsidR="00CA10B4" w:rsidRPr="00CA10B4">
        <w:rPr>
          <w:rFonts w:ascii="Garamond" w:hAnsi="Garamond"/>
          <w:color w:val="000000" w:themeColor="text1"/>
        </w:rPr>
        <w:fldChar w:fldCharType="begin" w:fldLock="1"/>
      </w:r>
      <w:r w:rsidR="00804EE2">
        <w:rPr>
          <w:rFonts w:ascii="Garamond" w:hAnsi="Garamond"/>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CA10B4" w:rsidRPr="00CA10B4">
        <w:rPr>
          <w:rFonts w:ascii="Garamond" w:hAnsi="Garamond"/>
          <w:color w:val="000000" w:themeColor="text1"/>
        </w:rPr>
        <w:fldChar w:fldCharType="separate"/>
      </w:r>
      <w:r w:rsidR="00CA10B4" w:rsidRPr="00CA10B4">
        <w:rPr>
          <w:rFonts w:ascii="Garamond" w:hAnsi="Garamond"/>
          <w:noProof/>
          <w:color w:val="000000" w:themeColor="text1"/>
        </w:rPr>
        <w:t>(Wolf &amp; McNamara 2012)</w:t>
      </w:r>
      <w:r w:rsidR="00CA10B4" w:rsidRPr="00CA10B4">
        <w:rPr>
          <w:rFonts w:ascii="Garamond" w:hAnsi="Garamond"/>
          <w:color w:val="000000" w:themeColor="text1"/>
        </w:rPr>
        <w:fldChar w:fldCharType="end"/>
      </w:r>
      <w:r w:rsidRPr="00CA10B4">
        <w:rPr>
          <w:rFonts w:ascii="Garamond" w:hAnsi="Garamond"/>
          <w:color w:val="000000" w:themeColor="text1"/>
        </w:rPr>
        <w:t>.</w:t>
      </w:r>
      <w:r w:rsidRPr="007E3B63">
        <w:rPr>
          <w:rFonts w:ascii="Garamond" w:hAnsi="Garamond"/>
          <w:color w:val="000000" w:themeColor="text1"/>
        </w:rPr>
        <w:t xml:space="preserve"> For example,</w:t>
      </w:r>
      <w:r w:rsidR="003D7F57">
        <w:rPr>
          <w:rFonts w:ascii="Garamond" w:hAnsi="Garamond"/>
          <w:color w:val="000000" w:themeColor="text1"/>
        </w:rPr>
        <w:t xml:space="preserve"> </w:t>
      </w:r>
      <w:ins w:id="525" w:author="Michael Jennions" w:date="2020-09-21T22:46:00Z">
        <w:r w:rsidR="006751F5">
          <w:rPr>
            <w:rFonts w:ascii="Garamond" w:hAnsi="Garamond"/>
            <w:color w:val="000000" w:themeColor="text1"/>
          </w:rPr>
          <w:t xml:space="preserve">there are two </w:t>
        </w:r>
      </w:ins>
      <w:ins w:id="526" w:author="Michael Jennions" w:date="2020-09-22T09:48:00Z">
        <w:r w:rsidR="009D3B11">
          <w:rPr>
            <w:rFonts w:ascii="Garamond" w:hAnsi="Garamond"/>
            <w:color w:val="000000" w:themeColor="text1"/>
          </w:rPr>
          <w:t xml:space="preserve">foraging </w:t>
        </w:r>
      </w:ins>
      <w:ins w:id="527" w:author="Michael Jennions" w:date="2020-09-21T22:46:00Z">
        <w:r w:rsidR="006751F5">
          <w:rPr>
            <w:rFonts w:ascii="Garamond" w:hAnsi="Garamond"/>
            <w:color w:val="000000" w:themeColor="text1"/>
          </w:rPr>
          <w:t xml:space="preserve">morphs </w:t>
        </w:r>
      </w:ins>
      <w:del w:id="528" w:author="Michael Jennions" w:date="2020-09-22T09:48:00Z">
        <w:r w:rsidR="00765AB3" w:rsidDel="009D3B11">
          <w:rPr>
            <w:rFonts w:ascii="Garamond" w:hAnsi="Garamond"/>
            <w:color w:val="000000" w:themeColor="text1"/>
          </w:rPr>
          <w:delText xml:space="preserve">foraging </w:delText>
        </w:r>
      </w:del>
      <w:del w:id="529" w:author="Michael Jennions" w:date="2020-09-21T22:46:00Z">
        <w:r w:rsidR="00765AB3" w:rsidDel="006751F5">
          <w:rPr>
            <w:rFonts w:ascii="Garamond" w:hAnsi="Garamond"/>
            <w:color w:val="000000" w:themeColor="text1"/>
          </w:rPr>
          <w:delText xml:space="preserve">behaviour </w:delText>
        </w:r>
      </w:del>
      <w:r w:rsidR="00765AB3">
        <w:rPr>
          <w:rFonts w:ascii="Garamond" w:hAnsi="Garamond"/>
          <w:color w:val="000000" w:themeColor="text1"/>
        </w:rPr>
        <w:t xml:space="preserve">in </w:t>
      </w:r>
      <w:r w:rsidR="003D7F57">
        <w:rPr>
          <w:rFonts w:ascii="Garamond" w:hAnsi="Garamond"/>
          <w:i/>
          <w:color w:val="000000" w:themeColor="text1"/>
        </w:rPr>
        <w:t>Drosophila melanogaster</w:t>
      </w:r>
      <w:r w:rsidR="003D7F57">
        <w:rPr>
          <w:rFonts w:ascii="Garamond" w:hAnsi="Garamond"/>
          <w:color w:val="000000" w:themeColor="text1"/>
        </w:rPr>
        <w:t xml:space="preserve"> </w:t>
      </w:r>
      <w:r w:rsidR="00765AB3">
        <w:rPr>
          <w:rFonts w:ascii="Garamond" w:hAnsi="Garamond"/>
          <w:color w:val="000000" w:themeColor="text1"/>
        </w:rPr>
        <w:t>larvae</w:t>
      </w:r>
      <w:del w:id="530" w:author="Michael Jennions" w:date="2020-09-21T22:46:00Z">
        <w:r w:rsidR="00765AB3" w:rsidDel="006751F5">
          <w:rPr>
            <w:rFonts w:ascii="Garamond" w:hAnsi="Garamond"/>
            <w:color w:val="000000" w:themeColor="text1"/>
          </w:rPr>
          <w:delText xml:space="preserve"> </w:delText>
        </w:r>
        <w:r w:rsidR="003D7F57" w:rsidDel="006751F5">
          <w:rPr>
            <w:rFonts w:ascii="Garamond" w:hAnsi="Garamond"/>
            <w:color w:val="000000" w:themeColor="text1"/>
          </w:rPr>
          <w:delText xml:space="preserve">has two </w:delText>
        </w:r>
        <w:r w:rsidR="00765AB3" w:rsidDel="006751F5">
          <w:rPr>
            <w:rFonts w:ascii="Garamond" w:hAnsi="Garamond"/>
            <w:color w:val="000000" w:themeColor="text1"/>
          </w:rPr>
          <w:delText xml:space="preserve">genetic </w:delText>
        </w:r>
      </w:del>
      <w:del w:id="531" w:author="Michael Jennions" w:date="2020-09-21T22:44:00Z">
        <w:r w:rsidR="003D7F57" w:rsidDel="006751F5">
          <w:rPr>
            <w:rFonts w:ascii="Garamond" w:hAnsi="Garamond"/>
            <w:color w:val="000000" w:themeColor="text1"/>
          </w:rPr>
          <w:delText>poly</w:delText>
        </w:r>
      </w:del>
      <w:del w:id="532" w:author="Michael Jennions" w:date="2020-09-21T22:46:00Z">
        <w:r w:rsidR="003D7F57" w:rsidDel="006751F5">
          <w:rPr>
            <w:rFonts w:ascii="Garamond" w:hAnsi="Garamond"/>
            <w:color w:val="000000" w:themeColor="text1"/>
          </w:rPr>
          <w:delText>morphs</w:delText>
        </w:r>
      </w:del>
      <w:r w:rsidR="003D7F57">
        <w:rPr>
          <w:rFonts w:ascii="Garamond" w:hAnsi="Garamond"/>
          <w:color w:val="000000" w:themeColor="text1"/>
        </w:rPr>
        <w:t xml:space="preserve">: </w:t>
      </w:r>
      <w:r w:rsidR="00765AB3">
        <w:rPr>
          <w:rFonts w:ascii="Garamond" w:hAnsi="Garamond"/>
          <w:color w:val="000000" w:themeColor="text1"/>
        </w:rPr>
        <w:t>‘</w:t>
      </w:r>
      <w:r w:rsidR="003D7F57">
        <w:rPr>
          <w:rFonts w:ascii="Garamond" w:hAnsi="Garamond"/>
          <w:color w:val="000000" w:themeColor="text1"/>
        </w:rPr>
        <w:t>rover</w:t>
      </w:r>
      <w:r w:rsidR="00765AB3">
        <w:rPr>
          <w:rFonts w:ascii="Garamond" w:hAnsi="Garamond"/>
          <w:color w:val="000000" w:themeColor="text1"/>
        </w:rPr>
        <w:t>’</w:t>
      </w:r>
      <w:r w:rsidR="003D7F57">
        <w:rPr>
          <w:rFonts w:ascii="Garamond" w:hAnsi="Garamond"/>
          <w:color w:val="000000" w:themeColor="text1"/>
        </w:rPr>
        <w:t xml:space="preserve"> </w:t>
      </w:r>
      <w:r w:rsidR="00765AB3">
        <w:rPr>
          <w:rFonts w:ascii="Garamond" w:hAnsi="Garamond"/>
          <w:color w:val="000000" w:themeColor="text1"/>
        </w:rPr>
        <w:t>(actively explores</w:t>
      </w:r>
      <w:del w:id="533" w:author="Michael Jennions" w:date="2020-09-21T22:46:00Z">
        <w:r w:rsidR="00765AB3" w:rsidDel="006751F5">
          <w:rPr>
            <w:rFonts w:ascii="Garamond" w:hAnsi="Garamond"/>
            <w:color w:val="000000" w:themeColor="text1"/>
          </w:rPr>
          <w:delText xml:space="preserve"> and forages</w:delText>
        </w:r>
      </w:del>
      <w:r w:rsidR="00765AB3">
        <w:rPr>
          <w:rFonts w:ascii="Garamond" w:hAnsi="Garamond"/>
          <w:color w:val="000000" w:themeColor="text1"/>
        </w:rPr>
        <w:t xml:space="preserve">) </w:t>
      </w:r>
      <w:r w:rsidR="003D7F57">
        <w:rPr>
          <w:rFonts w:ascii="Garamond" w:hAnsi="Garamond"/>
          <w:color w:val="000000" w:themeColor="text1"/>
        </w:rPr>
        <w:t xml:space="preserve">and </w:t>
      </w:r>
      <w:r w:rsidR="00765AB3">
        <w:rPr>
          <w:rFonts w:ascii="Garamond" w:hAnsi="Garamond"/>
          <w:color w:val="000000" w:themeColor="text1"/>
        </w:rPr>
        <w:t>‘</w:t>
      </w:r>
      <w:r w:rsidR="003D7F57">
        <w:rPr>
          <w:rFonts w:ascii="Garamond" w:hAnsi="Garamond"/>
          <w:color w:val="000000" w:themeColor="text1"/>
        </w:rPr>
        <w:t>sitter</w:t>
      </w:r>
      <w:r w:rsidR="00765AB3">
        <w:rPr>
          <w:rFonts w:ascii="Garamond" w:hAnsi="Garamond"/>
          <w:color w:val="000000" w:themeColor="text1"/>
        </w:rPr>
        <w:t>’</w:t>
      </w:r>
      <w:r w:rsidR="003D7F57">
        <w:rPr>
          <w:rFonts w:ascii="Garamond" w:hAnsi="Garamond"/>
          <w:color w:val="000000" w:themeColor="text1"/>
        </w:rPr>
        <w:t xml:space="preserve"> </w:t>
      </w:r>
      <w:r w:rsidR="00E15014">
        <w:rPr>
          <w:rFonts w:ascii="Garamond" w:hAnsi="Garamond"/>
          <w:color w:val="000000" w:themeColor="text1"/>
        </w:rPr>
        <w:t>(</w:t>
      </w:r>
      <w:del w:id="534" w:author="Michael Jennions" w:date="2020-09-21T22:46:00Z">
        <w:r w:rsidR="00765AB3" w:rsidDel="006751F5">
          <w:rPr>
            <w:rFonts w:ascii="Garamond" w:hAnsi="Garamond"/>
            <w:color w:val="000000" w:themeColor="text1"/>
          </w:rPr>
          <w:delText>tends to stay in one place to</w:delText>
        </w:r>
      </w:del>
      <w:ins w:id="535" w:author="Michael Jennions" w:date="2020-09-21T22:46:00Z">
        <w:r w:rsidR="006751F5">
          <w:rPr>
            <w:rFonts w:ascii="Garamond" w:hAnsi="Garamond"/>
            <w:color w:val="000000" w:themeColor="text1"/>
          </w:rPr>
          <w:t>sedentary</w:t>
        </w:r>
      </w:ins>
      <w:ins w:id="536" w:author="Michael Jennions" w:date="2020-09-21T22:47:00Z">
        <w:r w:rsidR="006751F5">
          <w:rPr>
            <w:rFonts w:ascii="Garamond" w:hAnsi="Garamond"/>
            <w:color w:val="000000" w:themeColor="text1"/>
          </w:rPr>
          <w:t xml:space="preserve"> </w:t>
        </w:r>
      </w:ins>
      <w:del w:id="537" w:author="Michael Jennions" w:date="2020-09-21T22:47:00Z">
        <w:r w:rsidR="00765AB3" w:rsidDel="006751F5">
          <w:rPr>
            <w:rFonts w:ascii="Garamond" w:hAnsi="Garamond"/>
            <w:color w:val="000000" w:themeColor="text1"/>
          </w:rPr>
          <w:delText xml:space="preserve"> </w:delText>
        </w:r>
      </w:del>
      <w:r w:rsidR="00765AB3">
        <w:rPr>
          <w:rFonts w:ascii="Garamond" w:hAnsi="Garamond"/>
          <w:color w:val="000000" w:themeColor="text1"/>
        </w:rPr>
        <w:t>feed</w:t>
      </w:r>
      <w:ins w:id="538" w:author="Michael Jennions" w:date="2020-09-21T22:47:00Z">
        <w:r w:rsidR="006751F5">
          <w:rPr>
            <w:rFonts w:ascii="Garamond" w:hAnsi="Garamond"/>
            <w:color w:val="000000" w:themeColor="text1"/>
          </w:rPr>
          <w:t>ers</w:t>
        </w:r>
      </w:ins>
      <w:r w:rsidR="00765AB3">
        <w:rPr>
          <w:rFonts w:ascii="Garamond" w:hAnsi="Garamond"/>
          <w:color w:val="000000" w:themeColor="text1"/>
        </w:rPr>
        <w:t>)</w:t>
      </w:r>
      <w:r w:rsidRPr="007E3B63">
        <w:rPr>
          <w:rFonts w:ascii="Garamond" w:hAnsi="Garamond"/>
          <w:color w:val="000000" w:themeColor="text1"/>
        </w:rPr>
        <w:t xml:space="preserve">. </w:t>
      </w:r>
      <w:del w:id="539" w:author="Michael Jennions" w:date="2020-09-21T22:47:00Z">
        <w:r w:rsidR="003D7F57" w:rsidDel="006751F5">
          <w:rPr>
            <w:rFonts w:ascii="Garamond" w:hAnsi="Garamond"/>
            <w:color w:val="000000" w:themeColor="text1"/>
          </w:rPr>
          <w:delText>Under low nutrient conditions,</w:delText>
        </w:r>
      </w:del>
      <w:ins w:id="540" w:author="Michael Jennions" w:date="2020-09-21T22:47:00Z">
        <w:r w:rsidR="006751F5">
          <w:rPr>
            <w:rFonts w:ascii="Garamond" w:hAnsi="Garamond"/>
            <w:color w:val="000000" w:themeColor="text1"/>
          </w:rPr>
          <w:t>B</w:t>
        </w:r>
      </w:ins>
      <w:del w:id="541" w:author="Michael Jennions" w:date="2020-09-21T22:47:00Z">
        <w:r w:rsidR="003D7F57" w:rsidDel="006751F5">
          <w:rPr>
            <w:rFonts w:ascii="Garamond" w:hAnsi="Garamond"/>
            <w:color w:val="000000" w:themeColor="text1"/>
          </w:rPr>
          <w:delText xml:space="preserve"> b</w:delText>
        </w:r>
      </w:del>
      <w:r w:rsidR="003D7F57">
        <w:rPr>
          <w:rFonts w:ascii="Garamond" w:hAnsi="Garamond"/>
          <w:color w:val="000000" w:themeColor="text1"/>
        </w:rPr>
        <w:t xml:space="preserve">oth </w:t>
      </w:r>
      <w:del w:id="542" w:author="Michael Jennions" w:date="2020-09-21T22:45:00Z">
        <w:r w:rsidR="003D7F57" w:rsidDel="006751F5">
          <w:rPr>
            <w:rFonts w:ascii="Garamond" w:hAnsi="Garamond"/>
            <w:color w:val="000000" w:themeColor="text1"/>
          </w:rPr>
          <w:delText>poly</w:delText>
        </w:r>
      </w:del>
      <w:r w:rsidR="003D7F57">
        <w:rPr>
          <w:rFonts w:ascii="Garamond" w:hAnsi="Garamond"/>
          <w:color w:val="000000" w:themeColor="text1"/>
        </w:rPr>
        <w:t xml:space="preserve">morphs have </w:t>
      </w:r>
      <w:del w:id="543" w:author="Michael Jennions" w:date="2020-09-22T09:48:00Z">
        <w:r w:rsidR="003D7F57" w:rsidDel="009D3B11">
          <w:rPr>
            <w:rFonts w:ascii="Garamond" w:hAnsi="Garamond"/>
            <w:color w:val="000000" w:themeColor="text1"/>
          </w:rPr>
          <w:delText>their highest</w:delText>
        </w:r>
      </w:del>
      <w:ins w:id="544" w:author="Michael Jennions" w:date="2020-09-22T09:48:00Z">
        <w:r w:rsidR="009D3B11">
          <w:rPr>
            <w:rFonts w:ascii="Garamond" w:hAnsi="Garamond"/>
            <w:color w:val="000000" w:themeColor="text1"/>
          </w:rPr>
          <w:t>lower</w:t>
        </w:r>
      </w:ins>
      <w:r w:rsidR="003D7F57">
        <w:rPr>
          <w:rFonts w:ascii="Garamond" w:hAnsi="Garamond"/>
          <w:color w:val="000000" w:themeColor="text1"/>
        </w:rPr>
        <w:t xml:space="preserve"> fitness when </w:t>
      </w:r>
      <w:del w:id="545" w:author="Michael Jennions" w:date="2020-09-21T22:44:00Z">
        <w:r w:rsidR="003D7F57" w:rsidDel="00D96489">
          <w:rPr>
            <w:rFonts w:ascii="Garamond" w:hAnsi="Garamond"/>
            <w:color w:val="000000" w:themeColor="text1"/>
          </w:rPr>
          <w:delText xml:space="preserve">they are </w:delText>
        </w:r>
      </w:del>
      <w:del w:id="546" w:author="Michael Jennions" w:date="2020-09-22T09:48:00Z">
        <w:r w:rsidR="003D7F57" w:rsidDel="009D3B11">
          <w:rPr>
            <w:rFonts w:ascii="Garamond" w:hAnsi="Garamond"/>
            <w:color w:val="000000" w:themeColor="text1"/>
          </w:rPr>
          <w:delText>rare</w:delText>
        </w:r>
      </w:del>
      <w:ins w:id="547" w:author="Michael Jennions" w:date="2020-09-22T09:48:00Z">
        <w:r w:rsidR="009D3B11">
          <w:rPr>
            <w:rFonts w:ascii="Garamond" w:hAnsi="Garamond"/>
            <w:color w:val="000000" w:themeColor="text1"/>
          </w:rPr>
          <w:t>common</w:t>
        </w:r>
      </w:ins>
      <w:ins w:id="548" w:author="Michael Jennions" w:date="2020-09-21T22:53:00Z">
        <w:r w:rsidR="00114A2C">
          <w:rPr>
            <w:rFonts w:ascii="Garamond" w:hAnsi="Garamond"/>
            <w:color w:val="000000" w:themeColor="text1"/>
          </w:rPr>
          <w:t>,</w:t>
        </w:r>
      </w:ins>
      <w:ins w:id="549" w:author="Michael Jennions" w:date="2020-09-21T22:47:00Z">
        <w:r w:rsidR="006751F5">
          <w:rPr>
            <w:rFonts w:ascii="Garamond" w:hAnsi="Garamond"/>
            <w:color w:val="000000" w:themeColor="text1"/>
          </w:rPr>
          <w:t xml:space="preserve"> as </w:t>
        </w:r>
      </w:ins>
      <w:ins w:id="550" w:author="Michael Jennions" w:date="2020-09-22T09:49:00Z">
        <w:r w:rsidR="009D3B11">
          <w:rPr>
            <w:rFonts w:ascii="Garamond" w:hAnsi="Garamond"/>
            <w:color w:val="000000" w:themeColor="text1"/>
          </w:rPr>
          <w:t xml:space="preserve">within-morph competition increases with population </w:t>
        </w:r>
      </w:ins>
      <w:ins w:id="551" w:author="Michael Jennions" w:date="2020-09-21T22:47:00Z">
        <w:r w:rsidR="006751F5">
          <w:rPr>
            <w:rFonts w:ascii="Garamond" w:hAnsi="Garamond"/>
            <w:color w:val="000000" w:themeColor="text1"/>
          </w:rPr>
          <w:t xml:space="preserve">density </w:t>
        </w:r>
      </w:ins>
      <w:del w:id="552" w:author="Michael Jennions" w:date="2020-09-21T22:47:00Z">
        <w:r w:rsidR="003D7F57" w:rsidDel="006751F5">
          <w:rPr>
            <w:rFonts w:ascii="Garamond" w:hAnsi="Garamond"/>
            <w:color w:val="000000" w:themeColor="text1"/>
          </w:rPr>
          <w:delText xml:space="preserve"> in the population</w:delText>
        </w:r>
      </w:del>
      <w:del w:id="553" w:author="Michael Jennions" w:date="2020-09-21T22:48:00Z">
        <w:r w:rsidR="003D7F57" w:rsidDel="006751F5">
          <w:rPr>
            <w:rFonts w:ascii="Garamond" w:hAnsi="Garamond"/>
            <w:color w:val="000000" w:themeColor="text1"/>
          </w:rPr>
          <w:delText>, otherwise too many individuals</w:delText>
        </w:r>
        <w:r w:rsidR="002A2264" w:rsidDel="006751F5">
          <w:rPr>
            <w:rFonts w:ascii="Garamond" w:hAnsi="Garamond"/>
            <w:color w:val="000000" w:themeColor="text1"/>
          </w:rPr>
          <w:delText>,</w:delText>
        </w:r>
        <w:r w:rsidR="003D7F57" w:rsidDel="006751F5">
          <w:rPr>
            <w:rFonts w:ascii="Garamond" w:hAnsi="Garamond"/>
            <w:color w:val="000000" w:themeColor="text1"/>
          </w:rPr>
          <w:delText xml:space="preserve"> </w:delText>
        </w:r>
        <w:r w:rsidR="002A2264" w:rsidDel="006751F5">
          <w:rPr>
            <w:rFonts w:ascii="Garamond" w:hAnsi="Garamond"/>
            <w:color w:val="000000" w:themeColor="text1"/>
          </w:rPr>
          <w:delText>of either</w:delText>
        </w:r>
        <w:r w:rsidR="003D7F57" w:rsidDel="006751F5">
          <w:rPr>
            <w:rFonts w:ascii="Garamond" w:hAnsi="Garamond"/>
            <w:color w:val="000000" w:themeColor="text1"/>
          </w:rPr>
          <w:delText xml:space="preserve"> </w:delText>
        </w:r>
        <w:r w:rsidR="002A2264" w:rsidDel="006751F5">
          <w:rPr>
            <w:rFonts w:ascii="Garamond" w:hAnsi="Garamond"/>
            <w:color w:val="000000" w:themeColor="text1"/>
          </w:rPr>
          <w:delText>polymorph,</w:delText>
        </w:r>
      </w:del>
      <w:del w:id="554" w:author="Michael Jennions" w:date="2020-09-21T23:00:00Z">
        <w:r w:rsidR="003D7F57" w:rsidDel="00AF2CE0">
          <w:rPr>
            <w:rFonts w:ascii="Garamond" w:hAnsi="Garamond"/>
            <w:color w:val="000000" w:themeColor="text1"/>
          </w:rPr>
          <w:delText xml:space="preserve"> </w:delText>
        </w:r>
      </w:del>
      <w:del w:id="555" w:author="Michael Jennions" w:date="2020-09-22T09:49:00Z">
        <w:r w:rsidR="003D7F57" w:rsidDel="009D3B11">
          <w:rPr>
            <w:rFonts w:ascii="Garamond" w:hAnsi="Garamond"/>
            <w:color w:val="000000" w:themeColor="text1"/>
          </w:rPr>
          <w:delText>increase</w:delText>
        </w:r>
      </w:del>
      <w:ins w:id="556" w:author="Michael Jennions" w:date="2020-09-22T09:49:00Z">
        <w:r w:rsidR="009D3B11">
          <w:rPr>
            <w:rFonts w:ascii="Garamond" w:hAnsi="Garamond"/>
            <w:color w:val="000000" w:themeColor="text1"/>
          </w:rPr>
          <w:t>at food sources</w:t>
        </w:r>
      </w:ins>
      <w:r w:rsidR="003D7F57">
        <w:rPr>
          <w:rFonts w:ascii="Garamond" w:hAnsi="Garamond"/>
          <w:color w:val="000000" w:themeColor="text1"/>
        </w:rPr>
        <w:t xml:space="preserve"> </w:t>
      </w:r>
      <w:del w:id="557" w:author="Michael Jennions" w:date="2020-09-22T09:49:00Z">
        <w:r w:rsidR="003D7F57" w:rsidDel="009D3B11">
          <w:rPr>
            <w:rFonts w:ascii="Garamond" w:hAnsi="Garamond"/>
            <w:color w:val="000000" w:themeColor="text1"/>
          </w:rPr>
          <w:delText xml:space="preserve">competition for </w:delText>
        </w:r>
      </w:del>
      <w:del w:id="558" w:author="Michael Jennions" w:date="2020-09-21T22:48:00Z">
        <w:r w:rsidR="003D7F57" w:rsidDel="006751F5">
          <w:rPr>
            <w:rFonts w:ascii="Garamond" w:hAnsi="Garamond"/>
            <w:color w:val="000000" w:themeColor="text1"/>
          </w:rPr>
          <w:delText xml:space="preserve">limited </w:delText>
        </w:r>
      </w:del>
      <w:del w:id="559" w:author="Michael Jennions" w:date="2020-09-22T09:49:00Z">
        <w:r w:rsidR="003D7F57" w:rsidDel="009D3B11">
          <w:rPr>
            <w:rFonts w:ascii="Garamond" w:hAnsi="Garamond"/>
            <w:color w:val="000000" w:themeColor="text1"/>
          </w:rPr>
          <w:delText xml:space="preserve">resources </w:delText>
        </w:r>
      </w:del>
      <w:r w:rsidR="003D7F57">
        <w:rPr>
          <w:rFonts w:ascii="Garamond" w:hAnsi="Garamond"/>
          <w:color w:val="000000" w:themeColor="text1"/>
        </w:rPr>
        <w:fldChar w:fldCharType="begin" w:fldLock="1"/>
      </w:r>
      <w:r w:rsidR="001F5C3A">
        <w:rPr>
          <w:rFonts w:ascii="Garamond" w:hAnsi="Garamond"/>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3D7F57">
        <w:rPr>
          <w:rFonts w:ascii="Garamond" w:hAnsi="Garamond"/>
          <w:color w:val="000000" w:themeColor="text1"/>
        </w:rPr>
        <w:fldChar w:fldCharType="separate"/>
      </w:r>
      <w:r w:rsidR="003D7F57" w:rsidRPr="0059176B">
        <w:rPr>
          <w:rFonts w:ascii="Garamond" w:hAnsi="Garamond"/>
          <w:noProof/>
          <w:color w:val="000000" w:themeColor="text1"/>
        </w:rPr>
        <w:t xml:space="preserve">(Fitzpatrick </w:t>
      </w:r>
      <w:r w:rsidR="003D7F57" w:rsidRPr="0059176B">
        <w:rPr>
          <w:rFonts w:ascii="Garamond" w:hAnsi="Garamond"/>
          <w:i/>
          <w:noProof/>
          <w:color w:val="000000" w:themeColor="text1"/>
        </w:rPr>
        <w:t>et al.</w:t>
      </w:r>
      <w:r w:rsidR="003D7F57" w:rsidRPr="0059176B">
        <w:rPr>
          <w:rFonts w:ascii="Garamond" w:hAnsi="Garamond"/>
          <w:noProof/>
          <w:color w:val="000000" w:themeColor="text1"/>
        </w:rPr>
        <w:t xml:space="preserve"> 2007)</w:t>
      </w:r>
      <w:r w:rsidR="003D7F57">
        <w:rPr>
          <w:rFonts w:ascii="Garamond" w:hAnsi="Garamond"/>
          <w:color w:val="000000" w:themeColor="text1"/>
        </w:rPr>
        <w:fldChar w:fldCharType="end"/>
      </w:r>
      <w:r w:rsidR="003D7F57">
        <w:rPr>
          <w:rFonts w:ascii="Garamond" w:hAnsi="Garamond"/>
          <w:color w:val="000000" w:themeColor="text1"/>
        </w:rPr>
        <w:t xml:space="preserve">. </w:t>
      </w:r>
      <w:r w:rsidR="00A9112E">
        <w:rPr>
          <w:rFonts w:ascii="Garamond" w:hAnsi="Garamond"/>
          <w:color w:val="000000" w:themeColor="text1"/>
        </w:rPr>
        <w:t>A</w:t>
      </w:r>
      <w:r w:rsidR="00D94780" w:rsidRPr="007E3B63">
        <w:rPr>
          <w:rFonts w:ascii="Garamond" w:hAnsi="Garamond"/>
          <w:color w:val="000000" w:themeColor="text1"/>
        </w:rPr>
        <w:t>lternative mating tactic</w:t>
      </w:r>
      <w:r w:rsidR="0031136A">
        <w:rPr>
          <w:rFonts w:ascii="Garamond" w:hAnsi="Garamond"/>
          <w:color w:val="000000" w:themeColor="text1"/>
        </w:rPr>
        <w:t>s</w:t>
      </w:r>
      <w:ins w:id="560" w:author="Michael Jennions" w:date="2020-09-22T10:08:00Z">
        <w:r w:rsidR="00A93DC5">
          <w:rPr>
            <w:rFonts w:ascii="Garamond" w:hAnsi="Garamond"/>
            <w:color w:val="000000" w:themeColor="text1"/>
          </w:rPr>
          <w:t xml:space="preserve"> that are under negative frequency</w:t>
        </w:r>
      </w:ins>
      <w:ins w:id="561" w:author="Michael Jennions" w:date="2020-09-22T10:09:00Z">
        <w:r w:rsidR="00A93DC5">
          <w:rPr>
            <w:rFonts w:ascii="Garamond" w:hAnsi="Garamond"/>
            <w:color w:val="000000" w:themeColor="text1"/>
          </w:rPr>
          <w:t>-</w:t>
        </w:r>
      </w:ins>
      <w:ins w:id="562" w:author="Michael Jennions" w:date="2020-09-22T10:08:00Z">
        <w:r w:rsidR="00A93DC5">
          <w:rPr>
            <w:rFonts w:ascii="Garamond" w:hAnsi="Garamond"/>
            <w:color w:val="000000" w:themeColor="text1"/>
          </w:rPr>
          <w:t>dependent selection</w:t>
        </w:r>
      </w:ins>
      <w:r w:rsidR="00D94780" w:rsidRPr="007E3B63">
        <w:rPr>
          <w:rFonts w:ascii="Garamond" w:hAnsi="Garamond"/>
          <w:color w:val="000000" w:themeColor="text1"/>
        </w:rPr>
        <w:t xml:space="preserve">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w:t>
      </w:r>
      <w:del w:id="563" w:author="Michael Jennions" w:date="2020-09-21T23:00:00Z">
        <w:r w:rsidR="00D94780" w:rsidRPr="007E3B63" w:rsidDel="00AF2CE0">
          <w:rPr>
            <w:rFonts w:ascii="Garamond" w:hAnsi="Garamond"/>
            <w:color w:val="000000" w:themeColor="text1"/>
          </w:rPr>
          <w:delText xml:space="preserve">and behavioural </w:delText>
        </w:r>
      </w:del>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 xml:space="preserve">ose </w:t>
      </w:r>
      <w:del w:id="564" w:author="Michael Jennions" w:date="2020-09-22T09:49:00Z">
        <w:r w:rsidR="00BF2812" w:rsidRPr="007E3B63" w:rsidDel="00E02493">
          <w:rPr>
            <w:rFonts w:ascii="Garamond" w:hAnsi="Garamond"/>
            <w:color w:val="000000" w:themeColor="text1"/>
          </w:rPr>
          <w:delText>associated with</w:delText>
        </w:r>
      </w:del>
      <w:ins w:id="565" w:author="Michael Jennions" w:date="2020-09-22T10:09:00Z">
        <w:r w:rsidR="00A93DC5">
          <w:rPr>
            <w:rFonts w:ascii="Garamond" w:hAnsi="Garamond"/>
            <w:color w:val="000000" w:themeColor="text1"/>
          </w:rPr>
          <w:t>for</w:t>
        </w:r>
      </w:ins>
      <w:r w:rsidR="00BF2812" w:rsidRPr="007E3B63">
        <w:rPr>
          <w:rFonts w:ascii="Garamond" w:hAnsi="Garamond"/>
          <w:color w:val="000000" w:themeColor="text1"/>
        </w:rPr>
        <w:t xml:space="preserve"> the</w:t>
      </w:r>
      <w:r w:rsidR="00D94780" w:rsidRPr="007E3B63">
        <w:rPr>
          <w:rFonts w:ascii="Garamond" w:hAnsi="Garamond"/>
          <w:color w:val="000000" w:themeColor="text1"/>
        </w:rPr>
        <w:t xml:space="preserve"> dominant mat</w:t>
      </w:r>
      <w:ins w:id="566" w:author="Michael Jennions" w:date="2020-09-21T22:48:00Z">
        <w:r w:rsidR="006751F5">
          <w:rPr>
            <w:rFonts w:ascii="Garamond" w:hAnsi="Garamond"/>
            <w:color w:val="000000" w:themeColor="text1"/>
          </w:rPr>
          <w:t>e</w:t>
        </w:r>
      </w:ins>
      <w:del w:id="567" w:author="Michael Jennions" w:date="2020-09-21T22:48:00Z">
        <w:r w:rsidR="00D94780" w:rsidRPr="007E3B63" w:rsidDel="006751F5">
          <w:rPr>
            <w:rFonts w:ascii="Garamond" w:hAnsi="Garamond"/>
            <w:color w:val="000000" w:themeColor="text1"/>
          </w:rPr>
          <w:delText>ing</w:delText>
        </w:r>
      </w:del>
      <w:r w:rsidR="00D94780" w:rsidRPr="007E3B63">
        <w:rPr>
          <w:rFonts w:ascii="Garamond" w:hAnsi="Garamond"/>
          <w:color w:val="000000" w:themeColor="text1"/>
        </w:rPr>
        <w:t xml:space="preserve"> acquisition tactic</w:t>
      </w:r>
      <w:ins w:id="568" w:author="Michael Jennions" w:date="2020-09-22T10:23:00Z">
        <w:r w:rsidR="00E47596">
          <w:rPr>
            <w:rFonts w:ascii="Garamond" w:hAnsi="Garamond"/>
            <w:color w:val="000000" w:themeColor="text1"/>
          </w:rPr>
          <w:t>. For example,</w:t>
        </w:r>
      </w:ins>
      <w:r w:rsidR="00757295" w:rsidRPr="007E3B63">
        <w:rPr>
          <w:rFonts w:ascii="Garamond" w:hAnsi="Garamond"/>
          <w:color w:val="000000" w:themeColor="text1"/>
        </w:rPr>
        <w:t xml:space="preserve"> </w:t>
      </w:r>
      <w:del w:id="569" w:author="Michael Jennions" w:date="2020-09-22T10:23:00Z">
        <w:r w:rsidR="00757295" w:rsidRPr="007E3B63" w:rsidDel="00E47596">
          <w:rPr>
            <w:rFonts w:ascii="Garamond" w:hAnsi="Garamond"/>
            <w:color w:val="000000" w:themeColor="text1"/>
          </w:rPr>
          <w:delText xml:space="preserve">(e.g. </w:delText>
        </w:r>
      </w:del>
      <w:r w:rsidR="00757295" w:rsidRPr="007E3B63">
        <w:rPr>
          <w:rFonts w:ascii="Garamond" w:hAnsi="Garamond"/>
          <w:color w:val="000000" w:themeColor="text1"/>
        </w:rPr>
        <w:t xml:space="preserve">sneakers </w:t>
      </w:r>
      <w:del w:id="570" w:author="Michael Jennions" w:date="2020-09-22T10:09:00Z">
        <w:r w:rsidR="00757295" w:rsidRPr="007E3B63" w:rsidDel="00A93DC5">
          <w:rPr>
            <w:rFonts w:ascii="Garamond" w:hAnsi="Garamond"/>
            <w:color w:val="000000" w:themeColor="text1"/>
          </w:rPr>
          <w:delText>tend to be</w:delText>
        </w:r>
      </w:del>
      <w:ins w:id="571" w:author="Michael Jennions" w:date="2020-09-22T10:09:00Z">
        <w:r w:rsidR="00A93DC5">
          <w:rPr>
            <w:rFonts w:ascii="Garamond" w:hAnsi="Garamond"/>
            <w:color w:val="000000" w:themeColor="text1"/>
          </w:rPr>
          <w:t>are</w:t>
        </w:r>
      </w:ins>
      <w:r w:rsidR="00757295" w:rsidRPr="007E3B63">
        <w:rPr>
          <w:rFonts w:ascii="Garamond" w:hAnsi="Garamond"/>
          <w:color w:val="000000" w:themeColor="text1"/>
        </w:rPr>
        <w:t xml:space="preserve"> smaller and </w:t>
      </w:r>
      <w:del w:id="572" w:author="Michael Jennions" w:date="2020-09-21T22:48:00Z">
        <w:r w:rsidR="00757295" w:rsidRPr="007E3B63" w:rsidDel="006751F5">
          <w:rPr>
            <w:rFonts w:ascii="Garamond" w:hAnsi="Garamond"/>
            <w:color w:val="000000" w:themeColor="text1"/>
          </w:rPr>
          <w:delText>less colourful</w:delText>
        </w:r>
      </w:del>
      <w:ins w:id="573" w:author="Michael Jennions" w:date="2020-09-21T22:48:00Z">
        <w:r w:rsidR="006751F5">
          <w:rPr>
            <w:rFonts w:ascii="Garamond" w:hAnsi="Garamond"/>
            <w:color w:val="000000" w:themeColor="text1"/>
          </w:rPr>
          <w:t>duller</w:t>
        </w:r>
      </w:ins>
      <w:r w:rsidR="00757295" w:rsidRPr="007E3B63">
        <w:rPr>
          <w:rFonts w:ascii="Garamond" w:hAnsi="Garamond"/>
          <w:color w:val="000000" w:themeColor="text1"/>
        </w:rPr>
        <w:t xml:space="preserve"> than males using the dominant mating tactic</w:t>
      </w:r>
      <w:del w:id="574" w:author="Michael Jennions" w:date="2020-09-22T10:23:00Z">
        <w:r w:rsidR="00757295" w:rsidRPr="007E3B63" w:rsidDel="00E47596">
          <w:rPr>
            <w:rFonts w:ascii="Garamond" w:hAnsi="Garamond"/>
            <w:color w:val="000000" w:themeColor="text1"/>
          </w:rPr>
          <w:delText>)</w:delText>
        </w:r>
      </w:del>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Sexual selection</w:t>
      </w:r>
      <w:ins w:id="575" w:author="Michael Jennions" w:date="2020-09-21T22:53:00Z">
        <w:r w:rsidR="00114A2C">
          <w:rPr>
            <w:rFonts w:ascii="Garamond" w:hAnsi="Garamond"/>
            <w:color w:val="000000" w:themeColor="text1"/>
          </w:rPr>
          <w:t xml:space="preserve">, which </w:t>
        </w:r>
      </w:ins>
      <w:del w:id="576" w:author="Michael Jennions" w:date="2020-09-22T10:07:00Z">
        <w:r w:rsidR="0016628D" w:rsidRPr="007E3B63" w:rsidDel="00A93DC5">
          <w:rPr>
            <w:rFonts w:ascii="Garamond" w:hAnsi="Garamond"/>
            <w:color w:val="000000" w:themeColor="text1"/>
          </w:rPr>
          <w:delText xml:space="preserve"> </w:delText>
        </w:r>
      </w:del>
      <w:del w:id="577" w:author="Michael Jennions" w:date="2020-09-21T22:54:00Z">
        <w:r w:rsidR="00770FA5" w:rsidRPr="007E3B63" w:rsidDel="00114A2C">
          <w:rPr>
            <w:rFonts w:ascii="Garamond" w:hAnsi="Garamond"/>
            <w:color w:val="000000" w:themeColor="text1"/>
          </w:rPr>
          <w:delText xml:space="preserve">that </w:delText>
        </w:r>
      </w:del>
      <w:del w:id="578" w:author="Michael Jennions" w:date="2020-09-21T23:01:00Z">
        <w:r w:rsidR="00770FA5" w:rsidRPr="007E3B63" w:rsidDel="00AF2CE0">
          <w:rPr>
            <w:rFonts w:ascii="Garamond" w:hAnsi="Garamond"/>
            <w:color w:val="000000" w:themeColor="text1"/>
          </w:rPr>
          <w:delText xml:space="preserve">leads </w:delText>
        </w:r>
        <w:r w:rsidR="0016628D" w:rsidRPr="007E3B63" w:rsidDel="00AF2CE0">
          <w:rPr>
            <w:rFonts w:ascii="Garamond" w:hAnsi="Garamond"/>
            <w:color w:val="000000" w:themeColor="text1"/>
          </w:rPr>
          <w:delText>to</w:delText>
        </w:r>
      </w:del>
      <w:ins w:id="579" w:author="Michael Jennions" w:date="2020-09-21T23:01:00Z">
        <w:r w:rsidR="00AF2CE0">
          <w:rPr>
            <w:rFonts w:ascii="Garamond" w:hAnsi="Garamond"/>
            <w:color w:val="000000" w:themeColor="text1"/>
          </w:rPr>
          <w:t>promotes</w:t>
        </w:r>
      </w:ins>
      <w:r w:rsidR="0016628D" w:rsidRPr="007E3B63">
        <w:rPr>
          <w:rFonts w:ascii="Garamond" w:hAnsi="Garamond"/>
          <w:color w:val="000000" w:themeColor="text1"/>
        </w:rPr>
        <w:t xml:space="preserve"> the evolution of a</w:t>
      </w:r>
      <w:r w:rsidR="00BF2812" w:rsidRPr="007E3B63">
        <w:rPr>
          <w:rFonts w:ascii="Garamond" w:hAnsi="Garamond"/>
          <w:color w:val="000000" w:themeColor="text1"/>
        </w:rPr>
        <w:t xml:space="preserve">lternative </w:t>
      </w:r>
      <w:ins w:id="580" w:author="Michael Jennions" w:date="2020-09-21T22:49:00Z">
        <w:r w:rsidR="006751F5">
          <w:rPr>
            <w:rFonts w:ascii="Garamond" w:hAnsi="Garamond"/>
            <w:color w:val="000000" w:themeColor="text1"/>
          </w:rPr>
          <w:t xml:space="preserve">male </w:t>
        </w:r>
      </w:ins>
      <w:r w:rsidR="00BF2812" w:rsidRPr="007E3B63">
        <w:rPr>
          <w:rFonts w:ascii="Garamond" w:hAnsi="Garamond"/>
          <w:color w:val="000000" w:themeColor="text1"/>
        </w:rPr>
        <w:t>mating tactics</w:t>
      </w:r>
      <w:ins w:id="581" w:author="Michael Jennions" w:date="2020-09-21T22:54:00Z">
        <w:r w:rsidR="00114A2C">
          <w:rPr>
            <w:rFonts w:ascii="Garamond" w:hAnsi="Garamond"/>
            <w:color w:val="000000" w:themeColor="text1"/>
          </w:rPr>
          <w:t>,</w:t>
        </w:r>
      </w:ins>
      <w:r w:rsidR="00BF2812" w:rsidRPr="007E3B63">
        <w:rPr>
          <w:rFonts w:ascii="Garamond" w:hAnsi="Garamond"/>
          <w:color w:val="000000" w:themeColor="text1"/>
        </w:rPr>
        <w:t xml:space="preserve"> </w:t>
      </w:r>
      <w:del w:id="582" w:author="Michael Jennions" w:date="2020-09-21T22:54:00Z">
        <w:r w:rsidR="00BF2812" w:rsidRPr="007E3B63" w:rsidDel="00114A2C">
          <w:rPr>
            <w:rFonts w:ascii="Garamond" w:hAnsi="Garamond"/>
            <w:color w:val="000000" w:themeColor="text1"/>
          </w:rPr>
          <w:delText xml:space="preserve">will </w:delText>
        </w:r>
      </w:del>
      <w:r w:rsidR="00BF2812" w:rsidRPr="007E3B63">
        <w:rPr>
          <w:rFonts w:ascii="Garamond" w:hAnsi="Garamond"/>
          <w:color w:val="000000" w:themeColor="text1"/>
        </w:rPr>
        <w:t xml:space="preserve">therefore </w:t>
      </w:r>
      <w:r w:rsidR="0016628D" w:rsidRPr="007E3B63">
        <w:rPr>
          <w:rFonts w:ascii="Garamond" w:hAnsi="Garamond"/>
          <w:color w:val="000000" w:themeColor="text1"/>
        </w:rPr>
        <w:t>tend</w:t>
      </w:r>
      <w:ins w:id="583" w:author="Michael Jennions" w:date="2020-09-21T22:54:00Z">
        <w:r w:rsidR="00114A2C">
          <w:rPr>
            <w:rFonts w:ascii="Garamond" w:hAnsi="Garamond"/>
            <w:color w:val="000000" w:themeColor="text1"/>
          </w:rPr>
          <w:t>s</w:t>
        </w:r>
      </w:ins>
      <w:r w:rsidR="0016628D" w:rsidRPr="007E3B63">
        <w:rPr>
          <w:rFonts w:ascii="Garamond" w:hAnsi="Garamond"/>
          <w:color w:val="000000" w:themeColor="text1"/>
        </w:rPr>
        <w:t xml:space="preserve"> to </w:t>
      </w:r>
      <w:r w:rsidR="00BF2812" w:rsidRPr="007E3B63">
        <w:rPr>
          <w:rFonts w:ascii="Garamond" w:hAnsi="Garamond"/>
          <w:color w:val="000000" w:themeColor="text1"/>
        </w:rPr>
        <w:t xml:space="preserve">generate higher </w:t>
      </w:r>
      <w:del w:id="584" w:author="Michael Jennions" w:date="2020-09-22T10:23:00Z">
        <w:r w:rsidR="00BF2812" w:rsidRPr="007E3B63" w:rsidDel="00E47596">
          <w:rPr>
            <w:rFonts w:ascii="Garamond" w:hAnsi="Garamond"/>
            <w:color w:val="000000" w:themeColor="text1"/>
          </w:rPr>
          <w:delText xml:space="preserve">phenotypic </w:delText>
        </w:r>
      </w:del>
      <w:r w:rsidR="00BF2812" w:rsidRPr="007E3B63">
        <w:rPr>
          <w:rFonts w:ascii="Garamond" w:hAnsi="Garamond"/>
          <w:color w:val="000000" w:themeColor="text1"/>
        </w:rPr>
        <w:t>variation among males than females.</w:t>
      </w:r>
    </w:p>
    <w:p w14:paraId="4AB07C5F" w14:textId="77777777" w:rsidR="00BF2812" w:rsidRPr="007E3B63" w:rsidRDefault="00BF2812" w:rsidP="00A641C1">
      <w:pPr>
        <w:ind w:firstLine="360"/>
        <w:rPr>
          <w:rFonts w:ascii="Garamond" w:hAnsi="Garamond"/>
          <w:color w:val="000000" w:themeColor="text1"/>
        </w:rPr>
      </w:pPr>
    </w:p>
    <w:p w14:paraId="04A84F88" w14:textId="7239BE9D" w:rsidR="00017DBD" w:rsidRDefault="00D94780" w:rsidP="009514C9">
      <w:pPr>
        <w:ind w:firstLine="360"/>
        <w:rPr>
          <w:ins w:id="585" w:author="Michael Jennions" w:date="2020-09-22T09:56:00Z"/>
          <w:rFonts w:ascii="Garamond" w:hAnsi="Garamond"/>
          <w:color w:val="000000" w:themeColor="text1"/>
        </w:rPr>
      </w:pPr>
      <w:r w:rsidRPr="007E3B63">
        <w:rPr>
          <w:rFonts w:ascii="Garamond" w:hAnsi="Garamond"/>
          <w:color w:val="000000" w:themeColor="text1"/>
        </w:rPr>
        <w:t xml:space="preserve">Third, </w:t>
      </w:r>
      <w:del w:id="586" w:author="Michael Jennions" w:date="2020-09-22T09:52:00Z">
        <w:r w:rsidR="00665F28" w:rsidRPr="007E3B63" w:rsidDel="009514C9">
          <w:rPr>
            <w:rFonts w:ascii="Garamond" w:hAnsi="Garamond"/>
            <w:color w:val="000000" w:themeColor="text1"/>
          </w:rPr>
          <w:delText>life history trade</w:delText>
        </w:r>
        <w:r w:rsidR="00403519" w:rsidRPr="007E3B63" w:rsidDel="009514C9">
          <w:rPr>
            <w:rFonts w:ascii="Garamond" w:hAnsi="Garamond"/>
            <w:color w:val="000000" w:themeColor="text1"/>
          </w:rPr>
          <w:delText>-offs</w:delText>
        </w:r>
        <w:r w:rsidR="00665F28" w:rsidRPr="007E3B63" w:rsidDel="009514C9">
          <w:rPr>
            <w:rFonts w:ascii="Garamond" w:hAnsi="Garamond"/>
            <w:color w:val="000000" w:themeColor="text1"/>
          </w:rPr>
          <w:delText xml:space="preserve"> </w:delText>
        </w:r>
      </w:del>
      <w:del w:id="587" w:author="Michael Jennions" w:date="2020-09-21T23:01:00Z">
        <w:r w:rsidR="00665F28" w:rsidRPr="007E3B63" w:rsidDel="00AF2CE0">
          <w:rPr>
            <w:rFonts w:ascii="Garamond" w:hAnsi="Garamond"/>
            <w:color w:val="000000" w:themeColor="text1"/>
          </w:rPr>
          <w:delText xml:space="preserve">may </w:delText>
        </w:r>
      </w:del>
      <w:del w:id="588" w:author="Michael Jennions" w:date="2020-09-22T09:52:00Z">
        <w:r w:rsidR="00665F28" w:rsidRPr="007E3B63" w:rsidDel="009514C9">
          <w:rPr>
            <w:rFonts w:ascii="Garamond" w:hAnsi="Garamond"/>
            <w:color w:val="000000" w:themeColor="text1"/>
          </w:rPr>
          <w:delText xml:space="preserve">result in </w:delText>
        </w:r>
      </w:del>
      <w:del w:id="589" w:author="Michael Jennions" w:date="2020-09-22T09:51:00Z">
        <w:r w:rsidRPr="007E3B63" w:rsidDel="009514C9">
          <w:rPr>
            <w:rFonts w:ascii="Garamond" w:hAnsi="Garamond"/>
            <w:color w:val="000000" w:themeColor="text1"/>
          </w:rPr>
          <w:delText xml:space="preserve">some </w:delText>
        </w:r>
      </w:del>
      <w:r w:rsidRPr="007E3B63">
        <w:rPr>
          <w:rFonts w:ascii="Garamond" w:hAnsi="Garamond"/>
          <w:color w:val="000000" w:themeColor="text1"/>
        </w:rPr>
        <w:t xml:space="preserve">individuals </w:t>
      </w:r>
      <w:ins w:id="590" w:author="Michael Jennions" w:date="2020-09-22T09:51:00Z">
        <w:r w:rsidR="009514C9">
          <w:rPr>
            <w:rFonts w:ascii="Garamond" w:hAnsi="Garamond"/>
            <w:color w:val="000000" w:themeColor="text1"/>
          </w:rPr>
          <w:t xml:space="preserve">with </w:t>
        </w:r>
        <w:r w:rsidR="009514C9" w:rsidRPr="007E3B63">
          <w:rPr>
            <w:rFonts w:ascii="Garamond" w:hAnsi="Garamond"/>
            <w:color w:val="000000" w:themeColor="text1"/>
          </w:rPr>
          <w:t xml:space="preserve">greater life expectancy </w:t>
        </w:r>
      </w:ins>
      <w:r w:rsidRPr="007E3B63">
        <w:rPr>
          <w:rFonts w:ascii="Garamond" w:hAnsi="Garamond"/>
          <w:color w:val="000000" w:themeColor="text1"/>
        </w:rPr>
        <w:t>valu</w:t>
      </w:r>
      <w:ins w:id="591" w:author="Michael Jennions" w:date="2020-09-22T09:52:00Z">
        <w:r w:rsidR="009514C9">
          <w:rPr>
            <w:rFonts w:ascii="Garamond" w:hAnsi="Garamond"/>
            <w:color w:val="000000" w:themeColor="text1"/>
          </w:rPr>
          <w:t xml:space="preserve">e </w:t>
        </w:r>
      </w:ins>
      <w:ins w:id="592" w:author="Michael Jennions" w:date="2020-09-22T10:09:00Z">
        <w:r w:rsidR="00A93DC5">
          <w:rPr>
            <w:rFonts w:ascii="Garamond" w:hAnsi="Garamond"/>
            <w:color w:val="000000" w:themeColor="text1"/>
          </w:rPr>
          <w:t xml:space="preserve">their </w:t>
        </w:r>
      </w:ins>
      <w:del w:id="593" w:author="Michael Jennions" w:date="2020-09-22T09:52:00Z">
        <w:r w:rsidRPr="007E3B63" w:rsidDel="009514C9">
          <w:rPr>
            <w:rFonts w:ascii="Garamond" w:hAnsi="Garamond"/>
            <w:color w:val="000000" w:themeColor="text1"/>
          </w:rPr>
          <w:delText xml:space="preserve">ing </w:delText>
        </w:r>
      </w:del>
      <w:r w:rsidRPr="007E3B63">
        <w:rPr>
          <w:rFonts w:ascii="Garamond" w:hAnsi="Garamond"/>
          <w:color w:val="000000" w:themeColor="text1"/>
        </w:rPr>
        <w:t>future reproduction more highly</w:t>
      </w:r>
      <w:del w:id="594" w:author="Michael Jennions" w:date="2020-09-22T09:52:00Z">
        <w:r w:rsidRPr="007E3B63" w:rsidDel="009514C9">
          <w:rPr>
            <w:rFonts w:ascii="Garamond" w:hAnsi="Garamond"/>
            <w:color w:val="000000" w:themeColor="text1"/>
          </w:rPr>
          <w:delText xml:space="preserve"> due to </w:delText>
        </w:r>
      </w:del>
      <w:del w:id="595" w:author="Michael Jennions" w:date="2020-09-21T22:54:00Z">
        <w:r w:rsidR="0016628D" w:rsidRPr="007E3B63" w:rsidDel="00AF3A43">
          <w:rPr>
            <w:rFonts w:ascii="Garamond" w:hAnsi="Garamond"/>
            <w:color w:val="000000" w:themeColor="text1"/>
          </w:rPr>
          <w:delText>a</w:delText>
        </w:r>
        <w:r w:rsidRPr="007E3B63" w:rsidDel="00AF3A43">
          <w:rPr>
            <w:rFonts w:ascii="Garamond" w:hAnsi="Garamond"/>
            <w:color w:val="000000" w:themeColor="text1"/>
          </w:rPr>
          <w:delText xml:space="preserve"> </w:delText>
        </w:r>
      </w:del>
      <w:del w:id="596" w:author="Michael Jennions" w:date="2020-09-22T09:51:00Z">
        <w:r w:rsidRPr="007E3B63" w:rsidDel="009514C9">
          <w:rPr>
            <w:rFonts w:ascii="Garamond" w:hAnsi="Garamond"/>
            <w:color w:val="000000" w:themeColor="text1"/>
          </w:rPr>
          <w:delText xml:space="preserve">greater life expectancy </w:delText>
        </w:r>
      </w:del>
      <w:del w:id="597" w:author="Michael Jennions" w:date="2020-09-22T09:52:00Z">
        <w:r w:rsidRPr="007E3B63" w:rsidDel="009514C9">
          <w:rPr>
            <w:rFonts w:ascii="Garamond" w:hAnsi="Garamond"/>
            <w:color w:val="000000" w:themeColor="text1"/>
          </w:rPr>
          <w:delText>arising from stochastic</w:delText>
        </w:r>
        <w:r w:rsidR="00BF2812" w:rsidRPr="007E3B63" w:rsidDel="009514C9">
          <w:rPr>
            <w:rFonts w:ascii="Garamond" w:hAnsi="Garamond"/>
            <w:color w:val="000000" w:themeColor="text1"/>
          </w:rPr>
          <w:delText>, environmental</w:delText>
        </w:r>
        <w:r w:rsidRPr="007E3B63" w:rsidDel="009514C9">
          <w:rPr>
            <w:rFonts w:ascii="Garamond" w:hAnsi="Garamond"/>
            <w:color w:val="000000" w:themeColor="text1"/>
          </w:rPr>
          <w:delText xml:space="preserve"> factors (e.g. food availability during development) or gene-environment interactions</w:delText>
        </w:r>
        <w:r w:rsidR="00BF2812" w:rsidRPr="007E3B63" w:rsidDel="009514C9">
          <w:rPr>
            <w:rFonts w:ascii="Garamond" w:hAnsi="Garamond"/>
            <w:color w:val="000000" w:themeColor="text1"/>
          </w:rPr>
          <w:delText xml:space="preserve"> that favour different genes </w:delText>
        </w:r>
        <w:r w:rsidR="0016628D" w:rsidRPr="007E3B63" w:rsidDel="009514C9">
          <w:rPr>
            <w:rFonts w:ascii="Garamond" w:hAnsi="Garamond"/>
            <w:color w:val="000000" w:themeColor="text1"/>
          </w:rPr>
          <w:delText xml:space="preserve">depending on </w:delText>
        </w:r>
        <w:r w:rsidR="00BF2812" w:rsidRPr="007E3B63" w:rsidDel="009514C9">
          <w:rPr>
            <w:rFonts w:ascii="Garamond" w:hAnsi="Garamond"/>
            <w:color w:val="000000" w:themeColor="text1"/>
          </w:rPr>
          <w:delText>the prevailing local conditions</w:delText>
        </w:r>
      </w:del>
      <w:r w:rsidRPr="007E3B63">
        <w:rPr>
          <w:rFonts w:ascii="Garamond" w:hAnsi="Garamond"/>
          <w:color w:val="000000" w:themeColor="text1"/>
        </w:rPr>
        <w:t xml:space="preserve">. </w:t>
      </w:r>
      <w:r w:rsidR="0016628D" w:rsidRPr="007E3B63">
        <w:rPr>
          <w:rFonts w:ascii="Garamond" w:hAnsi="Garamond"/>
          <w:color w:val="000000" w:themeColor="text1"/>
        </w:rPr>
        <w:t>Th</w:t>
      </w:r>
      <w:ins w:id="598" w:author="Michael Jennions" w:date="2020-09-22T09:52:00Z">
        <w:r w:rsidR="009514C9">
          <w:rPr>
            <w:rFonts w:ascii="Garamond" w:hAnsi="Garamond"/>
            <w:color w:val="000000" w:themeColor="text1"/>
          </w:rPr>
          <w:t>i</w:t>
        </w:r>
      </w:ins>
      <w:del w:id="599" w:author="Michael Jennions" w:date="2020-09-22T09:52:00Z">
        <w:r w:rsidR="0016628D" w:rsidRPr="007E3B63" w:rsidDel="009514C9">
          <w:rPr>
            <w:rFonts w:ascii="Garamond" w:hAnsi="Garamond"/>
            <w:color w:val="000000" w:themeColor="text1"/>
          </w:rPr>
          <w:delText>e</w:delText>
        </w:r>
      </w:del>
      <w:ins w:id="600" w:author="Michael Jennions" w:date="2020-09-22T09:52:00Z">
        <w:r w:rsidR="009514C9">
          <w:rPr>
            <w:rFonts w:ascii="Garamond" w:hAnsi="Garamond"/>
            <w:color w:val="000000" w:themeColor="text1"/>
          </w:rPr>
          <w:t xml:space="preserve">s can result in a </w:t>
        </w:r>
      </w:ins>
      <w:del w:id="601" w:author="Michael Jennions" w:date="2020-09-22T09:52:00Z">
        <w:r w:rsidR="0016628D" w:rsidRPr="007E3B63" w:rsidDel="009514C9">
          <w:rPr>
            <w:rFonts w:ascii="Garamond" w:hAnsi="Garamond"/>
            <w:color w:val="000000" w:themeColor="text1"/>
          </w:rPr>
          <w:delText xml:space="preserve">se </w:delText>
        </w:r>
      </w:del>
      <w:ins w:id="602" w:author="Michael Jennions" w:date="2020-09-22T09:52:00Z">
        <w:r w:rsidR="009514C9" w:rsidRPr="007E3B63">
          <w:rPr>
            <w:rFonts w:ascii="Garamond" w:hAnsi="Garamond"/>
            <w:color w:val="000000" w:themeColor="text1"/>
          </w:rPr>
          <w:t>life history trade-off</w:t>
        </w:r>
        <w:r w:rsidR="009514C9">
          <w:rPr>
            <w:rFonts w:ascii="Garamond" w:hAnsi="Garamond"/>
            <w:color w:val="000000" w:themeColor="text1"/>
          </w:rPr>
          <w:t xml:space="preserve"> s</w:t>
        </w:r>
      </w:ins>
      <w:ins w:id="603" w:author="Michael Jennions" w:date="2020-09-22T10:09:00Z">
        <w:r w:rsidR="00A93DC5">
          <w:rPr>
            <w:rFonts w:ascii="Garamond" w:hAnsi="Garamond"/>
            <w:color w:val="000000" w:themeColor="text1"/>
          </w:rPr>
          <w:t>uch</w:t>
        </w:r>
      </w:ins>
      <w:ins w:id="604" w:author="Michael Jennions" w:date="2020-09-22T09:52:00Z">
        <w:r w:rsidR="009514C9">
          <w:rPr>
            <w:rFonts w:ascii="Garamond" w:hAnsi="Garamond"/>
            <w:color w:val="000000" w:themeColor="text1"/>
          </w:rPr>
          <w:t xml:space="preserve"> that these individuals are</w:t>
        </w:r>
      </w:ins>
      <w:del w:id="605" w:author="Michael Jennions" w:date="2020-09-22T09:52:00Z">
        <w:r w:rsidR="0016628D" w:rsidRPr="007E3B63" w:rsidDel="009514C9">
          <w:rPr>
            <w:rFonts w:ascii="Garamond" w:hAnsi="Garamond"/>
            <w:color w:val="000000" w:themeColor="text1"/>
          </w:rPr>
          <w:delText>trade-offs</w:delText>
        </w:r>
        <w:r w:rsidRPr="007E3B63" w:rsidDel="009514C9">
          <w:rPr>
            <w:rFonts w:ascii="Garamond" w:hAnsi="Garamond"/>
            <w:color w:val="000000" w:themeColor="text1"/>
          </w:rPr>
          <w:delText xml:space="preserve"> could favour </w:delText>
        </w:r>
        <w:r w:rsidR="0016628D" w:rsidRPr="007E3B63" w:rsidDel="009514C9">
          <w:rPr>
            <w:rFonts w:ascii="Garamond" w:hAnsi="Garamond"/>
            <w:color w:val="000000" w:themeColor="text1"/>
          </w:rPr>
          <w:delText xml:space="preserve">shifts in behaviour by </w:delText>
        </w:r>
        <w:r w:rsidRPr="007E3B63" w:rsidDel="009514C9">
          <w:rPr>
            <w:rFonts w:ascii="Garamond" w:hAnsi="Garamond"/>
            <w:color w:val="000000" w:themeColor="text1"/>
          </w:rPr>
          <w:delText xml:space="preserve">individuals </w:delText>
        </w:r>
        <w:r w:rsidR="00403519" w:rsidRPr="007E3B63" w:rsidDel="009514C9">
          <w:rPr>
            <w:rFonts w:ascii="Garamond" w:hAnsi="Garamond"/>
            <w:color w:val="000000" w:themeColor="text1"/>
          </w:rPr>
          <w:delText>with greater life expectancy to be</w:delText>
        </w:r>
      </w:del>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001F5C3A">
        <w:rPr>
          <w:rFonts w:ascii="Garamond" w:hAnsi="Garamond"/>
          <w:color w:val="000000" w:themeColor="text1"/>
        </w:rPr>
        <w:fldChar w:fldCharType="begin" w:fldLock="1"/>
      </w:r>
      <w:r w:rsidR="00D51048">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F5C3A">
        <w:rPr>
          <w:rFonts w:ascii="Garamond" w:hAnsi="Garamond"/>
          <w:color w:val="000000" w:themeColor="text1"/>
        </w:rPr>
        <w:fldChar w:fldCharType="separate"/>
      </w:r>
      <w:r w:rsidR="001F5C3A" w:rsidRPr="001F5C3A">
        <w:rPr>
          <w:rFonts w:ascii="Garamond" w:hAnsi="Garamond"/>
          <w:noProof/>
          <w:color w:val="000000" w:themeColor="text1"/>
        </w:rPr>
        <w:t xml:space="preserve">(Wolf </w:t>
      </w:r>
      <w:r w:rsidR="001F5C3A" w:rsidRPr="001F5C3A">
        <w:rPr>
          <w:rFonts w:ascii="Garamond" w:hAnsi="Garamond"/>
          <w:i/>
          <w:noProof/>
          <w:color w:val="000000" w:themeColor="text1"/>
        </w:rPr>
        <w:t>et al.</w:t>
      </w:r>
      <w:r w:rsidR="001F5C3A" w:rsidRPr="001F5C3A">
        <w:rPr>
          <w:rFonts w:ascii="Garamond" w:hAnsi="Garamond"/>
          <w:noProof/>
          <w:color w:val="000000" w:themeColor="text1"/>
        </w:rPr>
        <w:t xml:space="preserve"> 2007)</w:t>
      </w:r>
      <w:r w:rsidR="001F5C3A">
        <w:rPr>
          <w:rFonts w:ascii="Garamond" w:hAnsi="Garamond"/>
          <w:color w:val="000000" w:themeColor="text1"/>
        </w:rPr>
        <w:fldChar w:fldCharType="end"/>
      </w:r>
      <w:r w:rsidRPr="007E3B63">
        <w:rPr>
          <w:rFonts w:ascii="Garamond" w:hAnsi="Garamond"/>
          <w:color w:val="000000" w:themeColor="text1"/>
        </w:rPr>
        <w:t xml:space="preserve">. </w:t>
      </w:r>
      <w:ins w:id="606" w:author="Michael Jennions" w:date="2020-09-22T09:53:00Z">
        <w:r w:rsidR="009514C9">
          <w:rPr>
            <w:rFonts w:ascii="Garamond" w:hAnsi="Garamond"/>
            <w:color w:val="000000" w:themeColor="text1"/>
          </w:rPr>
          <w:t xml:space="preserve">Sexual selection often reduces male life expectancy </w:t>
        </w:r>
      </w:ins>
      <w:ins w:id="607" w:author="Michael Jennions" w:date="2020-09-22T09:54:00Z">
        <w:r w:rsidR="009514C9">
          <w:rPr>
            <w:rFonts w:ascii="Garamond" w:hAnsi="Garamond"/>
            <w:color w:val="000000" w:themeColor="text1"/>
          </w:rPr>
          <w:t xml:space="preserve">to below that of females </w:t>
        </w:r>
      </w:ins>
      <w:del w:id="608" w:author="Michael Jennions" w:date="2020-09-22T09:53:00Z">
        <w:r w:rsidR="00BF2812" w:rsidRPr="007E3B63" w:rsidDel="009514C9">
          <w:rPr>
            <w:rFonts w:ascii="Garamond" w:hAnsi="Garamond"/>
            <w:color w:val="000000" w:themeColor="text1"/>
          </w:rPr>
          <w:delText>S</w:delText>
        </w:r>
        <w:r w:rsidRPr="007E3B63" w:rsidDel="009514C9">
          <w:rPr>
            <w:rFonts w:ascii="Garamond" w:hAnsi="Garamond"/>
            <w:color w:val="000000" w:themeColor="text1"/>
          </w:rPr>
          <w:delText xml:space="preserve">ex differences in </w:delText>
        </w:r>
      </w:del>
      <w:del w:id="609" w:author="Michael Jennions" w:date="2020-09-21T22:55:00Z">
        <w:r w:rsidR="00BF2812" w:rsidRPr="007E3B63" w:rsidDel="00AF3A43">
          <w:rPr>
            <w:rFonts w:ascii="Garamond" w:hAnsi="Garamond"/>
            <w:color w:val="000000" w:themeColor="text1"/>
          </w:rPr>
          <w:delText xml:space="preserve">population </w:delText>
        </w:r>
      </w:del>
      <w:del w:id="610" w:author="Michael Jennions" w:date="2020-09-22T09:53:00Z">
        <w:r w:rsidRPr="007E3B63" w:rsidDel="009514C9">
          <w:rPr>
            <w:rFonts w:ascii="Garamond" w:hAnsi="Garamond"/>
            <w:color w:val="000000" w:themeColor="text1"/>
          </w:rPr>
          <w:delText xml:space="preserve">variation in personality </w:delText>
        </w:r>
        <w:r w:rsidR="00403519" w:rsidRPr="007E3B63" w:rsidDel="009514C9">
          <w:rPr>
            <w:rFonts w:ascii="Garamond" w:hAnsi="Garamond"/>
            <w:color w:val="000000" w:themeColor="text1"/>
          </w:rPr>
          <w:delText xml:space="preserve">as a result </w:delText>
        </w:r>
        <w:r w:rsidR="00BF2812" w:rsidRPr="007E3B63" w:rsidDel="009514C9">
          <w:rPr>
            <w:rFonts w:ascii="Garamond" w:hAnsi="Garamond"/>
            <w:color w:val="000000" w:themeColor="text1"/>
          </w:rPr>
          <w:delText xml:space="preserve">seem </w:delText>
        </w:r>
        <w:r w:rsidR="0016628D" w:rsidRPr="007E3B63" w:rsidDel="009514C9">
          <w:rPr>
            <w:rFonts w:ascii="Garamond" w:hAnsi="Garamond"/>
            <w:color w:val="000000" w:themeColor="text1"/>
          </w:rPr>
          <w:delText>plausible</w:delText>
        </w:r>
        <w:r w:rsidR="00BF2812" w:rsidRPr="007E3B63" w:rsidDel="009514C9">
          <w:rPr>
            <w:rFonts w:ascii="Garamond" w:hAnsi="Garamond"/>
            <w:color w:val="000000" w:themeColor="text1"/>
          </w:rPr>
          <w:delText xml:space="preserve"> </w:delText>
        </w:r>
      </w:del>
      <w:del w:id="611" w:author="Michael Jennions" w:date="2020-09-21T22:55:00Z">
        <w:r w:rsidRPr="007E3B63" w:rsidDel="00AF3A43">
          <w:rPr>
            <w:rFonts w:ascii="Garamond" w:hAnsi="Garamond"/>
            <w:color w:val="000000" w:themeColor="text1"/>
          </w:rPr>
          <w:delText xml:space="preserve">because </w:delText>
        </w:r>
      </w:del>
      <w:del w:id="612" w:author="Michael Jennions" w:date="2020-09-22T09:53:00Z">
        <w:r w:rsidRPr="007E3B63" w:rsidDel="009514C9">
          <w:rPr>
            <w:rFonts w:ascii="Garamond" w:hAnsi="Garamond"/>
            <w:color w:val="000000" w:themeColor="text1"/>
          </w:rPr>
          <w:delText>many sexua</w:delText>
        </w:r>
        <w:r w:rsidR="001F5C3A" w:rsidDel="009514C9">
          <w:rPr>
            <w:rFonts w:ascii="Garamond" w:hAnsi="Garamond"/>
            <w:color w:val="000000" w:themeColor="text1"/>
          </w:rPr>
          <w:delText>l</w:delText>
        </w:r>
        <w:r w:rsidRPr="007E3B63" w:rsidDel="009514C9">
          <w:rPr>
            <w:rFonts w:ascii="Garamond" w:hAnsi="Garamond"/>
            <w:color w:val="000000" w:themeColor="text1"/>
          </w:rPr>
          <w:delText>l</w:delText>
        </w:r>
        <w:r w:rsidR="001F5C3A" w:rsidDel="009514C9">
          <w:rPr>
            <w:rFonts w:ascii="Garamond" w:hAnsi="Garamond"/>
            <w:color w:val="000000" w:themeColor="text1"/>
          </w:rPr>
          <w:delText>y</w:delText>
        </w:r>
        <w:r w:rsidR="003809AD" w:rsidDel="009514C9">
          <w:rPr>
            <w:rFonts w:ascii="Garamond" w:hAnsi="Garamond"/>
            <w:color w:val="000000" w:themeColor="text1"/>
          </w:rPr>
          <w:delText xml:space="preserve"> </w:delText>
        </w:r>
        <w:r w:rsidRPr="007E3B63" w:rsidDel="009514C9">
          <w:rPr>
            <w:rFonts w:ascii="Garamond" w:hAnsi="Garamond"/>
            <w:color w:val="000000" w:themeColor="text1"/>
          </w:rPr>
          <w:delText xml:space="preserve">selected traits </w:delText>
        </w:r>
      </w:del>
      <w:del w:id="613" w:author="Michael Jennions" w:date="2020-09-21T22:55:00Z">
        <w:r w:rsidR="0016628D" w:rsidRPr="007E3B63" w:rsidDel="00AF3A43">
          <w:rPr>
            <w:rFonts w:ascii="Garamond" w:hAnsi="Garamond"/>
            <w:color w:val="000000" w:themeColor="text1"/>
          </w:rPr>
          <w:delText xml:space="preserve">in males </w:delText>
        </w:r>
      </w:del>
      <w:del w:id="614" w:author="Michael Jennions" w:date="2020-09-22T09:53:00Z">
        <w:r w:rsidRPr="007E3B63" w:rsidDel="009514C9">
          <w:rPr>
            <w:rFonts w:ascii="Garamond" w:hAnsi="Garamond"/>
            <w:color w:val="000000" w:themeColor="text1"/>
          </w:rPr>
          <w:delText xml:space="preserve">increase the risk of death </w:delText>
        </w:r>
      </w:del>
      <w:r w:rsidRPr="007E3B63">
        <w:rPr>
          <w:rFonts w:ascii="Garamond" w:hAnsi="Garamond"/>
          <w:color w:val="000000" w:themeColor="text1"/>
        </w:rPr>
        <w:t>due to injur</w:t>
      </w:r>
      <w:ins w:id="615" w:author="Michael Jennions" w:date="2020-09-22T09:55:00Z">
        <w:r w:rsidR="009514C9">
          <w:rPr>
            <w:rFonts w:ascii="Garamond" w:hAnsi="Garamond"/>
            <w:color w:val="000000" w:themeColor="text1"/>
          </w:rPr>
          <w:t>ies</w:t>
        </w:r>
      </w:ins>
      <w:del w:id="616" w:author="Michael Jennions" w:date="2020-09-22T09:55:00Z">
        <w:r w:rsidRPr="007E3B63" w:rsidDel="009514C9">
          <w:rPr>
            <w:rFonts w:ascii="Garamond" w:hAnsi="Garamond"/>
            <w:color w:val="000000" w:themeColor="text1"/>
          </w:rPr>
          <w:delText>y</w:delText>
        </w:r>
      </w:del>
      <w:r w:rsidRPr="007E3B63">
        <w:rPr>
          <w:rFonts w:ascii="Garamond" w:hAnsi="Garamond"/>
          <w:color w:val="000000" w:themeColor="text1"/>
        </w:rPr>
        <w:t xml:space="preserve"> during fighting </w:t>
      </w:r>
      <w:commentRangeStart w:id="617"/>
      <w:r w:rsidR="00717585" w:rsidRPr="00703655">
        <w:rPr>
          <w:rFonts w:ascii="Garamond" w:hAnsi="Garamond"/>
          <w:color w:val="000000" w:themeColor="text1"/>
          <w:highlight w:val="cyan"/>
          <w:rPrChange w:id="618" w:author="Michael Jennions" w:date="2020-09-22T13:47:00Z">
            <w:rPr>
              <w:rFonts w:ascii="Garamond" w:hAnsi="Garamond"/>
              <w:color w:val="000000" w:themeColor="text1"/>
            </w:rPr>
          </w:rPrChange>
        </w:rPr>
        <w:fldChar w:fldCharType="begin" w:fldLock="1"/>
      </w:r>
      <w:r w:rsidR="0051431E" w:rsidRPr="00703655">
        <w:rPr>
          <w:rFonts w:ascii="Garamond" w:hAnsi="Garamond"/>
          <w:color w:val="000000" w:themeColor="text1"/>
          <w:highlight w:val="cyan"/>
          <w:rPrChange w:id="619" w:author="Michael Jennions" w:date="2020-09-22T13:47:00Z">
            <w:rPr>
              <w:rFonts w:ascii="Garamond" w:hAnsi="Garamond"/>
              <w:color w:val="000000" w:themeColor="text1"/>
            </w:rPr>
          </w:rPrChange>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fatal bouts in common loons: Piper et al. 2008)","plainTextFormattedCitation":"(Piper et al. 2008)","previouslyFormattedCitation":"(Piper &lt;i&gt;et al.&lt;/i&gt; 2008)"},"properties":{"noteIndex":0},"schema":"https://github.com/citation-style-language/schema/raw/master/csl-citation.json"}</w:instrText>
      </w:r>
      <w:r w:rsidR="00717585" w:rsidRPr="00703655">
        <w:rPr>
          <w:rFonts w:ascii="Garamond" w:hAnsi="Garamond"/>
          <w:color w:val="000000" w:themeColor="text1"/>
          <w:highlight w:val="cyan"/>
          <w:rPrChange w:id="620" w:author="Michael Jennions" w:date="2020-09-22T13:47:00Z">
            <w:rPr>
              <w:rFonts w:ascii="Garamond" w:hAnsi="Garamond"/>
              <w:color w:val="000000" w:themeColor="text1"/>
            </w:rPr>
          </w:rPrChange>
        </w:rPr>
        <w:fldChar w:fldCharType="separate"/>
      </w:r>
      <w:r w:rsidR="00717585" w:rsidRPr="00703655">
        <w:rPr>
          <w:rFonts w:ascii="Garamond" w:hAnsi="Garamond"/>
          <w:noProof/>
          <w:color w:val="000000" w:themeColor="text1"/>
          <w:highlight w:val="cyan"/>
          <w:rPrChange w:id="621" w:author="Michael Jennions" w:date="2020-09-22T13:47:00Z">
            <w:rPr>
              <w:rFonts w:ascii="Garamond" w:hAnsi="Garamond"/>
              <w:noProof/>
              <w:color w:val="000000" w:themeColor="text1"/>
            </w:rPr>
          </w:rPrChange>
        </w:rPr>
        <w:t xml:space="preserve">(e.g. </w:t>
      </w:r>
      <w:del w:id="622" w:author="Michael Jennions" w:date="2020-09-22T09:54:00Z">
        <w:r w:rsidR="00717585" w:rsidRPr="00703655" w:rsidDel="009514C9">
          <w:rPr>
            <w:rFonts w:ascii="Garamond" w:hAnsi="Garamond"/>
            <w:noProof/>
            <w:color w:val="000000" w:themeColor="text1"/>
            <w:highlight w:val="cyan"/>
            <w:rPrChange w:id="623" w:author="Michael Jennions" w:date="2020-09-22T13:47:00Z">
              <w:rPr>
                <w:rFonts w:ascii="Garamond" w:hAnsi="Garamond"/>
                <w:noProof/>
                <w:color w:val="000000" w:themeColor="text1"/>
              </w:rPr>
            </w:rPrChange>
          </w:rPr>
          <w:delText xml:space="preserve">fatal bouts in common loons: </w:delText>
        </w:r>
      </w:del>
      <w:r w:rsidR="00717585" w:rsidRPr="00703655">
        <w:rPr>
          <w:rFonts w:ascii="Garamond" w:hAnsi="Garamond"/>
          <w:noProof/>
          <w:color w:val="000000" w:themeColor="text1"/>
          <w:highlight w:val="cyan"/>
          <w:rPrChange w:id="624" w:author="Michael Jennions" w:date="2020-09-22T13:47:00Z">
            <w:rPr>
              <w:rFonts w:ascii="Garamond" w:hAnsi="Garamond"/>
              <w:noProof/>
              <w:color w:val="000000" w:themeColor="text1"/>
            </w:rPr>
          </w:rPrChange>
        </w:rPr>
        <w:t xml:space="preserve">Piper </w:t>
      </w:r>
      <w:r w:rsidR="00717585" w:rsidRPr="00703655">
        <w:rPr>
          <w:rFonts w:ascii="Garamond" w:hAnsi="Garamond"/>
          <w:i/>
          <w:noProof/>
          <w:color w:val="000000" w:themeColor="text1"/>
          <w:highlight w:val="cyan"/>
          <w:rPrChange w:id="625" w:author="Michael Jennions" w:date="2020-09-22T13:47:00Z">
            <w:rPr>
              <w:rFonts w:ascii="Garamond" w:hAnsi="Garamond"/>
              <w:i/>
              <w:noProof/>
              <w:color w:val="000000" w:themeColor="text1"/>
            </w:rPr>
          </w:rPrChange>
        </w:rPr>
        <w:t>et al.</w:t>
      </w:r>
      <w:r w:rsidR="00717585" w:rsidRPr="00703655">
        <w:rPr>
          <w:rFonts w:ascii="Garamond" w:hAnsi="Garamond"/>
          <w:noProof/>
          <w:color w:val="000000" w:themeColor="text1"/>
          <w:highlight w:val="cyan"/>
          <w:rPrChange w:id="626" w:author="Michael Jennions" w:date="2020-09-22T13:47:00Z">
            <w:rPr>
              <w:rFonts w:ascii="Garamond" w:hAnsi="Garamond"/>
              <w:noProof/>
              <w:color w:val="000000" w:themeColor="text1"/>
            </w:rPr>
          </w:rPrChange>
        </w:rPr>
        <w:t xml:space="preserve"> 2008)</w:t>
      </w:r>
      <w:r w:rsidR="00717585" w:rsidRPr="00703655">
        <w:rPr>
          <w:rFonts w:ascii="Garamond" w:hAnsi="Garamond"/>
          <w:color w:val="000000" w:themeColor="text1"/>
          <w:highlight w:val="cyan"/>
          <w:rPrChange w:id="627" w:author="Michael Jennions" w:date="2020-09-22T13:47:00Z">
            <w:rPr>
              <w:rFonts w:ascii="Garamond" w:hAnsi="Garamond"/>
              <w:color w:val="000000" w:themeColor="text1"/>
            </w:rPr>
          </w:rPrChange>
        </w:rPr>
        <w:fldChar w:fldCharType="end"/>
      </w:r>
      <w:r w:rsidRPr="007E3B63">
        <w:rPr>
          <w:rFonts w:ascii="Garamond" w:hAnsi="Garamond"/>
          <w:color w:val="000000" w:themeColor="text1"/>
        </w:rPr>
        <w:t xml:space="preserve">, </w:t>
      </w:r>
      <w:del w:id="628" w:author="Michael Jennions" w:date="2020-09-22T09:54:00Z">
        <w:r w:rsidRPr="007E3B63" w:rsidDel="009514C9">
          <w:rPr>
            <w:rFonts w:ascii="Garamond" w:hAnsi="Garamond"/>
            <w:color w:val="000000" w:themeColor="text1"/>
          </w:rPr>
          <w:delText xml:space="preserve">or elevate mortality </w:delText>
        </w:r>
        <w:r w:rsidR="00BF2812" w:rsidRPr="007E3B63" w:rsidDel="009514C9">
          <w:rPr>
            <w:rFonts w:ascii="Garamond" w:hAnsi="Garamond"/>
            <w:color w:val="000000" w:themeColor="text1"/>
          </w:rPr>
          <w:delText>because</w:delText>
        </w:r>
      </w:del>
      <w:ins w:id="629" w:author="Michael Jennions" w:date="2020-09-22T09:54:00Z">
        <w:r w:rsidR="009514C9">
          <w:rPr>
            <w:rFonts w:ascii="Garamond" w:hAnsi="Garamond"/>
            <w:color w:val="000000" w:themeColor="text1"/>
          </w:rPr>
          <w:t>the energetic costs of</w:t>
        </w:r>
      </w:ins>
      <w:r w:rsidR="00BF2812" w:rsidRPr="007E3B63">
        <w:rPr>
          <w:rFonts w:ascii="Garamond" w:hAnsi="Garamond"/>
          <w:color w:val="000000" w:themeColor="text1"/>
        </w:rPr>
        <w:t xml:space="preserve"> sexual advertising </w:t>
      </w:r>
      <w:del w:id="630" w:author="Michael Jennions" w:date="2020-09-22T09:54:00Z">
        <w:r w:rsidR="00BF2812" w:rsidRPr="00703655" w:rsidDel="009514C9">
          <w:rPr>
            <w:rFonts w:ascii="Garamond" w:hAnsi="Garamond"/>
            <w:color w:val="000000" w:themeColor="text1"/>
            <w:highlight w:val="cyan"/>
            <w:rPrChange w:id="631" w:author="Michael Jennions" w:date="2020-09-22T13:47:00Z">
              <w:rPr>
                <w:rFonts w:ascii="Garamond" w:hAnsi="Garamond"/>
                <w:color w:val="000000" w:themeColor="text1"/>
              </w:rPr>
            </w:rPrChange>
          </w:rPr>
          <w:delText xml:space="preserve">imposes high </w:delText>
        </w:r>
        <w:r w:rsidRPr="00703655" w:rsidDel="009514C9">
          <w:rPr>
            <w:rFonts w:ascii="Garamond" w:hAnsi="Garamond"/>
            <w:color w:val="000000" w:themeColor="text1"/>
            <w:highlight w:val="cyan"/>
            <w:rPrChange w:id="632" w:author="Michael Jennions" w:date="2020-09-22T13:47:00Z">
              <w:rPr>
                <w:rFonts w:ascii="Garamond" w:hAnsi="Garamond"/>
                <w:color w:val="000000" w:themeColor="text1"/>
              </w:rPr>
            </w:rPrChange>
          </w:rPr>
          <w:delText xml:space="preserve">energetic costs </w:delText>
        </w:r>
      </w:del>
      <w:r w:rsidR="00C453D4" w:rsidRPr="00703655">
        <w:rPr>
          <w:rFonts w:ascii="Garamond" w:hAnsi="Garamond"/>
          <w:color w:val="000000" w:themeColor="text1"/>
          <w:highlight w:val="cyan"/>
          <w:rPrChange w:id="633" w:author="Michael Jennions" w:date="2020-09-22T13:47:00Z">
            <w:rPr>
              <w:rFonts w:ascii="Garamond" w:hAnsi="Garamond"/>
              <w:color w:val="000000" w:themeColor="text1"/>
            </w:rPr>
          </w:rPrChange>
        </w:rPr>
        <w:fldChar w:fldCharType="begin" w:fldLock="1"/>
      </w:r>
      <w:r w:rsidR="00717585" w:rsidRPr="00703655">
        <w:rPr>
          <w:rFonts w:ascii="Garamond" w:hAnsi="Garamond"/>
          <w:color w:val="000000" w:themeColor="text1"/>
          <w:highlight w:val="cyan"/>
          <w:rPrChange w:id="634" w:author="Michael Jennions" w:date="2020-09-22T13:47:00Z">
            <w:rPr>
              <w:rFonts w:ascii="Garamond" w:hAnsi="Garamond"/>
              <w:color w:val="000000" w:themeColor="text1"/>
            </w:rPr>
          </w:rPrChange>
        </w:rPr>
        <w: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young","type":"article-journal","volume":"432"},"uris":["http://www.mendeley.com/documents/?uuid=10d908ab-4b7c-4c10-a382-4c7dd7627e6a"]}],"mendeley":{"formattedCitation":"(Hunt &lt;i&gt;et al.&lt;/i&gt; 2004)","manualFormatting":"(e.g. field cricket calls: Hunt et al. 2004)","plainTextFormattedCitation":"(Hunt et al. 2004)","previouslyFormattedCitation":"(Hunt &lt;i&gt;et al.&lt;/i&gt; 2004)"},"properties":{"noteIndex":0},"schema":"https://github.com/citation-style-language/schema/raw/master/csl-citation.json"}</w:instrText>
      </w:r>
      <w:r w:rsidR="00C453D4" w:rsidRPr="00703655">
        <w:rPr>
          <w:rFonts w:ascii="Garamond" w:hAnsi="Garamond"/>
          <w:color w:val="000000" w:themeColor="text1"/>
          <w:highlight w:val="cyan"/>
          <w:rPrChange w:id="635" w:author="Michael Jennions" w:date="2020-09-22T13:47:00Z">
            <w:rPr>
              <w:rFonts w:ascii="Garamond" w:hAnsi="Garamond"/>
              <w:color w:val="000000" w:themeColor="text1"/>
            </w:rPr>
          </w:rPrChange>
        </w:rPr>
        <w:fldChar w:fldCharType="separate"/>
      </w:r>
      <w:r w:rsidR="00C453D4" w:rsidRPr="00703655">
        <w:rPr>
          <w:rFonts w:ascii="Garamond" w:hAnsi="Garamond"/>
          <w:noProof/>
          <w:color w:val="000000" w:themeColor="text1"/>
          <w:highlight w:val="cyan"/>
          <w:rPrChange w:id="636" w:author="Michael Jennions" w:date="2020-09-22T13:47:00Z">
            <w:rPr>
              <w:rFonts w:ascii="Garamond" w:hAnsi="Garamond"/>
              <w:noProof/>
              <w:color w:val="000000" w:themeColor="text1"/>
            </w:rPr>
          </w:rPrChange>
        </w:rPr>
        <w:t>(</w:t>
      </w:r>
      <w:r w:rsidR="00852D76" w:rsidRPr="00703655">
        <w:rPr>
          <w:rFonts w:ascii="Garamond" w:hAnsi="Garamond"/>
          <w:noProof/>
          <w:color w:val="000000" w:themeColor="text1"/>
          <w:highlight w:val="cyan"/>
          <w:rPrChange w:id="637" w:author="Michael Jennions" w:date="2020-09-22T13:47:00Z">
            <w:rPr>
              <w:rFonts w:ascii="Garamond" w:hAnsi="Garamond"/>
              <w:noProof/>
              <w:color w:val="000000" w:themeColor="text1"/>
            </w:rPr>
          </w:rPrChange>
        </w:rPr>
        <w:t xml:space="preserve">e.g. </w:t>
      </w:r>
      <w:del w:id="638" w:author="Michael Jennions" w:date="2020-09-22T09:54:00Z">
        <w:r w:rsidR="00852D76" w:rsidRPr="00703655" w:rsidDel="009514C9">
          <w:rPr>
            <w:rFonts w:ascii="Garamond" w:hAnsi="Garamond"/>
            <w:noProof/>
            <w:color w:val="000000" w:themeColor="text1"/>
            <w:highlight w:val="cyan"/>
            <w:rPrChange w:id="639" w:author="Michael Jennions" w:date="2020-09-22T13:47:00Z">
              <w:rPr>
                <w:rFonts w:ascii="Garamond" w:hAnsi="Garamond"/>
                <w:noProof/>
                <w:color w:val="000000" w:themeColor="text1"/>
              </w:rPr>
            </w:rPrChange>
          </w:rPr>
          <w:delText xml:space="preserve">field cricket calls: </w:delText>
        </w:r>
      </w:del>
      <w:r w:rsidR="00C453D4" w:rsidRPr="00703655">
        <w:rPr>
          <w:rFonts w:ascii="Garamond" w:hAnsi="Garamond"/>
          <w:noProof/>
          <w:color w:val="000000" w:themeColor="text1"/>
          <w:highlight w:val="cyan"/>
          <w:rPrChange w:id="640" w:author="Michael Jennions" w:date="2020-09-22T13:47:00Z">
            <w:rPr>
              <w:rFonts w:ascii="Garamond" w:hAnsi="Garamond"/>
              <w:noProof/>
              <w:color w:val="000000" w:themeColor="text1"/>
            </w:rPr>
          </w:rPrChange>
        </w:rPr>
        <w:t xml:space="preserve">Hunt </w:t>
      </w:r>
      <w:r w:rsidR="00C453D4" w:rsidRPr="00703655">
        <w:rPr>
          <w:rFonts w:ascii="Garamond" w:hAnsi="Garamond"/>
          <w:i/>
          <w:noProof/>
          <w:color w:val="000000" w:themeColor="text1"/>
          <w:highlight w:val="cyan"/>
          <w:rPrChange w:id="641" w:author="Michael Jennions" w:date="2020-09-22T13:47:00Z">
            <w:rPr>
              <w:rFonts w:ascii="Garamond" w:hAnsi="Garamond"/>
              <w:i/>
              <w:noProof/>
              <w:color w:val="000000" w:themeColor="text1"/>
            </w:rPr>
          </w:rPrChange>
        </w:rPr>
        <w:t>et al.</w:t>
      </w:r>
      <w:r w:rsidR="00C453D4" w:rsidRPr="00703655">
        <w:rPr>
          <w:rFonts w:ascii="Garamond" w:hAnsi="Garamond"/>
          <w:noProof/>
          <w:color w:val="000000" w:themeColor="text1"/>
          <w:highlight w:val="cyan"/>
          <w:rPrChange w:id="642" w:author="Michael Jennions" w:date="2020-09-22T13:47:00Z">
            <w:rPr>
              <w:rFonts w:ascii="Garamond" w:hAnsi="Garamond"/>
              <w:noProof/>
              <w:color w:val="000000" w:themeColor="text1"/>
            </w:rPr>
          </w:rPrChange>
        </w:rPr>
        <w:t xml:space="preserve"> 2004)</w:t>
      </w:r>
      <w:r w:rsidR="00C453D4" w:rsidRPr="00703655">
        <w:rPr>
          <w:rFonts w:ascii="Garamond" w:hAnsi="Garamond"/>
          <w:color w:val="000000" w:themeColor="text1"/>
          <w:highlight w:val="cyan"/>
          <w:rPrChange w:id="643" w:author="Michael Jennions" w:date="2020-09-22T13:47:00Z">
            <w:rPr>
              <w:rFonts w:ascii="Garamond" w:hAnsi="Garamond"/>
              <w:color w:val="000000" w:themeColor="text1"/>
            </w:rPr>
          </w:rPrChange>
        </w:rPr>
        <w:fldChar w:fldCharType="end"/>
      </w:r>
      <w:ins w:id="644" w:author="Michael Jennions" w:date="2020-09-22T09:55:00Z">
        <w:r w:rsidR="009514C9" w:rsidRPr="00703655">
          <w:rPr>
            <w:rFonts w:ascii="Garamond" w:hAnsi="Garamond"/>
            <w:color w:val="000000" w:themeColor="text1"/>
            <w:highlight w:val="cyan"/>
            <w:rPrChange w:id="645" w:author="Michael Jennions" w:date="2020-09-22T13:47:00Z">
              <w:rPr>
                <w:rFonts w:ascii="Garamond" w:hAnsi="Garamond"/>
                <w:color w:val="000000" w:themeColor="text1"/>
              </w:rPr>
            </w:rPrChange>
          </w:rPr>
          <w:t>,</w:t>
        </w:r>
      </w:ins>
      <w:r w:rsidR="00C453D4" w:rsidRPr="00C453D4">
        <w:rPr>
          <w:rFonts w:ascii="Garamond" w:hAnsi="Garamond"/>
          <w:color w:val="000000" w:themeColor="text1"/>
        </w:rPr>
        <w:t xml:space="preserve"> </w:t>
      </w:r>
      <w:ins w:id="646" w:author="Michael Jennions" w:date="2020-09-22T09:55:00Z">
        <w:r w:rsidR="009514C9">
          <w:rPr>
            <w:rFonts w:ascii="Garamond" w:hAnsi="Garamond"/>
            <w:color w:val="000000" w:themeColor="text1"/>
          </w:rPr>
          <w:t xml:space="preserve">and ornaments </w:t>
        </w:r>
      </w:ins>
      <w:del w:id="647" w:author="Michael Jennions" w:date="2020-09-22T09:55:00Z">
        <w:r w:rsidR="00BF2812" w:rsidRPr="00C453D4" w:rsidDel="009514C9">
          <w:rPr>
            <w:rFonts w:ascii="Garamond" w:hAnsi="Garamond"/>
            <w:color w:val="000000" w:themeColor="text1"/>
          </w:rPr>
          <w:delText xml:space="preserve">and </w:delText>
        </w:r>
      </w:del>
      <w:r w:rsidR="00BF2812" w:rsidRPr="00C453D4">
        <w:rPr>
          <w:rFonts w:ascii="Garamond" w:hAnsi="Garamond"/>
          <w:color w:val="000000" w:themeColor="text1"/>
        </w:rPr>
        <w:t>attract</w:t>
      </w:r>
      <w:ins w:id="648" w:author="Michael Jennions" w:date="2020-09-22T09:55:00Z">
        <w:r w:rsidR="009514C9">
          <w:rPr>
            <w:rFonts w:ascii="Garamond" w:hAnsi="Garamond"/>
            <w:color w:val="000000" w:themeColor="text1"/>
          </w:rPr>
          <w:t xml:space="preserve">ing </w:t>
        </w:r>
      </w:ins>
      <w:del w:id="649" w:author="Michael Jennions" w:date="2020-09-22T09:55:00Z">
        <w:r w:rsidR="00BF2812" w:rsidRPr="00C453D4" w:rsidDel="009514C9">
          <w:rPr>
            <w:rFonts w:ascii="Garamond" w:hAnsi="Garamond"/>
            <w:color w:val="000000" w:themeColor="text1"/>
          </w:rPr>
          <w:delText xml:space="preserve">s </w:delText>
        </w:r>
      </w:del>
      <w:r w:rsidR="00BF2812" w:rsidRPr="00C453D4">
        <w:rPr>
          <w:rFonts w:ascii="Garamond" w:hAnsi="Garamond"/>
          <w:color w:val="000000" w:themeColor="text1"/>
        </w:rPr>
        <w:t xml:space="preserve">predators </w:t>
      </w:r>
      <w:r w:rsidR="00A71A50" w:rsidRPr="00C453D4">
        <w:rPr>
          <w:rFonts w:ascii="Garamond" w:hAnsi="Garamond"/>
          <w:color w:val="000000" w:themeColor="text1"/>
        </w:rPr>
        <w:fldChar w:fldCharType="begin" w:fldLock="1"/>
      </w:r>
      <w:r w:rsidR="00C453D4" w:rsidRPr="00C453D4">
        <w:rPr>
          <w:rFonts w:ascii="Garamond" w:hAnsi="Garamond"/>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&lt;i&gt;et al.&lt;/i&gt; 2011)","manualFormatting":"(e.g. male guppy colouration: Gordon et al. 2011)","plainTextFormattedCitation":"(Gordon et al. 2011)","previouslyFormattedCitation":"(Gordon &lt;i&gt;et al.&lt;/i&gt; 2011)"},"properties":{"noteIndex":0},"schema":"https://github.com/citation-style-language/schema/raw/master/csl-citation.json"}</w:instrText>
      </w:r>
      <w:r w:rsidR="00A71A50" w:rsidRPr="00C453D4">
        <w:rPr>
          <w:rFonts w:ascii="Garamond" w:hAnsi="Garamond"/>
          <w:color w:val="000000" w:themeColor="text1"/>
        </w:rPr>
        <w:fldChar w:fldCharType="separate"/>
      </w:r>
      <w:r w:rsidR="00A71A50" w:rsidRPr="00C453D4">
        <w:rPr>
          <w:rFonts w:ascii="Garamond" w:hAnsi="Garamond"/>
          <w:noProof/>
          <w:color w:val="000000" w:themeColor="text1"/>
        </w:rPr>
        <w:t xml:space="preserve">(e.g. male guppy colouration: </w:t>
      </w:r>
      <w:r w:rsidR="00A71A50" w:rsidRPr="00703655">
        <w:rPr>
          <w:rFonts w:ascii="Garamond" w:hAnsi="Garamond"/>
          <w:noProof/>
          <w:color w:val="000000" w:themeColor="text1"/>
          <w:highlight w:val="cyan"/>
          <w:rPrChange w:id="650" w:author="Michael Jennions" w:date="2020-09-22T13:47:00Z">
            <w:rPr>
              <w:rFonts w:ascii="Garamond" w:hAnsi="Garamond"/>
              <w:noProof/>
              <w:color w:val="000000" w:themeColor="text1"/>
            </w:rPr>
          </w:rPrChange>
        </w:rPr>
        <w:t xml:space="preserve">Gordon </w:t>
      </w:r>
      <w:r w:rsidR="00A71A50" w:rsidRPr="00703655">
        <w:rPr>
          <w:rFonts w:ascii="Garamond" w:hAnsi="Garamond"/>
          <w:i/>
          <w:noProof/>
          <w:color w:val="000000" w:themeColor="text1"/>
          <w:highlight w:val="cyan"/>
          <w:rPrChange w:id="651" w:author="Michael Jennions" w:date="2020-09-22T13:47:00Z">
            <w:rPr>
              <w:rFonts w:ascii="Garamond" w:hAnsi="Garamond"/>
              <w:i/>
              <w:noProof/>
              <w:color w:val="000000" w:themeColor="text1"/>
            </w:rPr>
          </w:rPrChange>
        </w:rPr>
        <w:t>et al.</w:t>
      </w:r>
      <w:r w:rsidR="00A71A50" w:rsidRPr="00703655">
        <w:rPr>
          <w:rFonts w:ascii="Garamond" w:hAnsi="Garamond"/>
          <w:noProof/>
          <w:color w:val="000000" w:themeColor="text1"/>
          <w:highlight w:val="cyan"/>
          <w:rPrChange w:id="652" w:author="Michael Jennions" w:date="2020-09-22T13:47:00Z">
            <w:rPr>
              <w:rFonts w:ascii="Garamond" w:hAnsi="Garamond"/>
              <w:noProof/>
              <w:color w:val="000000" w:themeColor="text1"/>
            </w:rPr>
          </w:rPrChange>
        </w:rPr>
        <w:t xml:space="preserve"> 2011)</w:t>
      </w:r>
      <w:r w:rsidR="00A71A50" w:rsidRPr="00C453D4">
        <w:rPr>
          <w:rFonts w:ascii="Garamond" w:hAnsi="Garamond"/>
          <w:color w:val="000000" w:themeColor="text1"/>
        </w:rPr>
        <w:fldChar w:fldCharType="end"/>
      </w:r>
      <w:r w:rsidR="0016628D" w:rsidRPr="00C453D4">
        <w:rPr>
          <w:rFonts w:ascii="Garamond" w:hAnsi="Garamond"/>
          <w:color w:val="000000" w:themeColor="text1"/>
        </w:rPr>
        <w:t>.</w:t>
      </w:r>
      <w:ins w:id="653" w:author="Michael Jennions" w:date="2020-09-22T10:10:00Z">
        <w:r w:rsidR="00A93DC5">
          <w:rPr>
            <w:rFonts w:ascii="Garamond" w:hAnsi="Garamond"/>
            <w:color w:val="000000" w:themeColor="text1"/>
          </w:rPr>
          <w:t xml:space="preserve"> </w:t>
        </w:r>
      </w:ins>
      <w:ins w:id="654" w:author="Michael Jennions" w:date="2020-09-22T10:24:00Z">
        <w:r w:rsidR="00E47596">
          <w:rPr>
            <w:rFonts w:ascii="Garamond" w:hAnsi="Garamond"/>
            <w:color w:val="000000" w:themeColor="text1"/>
          </w:rPr>
          <w:t xml:space="preserve">Lower life </w:t>
        </w:r>
      </w:ins>
      <w:commentRangeEnd w:id="617"/>
      <w:ins w:id="655" w:author="Michael Jennions" w:date="2020-09-22T13:47:00Z">
        <w:r w:rsidR="00703655">
          <w:rPr>
            <w:rStyle w:val="CommentReference"/>
          </w:rPr>
          <w:commentReference w:id="617"/>
        </w:r>
      </w:ins>
      <w:ins w:id="656" w:author="Michael Jennions" w:date="2020-09-22T10:24:00Z">
        <w:r w:rsidR="00E47596">
          <w:rPr>
            <w:rFonts w:ascii="Garamond" w:hAnsi="Garamond"/>
            <w:color w:val="000000" w:themeColor="text1"/>
          </w:rPr>
          <w:t>expectancy, i</w:t>
        </w:r>
      </w:ins>
      <w:ins w:id="657" w:author="Michael Jennions" w:date="2020-09-22T10:10:00Z">
        <w:r w:rsidR="00A93DC5">
          <w:rPr>
            <w:rFonts w:ascii="Garamond" w:hAnsi="Garamond"/>
            <w:color w:val="000000" w:themeColor="text1"/>
          </w:rPr>
          <w:t>n conjunction with condition-dependent trait expression</w:t>
        </w:r>
      </w:ins>
      <w:ins w:id="658" w:author="Michael Jennions" w:date="2020-09-22T10:24:00Z">
        <w:r w:rsidR="00E47596">
          <w:rPr>
            <w:rFonts w:ascii="Garamond" w:hAnsi="Garamond"/>
            <w:color w:val="000000" w:themeColor="text1"/>
          </w:rPr>
          <w:t xml:space="preserve">, </w:t>
        </w:r>
      </w:ins>
      <w:ins w:id="659" w:author="Michael Jennions" w:date="2020-09-22T10:10:00Z">
        <w:r w:rsidR="00A93DC5">
          <w:rPr>
            <w:rFonts w:ascii="Garamond" w:hAnsi="Garamond"/>
            <w:color w:val="000000" w:themeColor="text1"/>
          </w:rPr>
          <w:t xml:space="preserve">could led to greater </w:t>
        </w:r>
      </w:ins>
      <w:ins w:id="660" w:author="Michael Jennions" w:date="2020-09-22T10:11:00Z">
        <w:r w:rsidR="00A93DC5" w:rsidRPr="007E3B63">
          <w:rPr>
            <w:rFonts w:ascii="Garamond" w:hAnsi="Garamond"/>
            <w:color w:val="000000" w:themeColor="text1"/>
          </w:rPr>
          <w:t>phenotypic variation among males than females.</w:t>
        </w:r>
      </w:ins>
    </w:p>
    <w:p w14:paraId="55FEBE02" w14:textId="473CDAF2" w:rsidR="00665F28" w:rsidRPr="005E3467" w:rsidDel="00017DBD" w:rsidRDefault="0016628D">
      <w:pPr>
        <w:ind w:firstLine="360"/>
        <w:rPr>
          <w:del w:id="661" w:author="Michael Jennions" w:date="2020-09-22T09:56:00Z"/>
          <w:rFonts w:ascii="Garamond" w:hAnsi="Garamond"/>
          <w:color w:val="000000" w:themeColor="text1"/>
        </w:rPr>
      </w:pPr>
      <w:r w:rsidRPr="00C453D4">
        <w:rPr>
          <w:rFonts w:ascii="Garamond" w:hAnsi="Garamond"/>
          <w:color w:val="000000" w:themeColor="text1"/>
        </w:rPr>
        <w:t xml:space="preserve"> </w:t>
      </w:r>
      <w:del w:id="662" w:author="Michael Jennions" w:date="2020-09-22T09:56:00Z">
        <w:r w:rsidRPr="00C453D4" w:rsidDel="00017DBD">
          <w:rPr>
            <w:rFonts w:ascii="Garamond" w:hAnsi="Garamond"/>
            <w:color w:val="000000" w:themeColor="text1"/>
          </w:rPr>
          <w:delText>This sou</w:delText>
        </w:r>
        <w:r w:rsidRPr="007E3B63" w:rsidDel="00017DBD">
          <w:rPr>
            <w:rFonts w:ascii="Garamond" w:hAnsi="Garamond"/>
            <w:color w:val="000000" w:themeColor="text1"/>
          </w:rPr>
          <w:delText xml:space="preserve">rce of variation is further exacerbated if males vary in the costs that sexually selected traits impose depending on </w:delText>
        </w:r>
      </w:del>
      <w:del w:id="663" w:author="Michael Jennions" w:date="2020-09-21T22:56:00Z">
        <w:r w:rsidRPr="007E3B63" w:rsidDel="00AF3A43">
          <w:rPr>
            <w:rFonts w:ascii="Garamond" w:hAnsi="Garamond"/>
            <w:color w:val="000000" w:themeColor="text1"/>
          </w:rPr>
          <w:delText xml:space="preserve">the </w:delText>
        </w:r>
      </w:del>
      <w:del w:id="664" w:author="Michael Jennions" w:date="2020-09-22T09:56:00Z">
        <w:r w:rsidRPr="007E3B63" w:rsidDel="00017DBD">
          <w:rPr>
            <w:rFonts w:ascii="Garamond" w:hAnsi="Garamond"/>
            <w:color w:val="000000" w:themeColor="text1"/>
          </w:rPr>
          <w:delText>males</w:delText>
        </w:r>
      </w:del>
      <w:del w:id="665" w:author="Michael Jennions" w:date="2020-09-21T22:56:00Z">
        <w:r w:rsidR="003809AD" w:rsidDel="00AF3A43">
          <w:rPr>
            <w:rFonts w:ascii="Garamond" w:hAnsi="Garamond"/>
            <w:color w:val="000000" w:themeColor="text1"/>
          </w:rPr>
          <w:delText>’</w:delText>
        </w:r>
      </w:del>
      <w:del w:id="666" w:author="Michael Jennions" w:date="2020-09-22T09:56:00Z">
        <w:r w:rsidRPr="007E3B63" w:rsidDel="00017DBD">
          <w:rPr>
            <w:rFonts w:ascii="Garamond" w:hAnsi="Garamond"/>
            <w:color w:val="000000" w:themeColor="text1"/>
          </w:rPr>
          <w:delText xml:space="preserve"> underlying condition.</w:delText>
        </w:r>
        <w:r w:rsidR="00710ADA" w:rsidDel="00017DBD">
          <w:rPr>
            <w:rFonts w:ascii="Garamond" w:hAnsi="Garamond"/>
            <w:color w:val="000000" w:themeColor="text1"/>
          </w:rPr>
          <w:delText xml:space="preserve"> </w:delText>
        </w:r>
      </w:del>
    </w:p>
    <w:p w14:paraId="35AE1074" w14:textId="0D6132F8" w:rsidR="00D94780" w:rsidRPr="007E3B63" w:rsidRDefault="00D94780" w:rsidP="00D81EA8">
      <w:pPr>
        <w:ind w:firstLine="360"/>
        <w:rPr>
          <w:rFonts w:ascii="Garamond" w:hAnsi="Garamond"/>
          <w:color w:val="000000" w:themeColor="text1"/>
        </w:rPr>
      </w:pPr>
    </w:p>
    <w:p w14:paraId="7F53824A" w14:textId="5CD6B568" w:rsidR="009E6462" w:rsidRPr="007E3B63" w:rsidRDefault="00D94780" w:rsidP="009E6462">
      <w:pPr>
        <w:ind w:firstLine="360"/>
        <w:rPr>
          <w:rFonts w:ascii="Garamond" w:hAnsi="Garamond"/>
          <w:color w:val="000000" w:themeColor="text1"/>
        </w:rPr>
      </w:pPr>
      <w:r w:rsidRPr="007E3B63">
        <w:rPr>
          <w:rFonts w:ascii="Garamond" w:hAnsi="Garamond"/>
          <w:color w:val="000000" w:themeColor="text1"/>
        </w:rPr>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w:t>
      </w:r>
      <w:del w:id="667" w:author="Michael Jennions" w:date="2020-09-22T10:11:00Z">
        <w:r w:rsidR="009E6462" w:rsidDel="00A93DC5">
          <w:rPr>
            <w:rFonts w:ascii="Garamond" w:hAnsi="Garamond"/>
            <w:color w:val="000000" w:themeColor="text1"/>
          </w:rPr>
          <w:delText>distinct</w:delText>
        </w:r>
        <w:r w:rsidR="00C23EFA" w:rsidDel="00A93DC5">
          <w:rPr>
            <w:rFonts w:ascii="Garamond" w:hAnsi="Garamond"/>
            <w:color w:val="000000" w:themeColor="text1"/>
          </w:rPr>
          <w:delText xml:space="preserve"> </w:delText>
        </w:r>
      </w:del>
      <w:r w:rsidR="00C23EFA">
        <w:rPr>
          <w:rFonts w:ascii="Garamond" w:hAnsi="Garamond"/>
          <w:color w:val="000000" w:themeColor="text1"/>
        </w:rPr>
        <w:t xml:space="preserve">genetic and developmental pathways </w:t>
      </w:r>
      <w:del w:id="668" w:author="Michael Jennions" w:date="2020-09-21T23:03:00Z">
        <w:r w:rsidR="00C23EFA" w:rsidDel="00AF2CE0">
          <w:rPr>
            <w:rFonts w:ascii="Garamond" w:hAnsi="Garamond"/>
            <w:color w:val="000000" w:themeColor="text1"/>
          </w:rPr>
          <w:delText>resulting from</w:delText>
        </w:r>
      </w:del>
      <w:ins w:id="669" w:author="Michael Jennions" w:date="2020-09-21T23:03:00Z">
        <w:r w:rsidR="00AF2CE0">
          <w:rPr>
            <w:rFonts w:ascii="Garamond" w:hAnsi="Garamond"/>
            <w:color w:val="000000" w:themeColor="text1"/>
          </w:rPr>
          <w:t>associated with</w:t>
        </w:r>
      </w:ins>
      <w:r w:rsidR="00C23EFA">
        <w:rPr>
          <w:rFonts w:ascii="Garamond" w:hAnsi="Garamond"/>
          <w:color w:val="000000" w:themeColor="text1"/>
        </w:rPr>
        <w:t xml:space="preserve"> </w:t>
      </w:r>
      <w:del w:id="670" w:author="Michael Jennions" w:date="2020-09-21T23:03:00Z">
        <w:r w:rsidR="00C23EFA" w:rsidDel="00AF2CE0">
          <w:rPr>
            <w:rFonts w:ascii="Garamond" w:hAnsi="Garamond"/>
            <w:color w:val="000000" w:themeColor="text1"/>
          </w:rPr>
          <w:delText xml:space="preserve">different </w:delText>
        </w:r>
      </w:del>
      <w:r w:rsidR="00C23EFA">
        <w:rPr>
          <w:rFonts w:ascii="Garamond" w:hAnsi="Garamond"/>
          <w:color w:val="000000" w:themeColor="text1"/>
        </w:rPr>
        <w:t xml:space="preserve">sex determination </w:t>
      </w:r>
      <w:r w:rsidRPr="007E3B63">
        <w:rPr>
          <w:rFonts w:ascii="Garamond" w:hAnsi="Garamond"/>
          <w:color w:val="000000" w:themeColor="text1"/>
        </w:rPr>
        <w:t>mechanism</w:t>
      </w:r>
      <w:r w:rsidR="00C23EFA">
        <w:rPr>
          <w:rFonts w:ascii="Garamond" w:hAnsi="Garamond"/>
          <w:color w:val="000000" w:themeColor="text1"/>
        </w:rPr>
        <w:t>s</w:t>
      </w:r>
      <w:r w:rsidRPr="007E3B63">
        <w:rPr>
          <w:rFonts w:ascii="Garamond" w:hAnsi="Garamond"/>
          <w:color w:val="000000" w:themeColor="text1"/>
        </w:rPr>
        <w:t xml:space="preserve">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w:t>
      </w:r>
      <w:del w:id="671" w:author="Michael Jennions" w:date="2020-09-22T10:11:00Z">
        <w:r w:rsidRPr="007E3B63" w:rsidDel="00A93DC5">
          <w:rPr>
            <w:rFonts w:ascii="Garamond" w:hAnsi="Garamond"/>
            <w:color w:val="000000" w:themeColor="text1"/>
          </w:rPr>
          <w:delText xml:space="preserve">only </w:delText>
        </w:r>
      </w:del>
      <w:r w:rsidRPr="007E3B63">
        <w:rPr>
          <w:rFonts w:ascii="Garamond" w:hAnsi="Garamond"/>
          <w:color w:val="000000" w:themeColor="text1"/>
        </w:rPr>
        <w:t>have one</w:t>
      </w:r>
      <w:r w:rsidR="00CC7838" w:rsidRPr="007E3B63">
        <w:rPr>
          <w:rFonts w:ascii="Garamond" w:hAnsi="Garamond"/>
          <w:color w:val="000000" w:themeColor="text1"/>
        </w:rPr>
        <w:t xml:space="preserve">. </w:t>
      </w:r>
      <w:r w:rsidRPr="007E3B63">
        <w:rPr>
          <w:rFonts w:ascii="Garamond" w:hAnsi="Garamond"/>
          <w:color w:val="000000" w:themeColor="text1"/>
        </w:rPr>
        <w:t>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he phenotypic effects of genes on the X chromosome are averaged across their expression on both chromosomes</w:t>
      </w:r>
      <w:ins w:id="672" w:author="Michael Jennions" w:date="2020-09-22T10:24:00Z">
        <w:r w:rsidR="00E47596">
          <w:rPr>
            <w:rFonts w:ascii="Garamond" w:hAnsi="Garamond"/>
            <w:color w:val="000000" w:themeColor="text1"/>
          </w:rPr>
          <w:t xml:space="preserve">, </w:t>
        </w:r>
      </w:ins>
      <w:del w:id="673" w:author="Michael Jennions" w:date="2020-09-22T10:24:00Z">
        <w:r w:rsidRPr="007E3B63" w:rsidDel="00E47596">
          <w:rPr>
            <w:rFonts w:ascii="Garamond" w:hAnsi="Garamond"/>
            <w:color w:val="000000" w:themeColor="text1"/>
          </w:rPr>
          <w:delText xml:space="preserve">. Averaging occurs </w:delText>
        </w:r>
      </w:del>
      <w:r w:rsidRPr="007E3B63">
        <w:rPr>
          <w:rFonts w:ascii="Garamond" w:hAnsi="Garamond"/>
          <w:color w:val="000000" w:themeColor="text1"/>
        </w:rPr>
        <w:t xml:space="preserve">either through epigenetic inactivation of different regions of maternally and paternally inherited X chromosomes </w:t>
      </w:r>
      <w:r w:rsidRPr="00703655">
        <w:rPr>
          <w:rFonts w:ascii="Garamond" w:hAnsi="Garamond"/>
          <w:color w:val="000000" w:themeColor="text1"/>
          <w:highlight w:val="cyan"/>
          <w:rPrChange w:id="674" w:author="Michael Jennions" w:date="2020-09-22T13:48:00Z">
            <w:rPr>
              <w:rFonts w:ascii="Garamond" w:hAnsi="Garamond"/>
              <w:color w:val="000000" w:themeColor="text1"/>
            </w:rPr>
          </w:rPrChange>
        </w:rPr>
        <w:fldChar w:fldCharType="begin" w:fldLock="1"/>
      </w:r>
      <w:r w:rsidRPr="00703655">
        <w:rPr>
          <w:rFonts w:ascii="Garamond" w:hAnsi="Garamond"/>
          <w:color w:val="000000" w:themeColor="text1"/>
          <w:highlight w:val="cyan"/>
          <w:rPrChange w:id="675" w:author="Michael Jennions" w:date="2020-09-22T13:48:00Z">
            <w:rPr>
              <w:rFonts w:ascii="Garamond" w:hAnsi="Garamond"/>
              <w:color w:val="000000" w:themeColor="text1"/>
            </w:rPr>
          </w:rPrChange>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03655">
        <w:rPr>
          <w:rFonts w:ascii="Garamond" w:hAnsi="Garamond"/>
          <w:color w:val="000000" w:themeColor="text1"/>
          <w:highlight w:val="cyan"/>
          <w:rPrChange w:id="676" w:author="Michael Jennions" w:date="2020-09-22T13:48:00Z">
            <w:rPr>
              <w:rFonts w:ascii="Garamond" w:hAnsi="Garamond"/>
              <w:color w:val="000000" w:themeColor="text1"/>
            </w:rPr>
          </w:rPrChange>
        </w:rPr>
        <w:fldChar w:fldCharType="separate"/>
      </w:r>
      <w:r w:rsidRPr="00703655">
        <w:rPr>
          <w:rFonts w:ascii="Garamond" w:hAnsi="Garamond"/>
          <w:noProof/>
          <w:color w:val="000000" w:themeColor="text1"/>
          <w:highlight w:val="cyan"/>
          <w:rPrChange w:id="677" w:author="Michael Jennions" w:date="2020-09-22T13:48:00Z">
            <w:rPr>
              <w:rFonts w:ascii="Garamond" w:hAnsi="Garamond"/>
              <w:noProof/>
              <w:color w:val="000000" w:themeColor="text1"/>
            </w:rPr>
          </w:rPrChange>
        </w:rPr>
        <w:t xml:space="preserve">(Amos-Landgraf </w:t>
      </w:r>
      <w:r w:rsidRPr="00703655">
        <w:rPr>
          <w:rFonts w:ascii="Garamond" w:hAnsi="Garamond"/>
          <w:i/>
          <w:noProof/>
          <w:color w:val="000000" w:themeColor="text1"/>
          <w:highlight w:val="cyan"/>
          <w:rPrChange w:id="678" w:author="Michael Jennions" w:date="2020-09-22T13:48:00Z">
            <w:rPr>
              <w:rFonts w:ascii="Garamond" w:hAnsi="Garamond"/>
              <w:i/>
              <w:noProof/>
              <w:color w:val="000000" w:themeColor="text1"/>
            </w:rPr>
          </w:rPrChange>
        </w:rPr>
        <w:t>et al.</w:t>
      </w:r>
      <w:r w:rsidRPr="00703655">
        <w:rPr>
          <w:rFonts w:ascii="Garamond" w:hAnsi="Garamond"/>
          <w:noProof/>
          <w:color w:val="000000" w:themeColor="text1"/>
          <w:highlight w:val="cyan"/>
          <w:rPrChange w:id="679" w:author="Michael Jennions" w:date="2020-09-22T13:48:00Z">
            <w:rPr>
              <w:rFonts w:ascii="Garamond" w:hAnsi="Garamond"/>
              <w:noProof/>
              <w:color w:val="000000" w:themeColor="text1"/>
            </w:rPr>
          </w:rPrChange>
        </w:rPr>
        <w:t xml:space="preserve"> 2006)</w:t>
      </w:r>
      <w:r w:rsidRPr="00703655">
        <w:rPr>
          <w:rFonts w:ascii="Garamond" w:hAnsi="Garamond"/>
          <w:color w:val="000000" w:themeColor="text1"/>
          <w:highlight w:val="cyan"/>
          <w:rPrChange w:id="680" w:author="Michael Jennions" w:date="2020-09-22T13:48:00Z">
            <w:rPr>
              <w:rFonts w:ascii="Garamond" w:hAnsi="Garamond"/>
              <w:color w:val="000000" w:themeColor="text1"/>
            </w:rPr>
          </w:rPrChange>
        </w:rPr>
        <w:fldChar w:fldCharType="end"/>
      </w:r>
      <w:r w:rsidRPr="00703655">
        <w:rPr>
          <w:rFonts w:ascii="Garamond" w:hAnsi="Garamond"/>
          <w:color w:val="000000" w:themeColor="text1"/>
          <w:highlight w:val="cyan"/>
          <w:rPrChange w:id="681" w:author="Michael Jennions" w:date="2020-09-22T13:48:00Z">
            <w:rPr>
              <w:rFonts w:ascii="Garamond" w:hAnsi="Garamond"/>
              <w:color w:val="000000" w:themeColor="text1"/>
            </w:rPr>
          </w:rPrChange>
        </w:rPr>
        <w:t xml:space="preserve">, or </w:t>
      </w:r>
      <w:del w:id="682" w:author="Michael Jennions" w:date="2020-09-22T10:25:00Z">
        <w:r w:rsidRPr="00703655" w:rsidDel="00E47596">
          <w:rPr>
            <w:rFonts w:ascii="Garamond" w:hAnsi="Garamond"/>
            <w:color w:val="000000" w:themeColor="text1"/>
            <w:highlight w:val="cyan"/>
            <w:rPrChange w:id="683" w:author="Michael Jennions" w:date="2020-09-22T13:48:00Z">
              <w:rPr>
                <w:rFonts w:ascii="Garamond" w:hAnsi="Garamond"/>
                <w:color w:val="000000" w:themeColor="text1"/>
              </w:rPr>
            </w:rPrChange>
          </w:rPr>
          <w:delText>through mosaicism where</w:delText>
        </w:r>
      </w:del>
      <w:r w:rsidR="00403519" w:rsidRPr="00703655">
        <w:rPr>
          <w:rFonts w:ascii="Garamond" w:hAnsi="Garamond"/>
          <w:color w:val="000000" w:themeColor="text1"/>
          <w:highlight w:val="cyan"/>
          <w:rPrChange w:id="684" w:author="Michael Jennions" w:date="2020-09-22T13:48:00Z">
            <w:rPr>
              <w:rFonts w:ascii="Garamond" w:hAnsi="Garamond"/>
              <w:color w:val="000000" w:themeColor="text1"/>
            </w:rPr>
          </w:rPrChange>
        </w:rPr>
        <w:t>by</w:t>
      </w:r>
      <w:r w:rsidRPr="00703655">
        <w:rPr>
          <w:rFonts w:ascii="Garamond" w:hAnsi="Garamond"/>
          <w:color w:val="000000" w:themeColor="text1"/>
          <w:highlight w:val="cyan"/>
          <w:rPrChange w:id="685" w:author="Michael Jennions" w:date="2020-09-22T13:48:00Z">
            <w:rPr>
              <w:rFonts w:ascii="Garamond" w:hAnsi="Garamond"/>
              <w:color w:val="000000" w:themeColor="text1"/>
            </w:rPr>
          </w:rPrChange>
        </w:rPr>
        <w:t xml:space="preserve"> </w:t>
      </w:r>
      <w:ins w:id="686" w:author="Michael Jennions" w:date="2020-09-22T10:25:00Z">
        <w:r w:rsidR="00E47596" w:rsidRPr="00703655">
          <w:rPr>
            <w:rFonts w:ascii="Garamond" w:hAnsi="Garamond"/>
            <w:color w:val="000000" w:themeColor="text1"/>
            <w:highlight w:val="cyan"/>
            <w:rPrChange w:id="687" w:author="Michael Jennions" w:date="2020-09-22T13:48:00Z">
              <w:rPr>
                <w:rFonts w:ascii="Garamond" w:hAnsi="Garamond"/>
                <w:color w:val="000000" w:themeColor="text1"/>
              </w:rPr>
            </w:rPrChange>
          </w:rPr>
          <w:t xml:space="preserve">the expression of </w:t>
        </w:r>
      </w:ins>
      <w:r w:rsidRPr="00703655">
        <w:rPr>
          <w:rFonts w:ascii="Garamond" w:hAnsi="Garamond"/>
          <w:color w:val="000000" w:themeColor="text1"/>
          <w:highlight w:val="cyan"/>
          <w:rPrChange w:id="688" w:author="Michael Jennions" w:date="2020-09-22T13:48:00Z">
            <w:rPr>
              <w:rFonts w:ascii="Garamond" w:hAnsi="Garamond"/>
              <w:color w:val="000000" w:themeColor="text1"/>
            </w:rPr>
          </w:rPrChange>
        </w:rPr>
        <w:t>a single</w:t>
      </w:r>
      <w:r w:rsidR="00930587" w:rsidRPr="00703655">
        <w:rPr>
          <w:rFonts w:ascii="Garamond" w:hAnsi="Garamond"/>
          <w:color w:val="000000" w:themeColor="text1"/>
          <w:highlight w:val="cyan"/>
          <w:rPrChange w:id="689" w:author="Michael Jennions" w:date="2020-09-22T13:48:00Z">
            <w:rPr>
              <w:rFonts w:ascii="Garamond" w:hAnsi="Garamond"/>
              <w:color w:val="000000" w:themeColor="text1"/>
            </w:rPr>
          </w:rPrChange>
        </w:rPr>
        <w:t xml:space="preserve"> </w:t>
      </w:r>
      <w:r w:rsidRPr="00703655">
        <w:rPr>
          <w:rFonts w:ascii="Garamond" w:hAnsi="Garamond"/>
          <w:color w:val="000000" w:themeColor="text1"/>
          <w:highlight w:val="cyan"/>
          <w:rPrChange w:id="690" w:author="Michael Jennions" w:date="2020-09-22T13:48:00Z">
            <w:rPr>
              <w:rFonts w:ascii="Garamond" w:hAnsi="Garamond"/>
              <w:color w:val="000000" w:themeColor="text1"/>
            </w:rPr>
          </w:rPrChange>
        </w:rPr>
        <w:t xml:space="preserve">X chromosome per cell </w:t>
      </w:r>
      <w:del w:id="691" w:author="Michael Jennions" w:date="2020-09-22T10:25:00Z">
        <w:r w:rsidRPr="00703655" w:rsidDel="00E47596">
          <w:rPr>
            <w:rFonts w:ascii="Garamond" w:hAnsi="Garamond"/>
            <w:color w:val="000000" w:themeColor="text1"/>
            <w:highlight w:val="cyan"/>
            <w:rPrChange w:id="692" w:author="Michael Jennions" w:date="2020-09-22T13:48:00Z">
              <w:rPr>
                <w:rFonts w:ascii="Garamond" w:hAnsi="Garamond"/>
                <w:color w:val="000000" w:themeColor="text1"/>
              </w:rPr>
            </w:rPrChange>
          </w:rPr>
          <w:delText xml:space="preserve">is expressed </w:delText>
        </w:r>
      </w:del>
      <w:commentRangeStart w:id="693"/>
      <w:r w:rsidRPr="00703655">
        <w:rPr>
          <w:rFonts w:ascii="Garamond" w:hAnsi="Garamond"/>
          <w:color w:val="000000" w:themeColor="text1"/>
          <w:highlight w:val="cyan"/>
          <w:rPrChange w:id="694" w:author="Michael Jennions" w:date="2020-09-22T13:48:00Z">
            <w:rPr>
              <w:rFonts w:ascii="Garamond" w:hAnsi="Garamond"/>
              <w:color w:val="000000" w:themeColor="text1"/>
            </w:rPr>
          </w:rPrChange>
        </w:rPr>
        <w:fldChar w:fldCharType="begin" w:fldLock="1"/>
      </w:r>
      <w:r w:rsidRPr="00703655">
        <w:rPr>
          <w:rFonts w:ascii="Garamond" w:hAnsi="Garamond"/>
          <w:color w:val="000000" w:themeColor="text1"/>
          <w:highlight w:val="cyan"/>
          <w:rPrChange w:id="695" w:author="Michael Jennions" w:date="2020-09-22T13:48:00Z">
            <w:rPr>
              <w:rFonts w:ascii="Garamond" w:hAnsi="Garamond"/>
              <w:color w:val="000000" w:themeColor="text1"/>
            </w:rPr>
          </w:rPrChange>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03655">
        <w:rPr>
          <w:rFonts w:ascii="Garamond" w:hAnsi="Garamond"/>
          <w:color w:val="000000" w:themeColor="text1"/>
          <w:highlight w:val="cyan"/>
          <w:rPrChange w:id="696" w:author="Michael Jennions" w:date="2020-09-22T13:48:00Z">
            <w:rPr>
              <w:rFonts w:ascii="Garamond" w:hAnsi="Garamond"/>
              <w:color w:val="000000" w:themeColor="text1"/>
            </w:rPr>
          </w:rPrChange>
        </w:rPr>
        <w:fldChar w:fldCharType="separate"/>
      </w:r>
      <w:r w:rsidRPr="00703655">
        <w:rPr>
          <w:rFonts w:ascii="Garamond" w:hAnsi="Garamond"/>
          <w:noProof/>
          <w:color w:val="000000" w:themeColor="text1"/>
          <w:highlight w:val="cyan"/>
          <w:rPrChange w:id="697" w:author="Michael Jennions" w:date="2020-09-22T13:48:00Z">
            <w:rPr>
              <w:rFonts w:ascii="Garamond" w:hAnsi="Garamond"/>
              <w:noProof/>
              <w:color w:val="000000" w:themeColor="text1"/>
            </w:rPr>
          </w:rPrChange>
        </w:rPr>
        <w:t>(Lyon 1961)</w:t>
      </w:r>
      <w:r w:rsidRPr="00703655">
        <w:rPr>
          <w:rFonts w:ascii="Garamond" w:hAnsi="Garamond"/>
          <w:color w:val="000000" w:themeColor="text1"/>
          <w:highlight w:val="cyan"/>
          <w:rPrChange w:id="698" w:author="Michael Jennions" w:date="2020-09-22T13:48:00Z">
            <w:rPr>
              <w:rFonts w:ascii="Garamond" w:hAnsi="Garamond"/>
              <w:color w:val="000000" w:themeColor="text1"/>
            </w:rPr>
          </w:rPrChange>
        </w:rPr>
        <w:fldChar w:fldCharType="end"/>
      </w:r>
      <w:commentRangeEnd w:id="693"/>
      <w:r w:rsidR="00703655">
        <w:rPr>
          <w:rStyle w:val="CommentReference"/>
        </w:rPr>
        <w:commentReference w:id="693"/>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w:t>
      </w:r>
      <w:r w:rsidR="00F4249C">
        <w:rPr>
          <w:rFonts w:ascii="Garamond" w:hAnsi="Garamond"/>
          <w:color w:val="000000" w:themeColor="text1"/>
        </w:rPr>
        <w:t>a</w:t>
      </w:r>
      <w:r w:rsidRPr="007E3B63">
        <w:rPr>
          <w:rFonts w:ascii="Garamond" w:hAnsi="Garamond"/>
          <w:color w:val="000000" w:themeColor="text1"/>
        </w:rPr>
        <w:t xml:space="preserve">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w:t>
      </w:r>
      <w:del w:id="699" w:author="Michael Jennions" w:date="2020-09-22T10:25:00Z">
        <w:r w:rsidRPr="007E3B63" w:rsidDel="00E47596">
          <w:rPr>
            <w:rFonts w:ascii="Garamond" w:hAnsi="Garamond"/>
            <w:color w:val="000000" w:themeColor="text1"/>
          </w:rPr>
          <w:delText>lead to</w:delText>
        </w:r>
      </w:del>
      <w:ins w:id="700" w:author="Michael Jennions" w:date="2020-09-22T10:25:00Z">
        <w:r w:rsidR="00E47596">
          <w:rPr>
            <w:rFonts w:ascii="Garamond" w:hAnsi="Garamond"/>
            <w:color w:val="000000" w:themeColor="text1"/>
          </w:rPr>
          <w:t>create</w:t>
        </w:r>
      </w:ins>
      <w:r w:rsidRPr="007E3B63">
        <w:rPr>
          <w:rFonts w:ascii="Garamond" w:hAnsi="Garamond"/>
          <w:color w:val="000000" w:themeColor="text1"/>
        </w:rPr>
        <w:t xml:space="preserve"> more extreme phenotypes </w:t>
      </w:r>
      <w:del w:id="701" w:author="Michael Jennions" w:date="2020-09-21T23:04:00Z">
        <w:r w:rsidR="00930587" w:rsidRPr="007E3B63" w:rsidDel="00AF2CE0">
          <w:rPr>
            <w:rFonts w:ascii="Garamond" w:hAnsi="Garamond"/>
            <w:color w:val="000000" w:themeColor="text1"/>
          </w:rPr>
          <w:delText xml:space="preserve">being </w:delText>
        </w:r>
        <w:r w:rsidR="00770FA5" w:rsidRPr="007E3B63" w:rsidDel="00AF2CE0">
          <w:rPr>
            <w:rFonts w:ascii="Garamond" w:hAnsi="Garamond"/>
            <w:color w:val="000000" w:themeColor="text1"/>
          </w:rPr>
          <w:delText>exhibited by</w:delText>
        </w:r>
      </w:del>
      <w:ins w:id="702" w:author="Michael Jennions" w:date="2020-09-21T23:04:00Z">
        <w:r w:rsidR="00AF2CE0">
          <w:rPr>
            <w:rFonts w:ascii="Garamond" w:hAnsi="Garamond"/>
            <w:color w:val="000000" w:themeColor="text1"/>
          </w:rPr>
          <w:t>in</w:t>
        </w:r>
      </w:ins>
      <w:r w:rsidR="00930587" w:rsidRPr="007E3B63">
        <w:rPr>
          <w:rFonts w:ascii="Garamond" w:hAnsi="Garamond"/>
          <w:color w:val="000000" w:themeColor="text1"/>
        </w:rPr>
        <w:t xml:space="preserve"> </w:t>
      </w:r>
      <w:r w:rsidRPr="007E3B63">
        <w:rPr>
          <w:rFonts w:ascii="Garamond" w:hAnsi="Garamond"/>
          <w:color w:val="000000" w:themeColor="text1"/>
        </w:rPr>
        <w:t xml:space="preserve">males </w:t>
      </w:r>
      <w:del w:id="703" w:author="Michael Jennions" w:date="2020-09-22T10:25:00Z">
        <w:r w:rsidRPr="007E3B63" w:rsidDel="00E47596">
          <w:rPr>
            <w:rFonts w:ascii="Garamond" w:hAnsi="Garamond"/>
            <w:color w:val="000000" w:themeColor="text1"/>
          </w:rPr>
          <w:delText xml:space="preserve">than females </w:delText>
        </w:r>
      </w:del>
      <w:r w:rsidRPr="007E3B63">
        <w:rPr>
          <w:rFonts w:ascii="Garamond" w:hAnsi="Garamond"/>
          <w:color w:val="000000" w:themeColor="text1"/>
        </w:rPr>
        <w:t xml:space="preserve">(review: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del w:id="704" w:author="Michael Jennions" w:date="2020-09-21T23:04:00Z">
        <w:r w:rsidR="00930587" w:rsidRPr="007E3B63" w:rsidDel="00AF2CE0">
          <w:rPr>
            <w:rFonts w:ascii="Garamond" w:hAnsi="Garamond"/>
            <w:color w:val="000000" w:themeColor="text1"/>
          </w:rPr>
          <w:delText xml:space="preserve">among </w:delText>
        </w:r>
      </w:del>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birds</w:t>
      </w:r>
      <w:del w:id="705" w:author="Michael Jennions" w:date="2020-09-22T10:12:00Z">
        <w:r w:rsidRPr="007E3B63" w:rsidDel="00A93DC5">
          <w:rPr>
            <w:rFonts w:ascii="Garamond" w:hAnsi="Garamond"/>
            <w:color w:val="000000" w:themeColor="text1"/>
          </w:rPr>
          <w:delText xml:space="preserve"> </w:delText>
        </w:r>
        <w:r w:rsidRPr="007E3B63" w:rsidDel="00A93DC5">
          <w:rPr>
            <w:rFonts w:ascii="Garamond" w:hAnsi="Garamond"/>
            <w:color w:val="000000" w:themeColor="text1"/>
          </w:rPr>
          <w:fldChar w:fldCharType="begin" w:fldLock="1"/>
        </w:r>
        <w:r w:rsidRPr="007E3B63" w:rsidDel="00A93DC5">
          <w:rPr>
            <w:rFonts w:ascii="Garamond" w:hAnsi="Garamond"/>
            <w:color w:val="000000" w:themeColor="text1"/>
          </w:rPr>
          <w:del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delInstrText>
        </w:r>
        <w:r w:rsidRPr="007E3B63" w:rsidDel="00A93DC5">
          <w:rPr>
            <w:rFonts w:ascii="Garamond" w:hAnsi="Garamond"/>
            <w:color w:val="000000" w:themeColor="text1"/>
          </w:rPr>
          <w:fldChar w:fldCharType="separate"/>
        </w:r>
        <w:r w:rsidRPr="007E3B63" w:rsidDel="00A93DC5">
          <w:rPr>
            <w:rFonts w:ascii="Garamond" w:hAnsi="Garamond"/>
            <w:noProof/>
            <w:color w:val="000000" w:themeColor="text1"/>
          </w:rPr>
          <w:delText>(reviewed in Graves &amp; Shetty 2001)</w:delText>
        </w:r>
        <w:r w:rsidRPr="007E3B63" w:rsidDel="00A93DC5">
          <w:rPr>
            <w:rFonts w:ascii="Garamond" w:hAnsi="Garamond"/>
            <w:color w:val="000000" w:themeColor="text1"/>
          </w:rPr>
          <w:fldChar w:fldCharType="end"/>
        </w:r>
      </w:del>
      <w:r w:rsidRPr="007E3B63">
        <w:rPr>
          <w:rFonts w:ascii="Garamond" w:hAnsi="Garamond"/>
          <w:color w:val="000000" w:themeColor="text1"/>
        </w:rPr>
        <w:t>,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 xml:space="preserve">reptiles </w:t>
      </w:r>
      <w:r w:rsidR="007A61BA">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7A61BA">
        <w:rPr>
          <w:rFonts w:ascii="Garamond" w:hAnsi="Garamond"/>
          <w:color w:val="000000" w:themeColor="text1"/>
        </w:rPr>
        <w:fldChar w:fldCharType="separate"/>
      </w:r>
      <w:r w:rsidR="007A61BA" w:rsidRPr="007A61BA">
        <w:rPr>
          <w:rFonts w:ascii="Garamond" w:hAnsi="Garamond"/>
          <w:noProof/>
          <w:color w:val="000000" w:themeColor="text1"/>
        </w:rPr>
        <w:t>(Beukeboom &amp; Perrin 2014)</w:t>
      </w:r>
      <w:r w:rsidR="007A61BA">
        <w:rPr>
          <w:rFonts w:ascii="Garamond" w:hAnsi="Garamond"/>
          <w:color w:val="000000" w:themeColor="text1"/>
        </w:rPr>
        <w:fldChar w:fldCharType="end"/>
      </w:r>
      <w:r w:rsidR="00C23EFA">
        <w:rPr>
          <w:rFonts w:ascii="Garamond" w:hAnsi="Garamond"/>
          <w:color w:val="000000" w:themeColor="text1"/>
        </w:rPr>
        <w:t xml:space="preserve">. If this </w:t>
      </w:r>
      <w:del w:id="706" w:author="Michael Jennions" w:date="2020-09-21T23:05:00Z">
        <w:r w:rsidR="00C23EFA" w:rsidDel="00AF2CE0">
          <w:rPr>
            <w:rFonts w:ascii="Garamond" w:hAnsi="Garamond"/>
            <w:color w:val="000000" w:themeColor="text1"/>
          </w:rPr>
          <w:delText xml:space="preserve">were </w:delText>
        </w:r>
      </w:del>
      <w:del w:id="707" w:author="Michael Jennions" w:date="2020-09-22T10:13:00Z">
        <w:r w:rsidR="00C23EFA" w:rsidDel="00FE7E8A">
          <w:rPr>
            <w:rFonts w:ascii="Garamond" w:hAnsi="Garamond"/>
            <w:color w:val="000000" w:themeColor="text1"/>
          </w:rPr>
          <w:delText xml:space="preserve">a major </w:delText>
        </w:r>
      </w:del>
      <w:r w:rsidR="00C23EFA">
        <w:rPr>
          <w:rFonts w:ascii="Garamond" w:hAnsi="Garamond"/>
          <w:color w:val="000000" w:themeColor="text1"/>
        </w:rPr>
        <w:t>mechanism driv</w:t>
      </w:r>
      <w:ins w:id="708" w:author="Michael Jennions" w:date="2020-09-22T10:13:00Z">
        <w:r w:rsidR="00FE7E8A">
          <w:rPr>
            <w:rFonts w:ascii="Garamond" w:hAnsi="Garamond"/>
            <w:color w:val="000000" w:themeColor="text1"/>
          </w:rPr>
          <w:t>es</w:t>
        </w:r>
      </w:ins>
      <w:del w:id="709" w:author="Michael Jennions" w:date="2020-09-22T10:13:00Z">
        <w:r w:rsidR="00C23EFA" w:rsidDel="00FE7E8A">
          <w:rPr>
            <w:rFonts w:ascii="Garamond" w:hAnsi="Garamond"/>
            <w:color w:val="000000" w:themeColor="text1"/>
          </w:rPr>
          <w:delText>ing</w:delText>
        </w:r>
      </w:del>
      <w:r w:rsidR="00C23EFA">
        <w:rPr>
          <w:rFonts w:ascii="Garamond" w:hAnsi="Garamond"/>
          <w:color w:val="000000" w:themeColor="text1"/>
        </w:rPr>
        <w:t xml:space="preserve"> </w:t>
      </w:r>
      <w:ins w:id="710" w:author="Michael Jennions" w:date="2020-09-21T23:05:00Z">
        <w:r w:rsidR="00AF2CE0">
          <w:rPr>
            <w:rFonts w:ascii="Garamond" w:hAnsi="Garamond"/>
            <w:color w:val="000000" w:themeColor="text1"/>
          </w:rPr>
          <w:t xml:space="preserve">sex </w:t>
        </w:r>
      </w:ins>
      <w:r w:rsidR="00C23EFA">
        <w:rPr>
          <w:rFonts w:ascii="Garamond" w:hAnsi="Garamond"/>
          <w:color w:val="000000" w:themeColor="text1"/>
        </w:rPr>
        <w:t xml:space="preserve">differences in variability </w:t>
      </w:r>
      <w:del w:id="711" w:author="Michael Jennions" w:date="2020-09-21T23:05:00Z">
        <w:r w:rsidR="00C23EFA" w:rsidDel="00AF2CE0">
          <w:rPr>
            <w:rFonts w:ascii="Garamond" w:hAnsi="Garamond"/>
            <w:color w:val="000000" w:themeColor="text1"/>
          </w:rPr>
          <w:delText xml:space="preserve">within the sexes </w:delText>
        </w:r>
      </w:del>
      <w:r w:rsidR="00C23EFA">
        <w:rPr>
          <w:rFonts w:ascii="Garamond" w:hAnsi="Garamond"/>
          <w:color w:val="000000" w:themeColor="text1"/>
        </w:rPr>
        <w:t xml:space="preserve">then </w:t>
      </w:r>
      <w:del w:id="712" w:author="Michael Jennions" w:date="2020-09-22T10:26:00Z">
        <w:r w:rsidR="00C23EFA" w:rsidDel="006B4596">
          <w:rPr>
            <w:rFonts w:ascii="Garamond" w:hAnsi="Garamond"/>
            <w:color w:val="000000" w:themeColor="text1"/>
          </w:rPr>
          <w:delText xml:space="preserve">these </w:delText>
        </w:r>
      </w:del>
      <w:ins w:id="713" w:author="Michael Jennions" w:date="2020-09-22T10:26:00Z">
        <w:r w:rsidR="006B4596">
          <w:rPr>
            <w:rFonts w:ascii="Garamond" w:hAnsi="Garamond"/>
            <w:color w:val="000000" w:themeColor="text1"/>
          </w:rPr>
          <w:t xml:space="preserve">female heterogametic </w:t>
        </w:r>
      </w:ins>
      <w:r w:rsidR="00C23EFA">
        <w:rPr>
          <w:rFonts w:ascii="Garamond" w:hAnsi="Garamond"/>
          <w:color w:val="000000" w:themeColor="text1"/>
        </w:rPr>
        <w:t xml:space="preserve">taxa </w:t>
      </w:r>
      <w:del w:id="714" w:author="Michael Jennions" w:date="2020-09-22T10:13:00Z">
        <w:r w:rsidR="00C23EFA" w:rsidDel="00FE7E8A">
          <w:rPr>
            <w:rFonts w:ascii="Garamond" w:hAnsi="Garamond"/>
            <w:color w:val="000000" w:themeColor="text1"/>
          </w:rPr>
          <w:delText xml:space="preserve">would </w:delText>
        </w:r>
      </w:del>
      <w:ins w:id="715" w:author="Michael Jennions" w:date="2020-09-22T10:13:00Z">
        <w:r w:rsidR="00FE7E8A">
          <w:rPr>
            <w:rFonts w:ascii="Garamond" w:hAnsi="Garamond"/>
            <w:color w:val="000000" w:themeColor="text1"/>
          </w:rPr>
          <w:t xml:space="preserve">should </w:t>
        </w:r>
      </w:ins>
      <w:r w:rsidR="00C23EFA">
        <w:rPr>
          <w:rFonts w:ascii="Garamond" w:hAnsi="Garamond"/>
          <w:color w:val="000000" w:themeColor="text1"/>
        </w:rPr>
        <w:t xml:space="preserve">exhibit </w:t>
      </w:r>
      <w:del w:id="716" w:author="Michael Jennions" w:date="2020-09-22T10:26:00Z">
        <w:r w:rsidR="00C23EFA" w:rsidDel="006B4596">
          <w:rPr>
            <w:rFonts w:ascii="Garamond" w:hAnsi="Garamond"/>
            <w:color w:val="000000" w:themeColor="text1"/>
          </w:rPr>
          <w:delText xml:space="preserve">opposite patterns </w:delText>
        </w:r>
      </w:del>
      <w:del w:id="717" w:author="Michael Jennions" w:date="2020-09-21T23:05:00Z">
        <w:r w:rsidR="00C23EFA" w:rsidDel="00AF2CE0">
          <w:rPr>
            <w:rFonts w:ascii="Garamond" w:hAnsi="Garamond"/>
            <w:color w:val="000000" w:themeColor="text1"/>
          </w:rPr>
          <w:delText xml:space="preserve">in </w:delText>
        </w:r>
      </w:del>
      <w:ins w:id="718" w:author="Michael Jennions" w:date="2020-09-22T10:26:00Z">
        <w:r w:rsidR="006B4596">
          <w:rPr>
            <w:rFonts w:ascii="Garamond" w:hAnsi="Garamond"/>
            <w:color w:val="000000" w:themeColor="text1"/>
          </w:rPr>
          <w:t>greater</w:t>
        </w:r>
      </w:ins>
      <w:ins w:id="719" w:author="Michael Jennions" w:date="2020-09-21T23:05:00Z">
        <w:r w:rsidR="00AF2CE0">
          <w:rPr>
            <w:rFonts w:ascii="Garamond" w:hAnsi="Garamond"/>
            <w:color w:val="000000" w:themeColor="text1"/>
          </w:rPr>
          <w:t xml:space="preserve"> </w:t>
        </w:r>
      </w:ins>
      <w:r w:rsidR="00C23EFA">
        <w:rPr>
          <w:rFonts w:ascii="Garamond" w:hAnsi="Garamond"/>
          <w:color w:val="000000" w:themeColor="text1"/>
        </w:rPr>
        <w:t>trait variability</w:t>
      </w:r>
      <w:ins w:id="720" w:author="Michael Jennions" w:date="2020-09-21T23:05:00Z">
        <w:r w:rsidR="00AF2CE0">
          <w:rPr>
            <w:rFonts w:ascii="Garamond" w:hAnsi="Garamond"/>
            <w:color w:val="000000" w:themeColor="text1"/>
          </w:rPr>
          <w:t xml:space="preserve"> </w:t>
        </w:r>
      </w:ins>
      <w:ins w:id="721" w:author="Michael Jennions" w:date="2020-09-22T10:26:00Z">
        <w:r w:rsidR="006B4596">
          <w:rPr>
            <w:rFonts w:ascii="Garamond" w:hAnsi="Garamond"/>
            <w:color w:val="000000" w:themeColor="text1"/>
          </w:rPr>
          <w:t xml:space="preserve">in females </w:t>
        </w:r>
      </w:ins>
      <w:del w:id="722" w:author="Michael Jennions" w:date="2020-09-21T23:05:00Z">
        <w:r w:rsidR="009E6462" w:rsidDel="00AF2CE0">
          <w:rPr>
            <w:rFonts w:ascii="Garamond" w:hAnsi="Garamond"/>
            <w:color w:val="000000" w:themeColor="text1"/>
          </w:rPr>
          <w:delText>, as has been shown for body size</w:delText>
        </w:r>
        <w:r w:rsidR="009E6462" w:rsidRPr="007E3B63" w:rsidDel="00AF2CE0">
          <w:rPr>
            <w:rFonts w:ascii="Garamond" w:hAnsi="Garamond"/>
            <w:color w:val="000000" w:themeColor="text1"/>
          </w:rPr>
          <w:delText xml:space="preserve"> </w:delText>
        </w:r>
      </w:del>
      <w:r w:rsidR="009E6462" w:rsidRPr="007E3B63">
        <w:rPr>
          <w:rFonts w:ascii="Garamond" w:hAnsi="Garamond"/>
          <w:color w:val="000000" w:themeColor="text1"/>
        </w:rPr>
        <w:fldChar w:fldCharType="begin" w:fldLock="1"/>
      </w:r>
      <w:r w:rsidR="009E6462">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009E6462" w:rsidRPr="007E3B63">
        <w:rPr>
          <w:rFonts w:ascii="Garamond" w:hAnsi="Garamond"/>
          <w:color w:val="000000" w:themeColor="text1"/>
        </w:rPr>
        <w:fldChar w:fldCharType="separate"/>
      </w:r>
      <w:r w:rsidR="009E6462" w:rsidRPr="00CF485F">
        <w:rPr>
          <w:rFonts w:ascii="Garamond" w:hAnsi="Garamond"/>
          <w:noProof/>
          <w:color w:val="000000" w:themeColor="text1"/>
        </w:rPr>
        <w:t>(</w:t>
      </w:r>
      <w:ins w:id="723" w:author="Michael Jennions" w:date="2020-09-21T23:05:00Z">
        <w:r w:rsidR="00AF2CE0">
          <w:rPr>
            <w:rFonts w:ascii="Garamond" w:hAnsi="Garamond"/>
            <w:noProof/>
            <w:color w:val="000000" w:themeColor="text1"/>
          </w:rPr>
          <w:t>see</w:t>
        </w:r>
      </w:ins>
      <w:ins w:id="724" w:author="Michael Jennions" w:date="2020-09-21T23:06:00Z">
        <w:r w:rsidR="00AF2CE0">
          <w:rPr>
            <w:rFonts w:ascii="Garamond" w:hAnsi="Garamond"/>
            <w:noProof/>
            <w:color w:val="000000" w:themeColor="text1"/>
          </w:rPr>
          <w:t xml:space="preserve"> </w:t>
        </w:r>
      </w:ins>
      <w:r w:rsidR="009E6462" w:rsidRPr="00CF485F">
        <w:rPr>
          <w:rFonts w:ascii="Garamond" w:hAnsi="Garamond"/>
          <w:noProof/>
          <w:color w:val="000000" w:themeColor="text1"/>
        </w:rPr>
        <w:t>Reinhold &amp; Engqvist 2013)</w:t>
      </w:r>
      <w:r w:rsidR="009E6462" w:rsidRPr="007E3B63">
        <w:rPr>
          <w:rFonts w:ascii="Garamond" w:hAnsi="Garamond"/>
          <w:color w:val="000000" w:themeColor="text1"/>
        </w:rPr>
        <w:fldChar w:fldCharType="end"/>
      </w:r>
      <w:r w:rsidR="009E6462">
        <w:rPr>
          <w:rFonts w:ascii="Garamond" w:hAnsi="Garamond"/>
          <w:color w:val="000000" w:themeColor="text1"/>
        </w:rPr>
        <w:t>.</w:t>
      </w:r>
    </w:p>
    <w:p w14:paraId="74B3242A" w14:textId="77777777" w:rsidR="00817963" w:rsidRPr="007E3B63" w:rsidRDefault="00817963" w:rsidP="00817963">
      <w:pPr>
        <w:rPr>
          <w:rFonts w:ascii="Garamond" w:hAnsi="Garamond"/>
          <w:color w:val="000000" w:themeColor="text1"/>
        </w:rPr>
      </w:pPr>
    </w:p>
    <w:p w14:paraId="33DF6821" w14:textId="003460B8"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t xml:space="preserve">Based on the </w:t>
      </w:r>
      <w:ins w:id="725" w:author="Michael Jennions" w:date="2020-09-22T10:26:00Z">
        <w:r w:rsidR="00622A6C">
          <w:rPr>
            <w:rFonts w:ascii="Garamond" w:hAnsi="Garamond"/>
            <w:color w:val="000000" w:themeColor="text1"/>
          </w:rPr>
          <w:t xml:space="preserve">above </w:t>
        </w:r>
      </w:ins>
      <w:del w:id="726" w:author="Michael Jennions" w:date="2020-09-22T10:13:00Z">
        <w:r w:rsidRPr="007E3B63" w:rsidDel="00FE7E8A">
          <w:rPr>
            <w:rFonts w:ascii="Garamond" w:hAnsi="Garamond"/>
            <w:color w:val="000000" w:themeColor="text1"/>
          </w:rPr>
          <w:delText xml:space="preserve">four </w:delText>
        </w:r>
      </w:del>
      <w:del w:id="727" w:author="Michael Jennions" w:date="2020-09-21T23:06:00Z">
        <w:r w:rsidRPr="007E3B63" w:rsidDel="00AF2CE0">
          <w:rPr>
            <w:rFonts w:ascii="Garamond" w:hAnsi="Garamond"/>
            <w:color w:val="000000" w:themeColor="text1"/>
          </w:rPr>
          <w:delText xml:space="preserve">arguments </w:delText>
        </w:r>
      </w:del>
      <w:ins w:id="728" w:author="Michael Jennions" w:date="2020-09-21T23:06:00Z">
        <w:r w:rsidR="00AF2CE0">
          <w:rPr>
            <w:rFonts w:ascii="Garamond" w:hAnsi="Garamond"/>
            <w:color w:val="000000" w:themeColor="text1"/>
          </w:rPr>
          <w:t>explanation</w:t>
        </w:r>
      </w:ins>
      <w:ins w:id="729" w:author="Michael Jennions" w:date="2020-09-22T10:26:00Z">
        <w:r w:rsidR="00622A6C">
          <w:rPr>
            <w:rFonts w:ascii="Garamond" w:hAnsi="Garamond"/>
            <w:color w:val="000000" w:themeColor="text1"/>
          </w:rPr>
          <w:t>s</w:t>
        </w:r>
      </w:ins>
      <w:del w:id="730" w:author="Michael Jennions" w:date="2020-09-22T10:27:00Z">
        <w:r w:rsidRPr="007E3B63" w:rsidDel="00622A6C">
          <w:rPr>
            <w:rFonts w:ascii="Garamond" w:hAnsi="Garamond"/>
            <w:color w:val="000000" w:themeColor="text1"/>
          </w:rPr>
          <w:delText xml:space="preserve">we </w:delText>
        </w:r>
        <w:r w:rsidR="00770FA5" w:rsidRPr="007E3B63" w:rsidDel="00622A6C">
          <w:rPr>
            <w:rFonts w:ascii="Garamond" w:hAnsi="Garamond"/>
            <w:color w:val="000000" w:themeColor="text1"/>
          </w:rPr>
          <w:delText xml:space="preserve">have </w:delText>
        </w:r>
        <w:r w:rsidRPr="007E3B63" w:rsidDel="00622A6C">
          <w:rPr>
            <w:rFonts w:ascii="Garamond" w:hAnsi="Garamond"/>
            <w:color w:val="000000" w:themeColor="text1"/>
          </w:rPr>
          <w:delText>outlined</w:delText>
        </w:r>
      </w:del>
      <w:r w:rsidRPr="007E3B63">
        <w:rPr>
          <w:rFonts w:ascii="Garamond" w:hAnsi="Garamond"/>
          <w:color w:val="000000" w:themeColor="text1"/>
        </w:rPr>
        <w:t>,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w:t>
      </w:r>
      <w:r w:rsidR="003E7C68">
        <w:rPr>
          <w:rFonts w:ascii="Garamond" w:hAnsi="Garamond"/>
          <w:color w:val="000000" w:themeColor="text1"/>
        </w:rPr>
        <w:t xml:space="preserve"> </w:t>
      </w:r>
      <w:r w:rsidRPr="007E3B63">
        <w:rPr>
          <w:rFonts w:ascii="Garamond" w:hAnsi="Garamond"/>
          <w:color w:val="000000" w:themeColor="text1"/>
        </w:rPr>
        <w:t xml:space="preserve">For example, </w:t>
      </w:r>
      <w:del w:id="731" w:author="Michael Jennions" w:date="2020-09-22T10:14:00Z">
        <w:r w:rsidRPr="007E3B63" w:rsidDel="00FE7E8A">
          <w:rPr>
            <w:rFonts w:ascii="Garamond" w:hAnsi="Garamond"/>
            <w:color w:val="000000" w:themeColor="text1"/>
          </w:rPr>
          <w:delText>in the case of</w:delText>
        </w:r>
      </w:del>
      <w:ins w:id="732" w:author="Michael Jennions" w:date="2020-09-22T10:14:00Z">
        <w:r w:rsidR="00FE7E8A">
          <w:rPr>
            <w:rFonts w:ascii="Garamond" w:hAnsi="Garamond"/>
            <w:color w:val="000000" w:themeColor="text1"/>
          </w:rPr>
          <w:t>sexual</w:t>
        </w:r>
      </w:ins>
      <w:r w:rsidRPr="007E3B63">
        <w:rPr>
          <w:rFonts w:ascii="Garamond" w:hAnsi="Garamond"/>
          <w:color w:val="000000" w:themeColor="text1"/>
        </w:rPr>
        <w:t xml:space="preserve"> selection on fight</w:t>
      </w:r>
      <w:r w:rsidR="003E4BE4">
        <w:rPr>
          <w:rFonts w:ascii="Garamond" w:hAnsi="Garamond"/>
          <w:color w:val="000000" w:themeColor="text1"/>
        </w:rPr>
        <w:t>ing</w:t>
      </w:r>
      <w:r w:rsidRPr="007E3B63">
        <w:rPr>
          <w:rFonts w:ascii="Garamond" w:hAnsi="Garamond"/>
          <w:color w:val="000000" w:themeColor="text1"/>
        </w:rPr>
        <w:t xml:space="preserve"> behaviour</w:t>
      </w:r>
      <w:ins w:id="733" w:author="Michael Jennions" w:date="2020-09-22T10:14:00Z">
        <w:r w:rsidR="00FE7E8A">
          <w:rPr>
            <w:rFonts w:ascii="Garamond" w:hAnsi="Garamond"/>
            <w:color w:val="000000" w:themeColor="text1"/>
          </w:rPr>
          <w:t xml:space="preserve"> </w:t>
        </w:r>
      </w:ins>
      <w:del w:id="734" w:author="Michael Jennions" w:date="2020-09-22T10:14:00Z">
        <w:r w:rsidRPr="007E3B63" w:rsidDel="00FE7E8A">
          <w:rPr>
            <w:rFonts w:ascii="Garamond" w:hAnsi="Garamond"/>
            <w:color w:val="000000" w:themeColor="text1"/>
          </w:rPr>
          <w:delText xml:space="preserve">, this </w:delText>
        </w:r>
      </w:del>
      <w:r w:rsidRPr="007E3B63">
        <w:rPr>
          <w:rFonts w:ascii="Garamond" w:hAnsi="Garamond"/>
          <w:color w:val="000000" w:themeColor="text1"/>
        </w:rPr>
        <w:t xml:space="preserve">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w:t>
      </w:r>
      <w:del w:id="735" w:author="Michael Jennions" w:date="2020-09-22T10:14:00Z">
        <w:r w:rsidRPr="007E3B63" w:rsidDel="00FE7E8A">
          <w:rPr>
            <w:rFonts w:ascii="Garamond" w:hAnsi="Garamond"/>
            <w:color w:val="000000" w:themeColor="text1"/>
          </w:rPr>
          <w:delText xml:space="preserve">therefore </w:delText>
        </w:r>
      </w:del>
      <w:r w:rsidRPr="007E3B63">
        <w:rPr>
          <w:rFonts w:ascii="Garamond" w:hAnsi="Garamond"/>
          <w:color w:val="000000" w:themeColor="text1"/>
        </w:rPr>
        <w:t>a</w:t>
      </w:r>
      <w:ins w:id="736" w:author="Michael Jennions" w:date="2020-09-22T10:27:00Z">
        <w:r w:rsidR="004E630E">
          <w:rPr>
            <w:rFonts w:ascii="Garamond" w:hAnsi="Garamond"/>
            <w:color w:val="000000" w:themeColor="text1"/>
          </w:rPr>
          <w:t>n</w:t>
        </w:r>
      </w:ins>
      <w:ins w:id="737" w:author="Michael Jennions" w:date="2020-09-22T10:14:00Z">
        <w:r w:rsidR="00FE7E8A">
          <w:rPr>
            <w:rFonts w:ascii="Garamond" w:hAnsi="Garamond"/>
            <w:color w:val="000000" w:themeColor="text1"/>
          </w:rPr>
          <w:t xml:space="preserve"> </w:t>
        </w:r>
      </w:ins>
      <w:del w:id="738" w:author="Michael Jennions" w:date="2020-09-22T10:14:00Z">
        <w:r w:rsidR="007A02EE" w:rsidRPr="007E3B63" w:rsidDel="00FE7E8A">
          <w:rPr>
            <w:rFonts w:ascii="Garamond" w:hAnsi="Garamond"/>
            <w:color w:val="000000" w:themeColor="text1"/>
          </w:rPr>
          <w:delText>n</w:delText>
        </w:r>
      </w:del>
      <w:del w:id="739" w:author="Michael Jennions" w:date="2020-09-22T10:27:00Z">
        <w:r w:rsidR="007A02EE" w:rsidRPr="007E3B63" w:rsidDel="004E630E">
          <w:rPr>
            <w:rFonts w:ascii="Garamond" w:hAnsi="Garamond"/>
            <w:color w:val="000000" w:themeColor="text1"/>
          </w:rPr>
          <w:delText xml:space="preserve"> </w:delText>
        </w:r>
      </w:del>
      <w:r w:rsidR="007A02EE" w:rsidRPr="007E3B63">
        <w:rPr>
          <w:rFonts w:ascii="Garamond" w:hAnsi="Garamond"/>
          <w:color w:val="000000" w:themeColor="text1"/>
        </w:rPr>
        <w:t>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t>
      </w:r>
      <w:r w:rsidRPr="007E3B63">
        <w:rPr>
          <w:rFonts w:ascii="Garamond" w:hAnsi="Garamond"/>
          <w:color w:val="000000" w:themeColor="text1"/>
        </w:rPr>
        <w:lastRenderedPageBreak/>
        <w:t xml:space="preserve">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aggressive behaviour, show greater variability among men than </w:t>
      </w:r>
      <w:del w:id="740" w:author="Michael Jennions" w:date="2020-09-21T23:06:00Z">
        <w:r w:rsidRPr="007E3B63" w:rsidDel="00AF2CE0">
          <w:rPr>
            <w:rFonts w:ascii="Garamond" w:hAnsi="Garamond"/>
            <w:color w:val="000000" w:themeColor="text1"/>
          </w:rPr>
          <w:delText xml:space="preserve">among </w:delText>
        </w:r>
      </w:del>
      <w:r w:rsidRPr="007E3B63">
        <w:rPr>
          <w:rFonts w:ascii="Garamond" w:hAnsi="Garamond"/>
          <w:color w:val="000000" w:themeColor="text1"/>
        </w:rPr>
        <w:t>women (Budaev 1999, Archer &amp; Mehdikhani 2003).</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w:t>
      </w:r>
      <w:r w:rsidR="00172FBC">
        <w:rPr>
          <w:rFonts w:ascii="Garamond" w:hAnsi="Garamond"/>
          <w:color w:val="000000" w:themeColor="text1"/>
        </w:rPr>
        <w:t>reasoning</w:t>
      </w:r>
      <w:r w:rsidR="00817963" w:rsidRPr="007E3B63">
        <w:rPr>
          <w:rFonts w:ascii="Garamond" w:hAnsi="Garamond"/>
          <w:color w:val="000000" w:themeColor="text1"/>
        </w:rPr>
        <w:t xml:space="preserve"> should apply to all species</w:t>
      </w:r>
      <w:del w:id="741" w:author="Michael Jennions" w:date="2020-09-22T10:28:00Z">
        <w:r w:rsidR="00817963" w:rsidRPr="007E3B63" w:rsidDel="004E630E">
          <w:rPr>
            <w:rFonts w:ascii="Garamond" w:hAnsi="Garamond"/>
            <w:color w:val="000000" w:themeColor="text1"/>
          </w:rPr>
          <w:delText xml:space="preserve"> </w:delText>
        </w:r>
      </w:del>
      <w:del w:id="742" w:author="Michael Jennions" w:date="2020-09-21T23:07:00Z">
        <w:r w:rsidR="00817963" w:rsidRPr="007E3B63" w:rsidDel="00AF2CE0">
          <w:rPr>
            <w:rFonts w:ascii="Garamond" w:hAnsi="Garamond"/>
            <w:color w:val="000000" w:themeColor="text1"/>
          </w:rPr>
          <w:delText>where there is</w:delText>
        </w:r>
      </w:del>
      <w:del w:id="743" w:author="Michael Jennions" w:date="2020-09-22T10:28:00Z">
        <w:r w:rsidR="00817963" w:rsidRPr="007E3B63" w:rsidDel="004E630E">
          <w:rPr>
            <w:rFonts w:ascii="Garamond" w:hAnsi="Garamond"/>
            <w:color w:val="000000" w:themeColor="text1"/>
          </w:rPr>
          <w:delText xml:space="preserve"> </w:delText>
        </w:r>
        <w:r w:rsidR="00770FA5" w:rsidRPr="007E3B63" w:rsidDel="004E630E">
          <w:rPr>
            <w:rFonts w:ascii="Garamond" w:hAnsi="Garamond"/>
            <w:color w:val="000000" w:themeColor="text1"/>
          </w:rPr>
          <w:delText xml:space="preserve">stronger </w:delText>
        </w:r>
        <w:r w:rsidR="00817963" w:rsidRPr="007E3B63" w:rsidDel="004E630E">
          <w:rPr>
            <w:rFonts w:ascii="Garamond" w:hAnsi="Garamond"/>
            <w:color w:val="000000" w:themeColor="text1"/>
          </w:rPr>
          <w:delText>sexual selection on males</w:delText>
        </w:r>
      </w:del>
      <w:r w:rsidR="00817963" w:rsidRPr="007E3B63">
        <w:rPr>
          <w:rFonts w:ascii="Garamond" w:hAnsi="Garamond"/>
          <w:color w:val="000000" w:themeColor="text1"/>
        </w:rPr>
        <w:t xml:space="preserve">,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w:t>
      </w:r>
      <w:ins w:id="744" w:author="Michael Jennions" w:date="2020-09-22T10:28:00Z">
        <w:r w:rsidR="004E630E">
          <w:rPr>
            <w:rFonts w:ascii="Garamond" w:hAnsi="Garamond"/>
            <w:color w:val="000000" w:themeColor="text1"/>
          </w:rPr>
          <w:t xml:space="preserve">male variability </w:t>
        </w:r>
      </w:ins>
      <w:del w:id="745" w:author="Michael Jennions" w:date="2020-09-22T10:28:00Z">
        <w:r w:rsidR="00817963" w:rsidRPr="007E3B63" w:rsidDel="004E630E">
          <w:rPr>
            <w:rFonts w:ascii="Garamond" w:hAnsi="Garamond"/>
            <w:color w:val="000000" w:themeColor="text1"/>
          </w:rPr>
          <w:delText>sex differences</w:delText>
        </w:r>
        <w:r w:rsidR="008D6BA7" w:rsidDel="004E630E">
          <w:rPr>
            <w:rFonts w:ascii="Garamond" w:hAnsi="Garamond"/>
            <w:color w:val="000000" w:themeColor="text1"/>
          </w:rPr>
          <w:delText xml:space="preserve"> </w:delText>
        </w:r>
      </w:del>
      <w:r w:rsidR="008D6BA7">
        <w:rPr>
          <w:rFonts w:ascii="Garamond" w:hAnsi="Garamond"/>
          <w:color w:val="000000" w:themeColor="text1"/>
        </w:rPr>
        <w:t>in</w:t>
      </w:r>
      <w:r w:rsidR="00817963" w:rsidRPr="007E3B63">
        <w:rPr>
          <w:rFonts w:ascii="Garamond" w:hAnsi="Garamond"/>
          <w:color w:val="000000" w:themeColor="text1"/>
        </w:rPr>
        <w:t xml:space="preserve"> personality</w:t>
      </w:r>
      <w:r w:rsidR="00A560AA">
        <w:rPr>
          <w:rFonts w:ascii="Garamond" w:hAnsi="Garamond"/>
          <w:color w:val="000000" w:themeColor="text1"/>
        </w:rPr>
        <w:t xml:space="preserve"> </w:t>
      </w:r>
      <w:ins w:id="746" w:author="Michael Jennions" w:date="2020-09-22T10:28:00Z">
        <w:r w:rsidR="004E630E">
          <w:rPr>
            <w:rFonts w:ascii="Garamond" w:hAnsi="Garamond"/>
            <w:color w:val="000000" w:themeColor="text1"/>
          </w:rPr>
          <w:t>i</w:t>
        </w:r>
      </w:ins>
      <w:ins w:id="747" w:author="Michael Jennions" w:date="2020-09-22T10:29:00Z">
        <w:r w:rsidR="004E630E">
          <w:rPr>
            <w:rFonts w:ascii="Garamond" w:hAnsi="Garamond"/>
            <w:color w:val="000000" w:themeColor="text1"/>
          </w:rPr>
          <w:t>n</w:t>
        </w:r>
      </w:ins>
      <w:ins w:id="748" w:author="Michael Jennions" w:date="2020-09-22T10:28:00Z">
        <w:r w:rsidR="004E630E">
          <w:rPr>
            <w:rFonts w:ascii="Garamond" w:hAnsi="Garamond"/>
            <w:color w:val="000000" w:themeColor="text1"/>
          </w:rPr>
          <w:t>c</w:t>
        </w:r>
      </w:ins>
      <w:ins w:id="749" w:author="Michael Jennions" w:date="2020-09-22T10:29:00Z">
        <w:r w:rsidR="004E630E">
          <w:rPr>
            <w:rFonts w:ascii="Garamond" w:hAnsi="Garamond"/>
            <w:color w:val="000000" w:themeColor="text1"/>
          </w:rPr>
          <w:t>reases</w:t>
        </w:r>
      </w:ins>
      <w:del w:id="750" w:author="Michael Jennions" w:date="2020-09-22T10:28:00Z">
        <w:r w:rsidR="00A560AA" w:rsidDel="004E630E">
          <w:rPr>
            <w:rFonts w:ascii="Garamond" w:hAnsi="Garamond"/>
            <w:color w:val="000000" w:themeColor="text1"/>
          </w:rPr>
          <w:delText>variation</w:delText>
        </w:r>
      </w:del>
      <w:r w:rsidR="00817963" w:rsidRPr="007E3B63">
        <w:rPr>
          <w:rFonts w:ascii="Garamond" w:hAnsi="Garamond"/>
          <w:color w:val="000000" w:themeColor="text1"/>
        </w:rPr>
        <w:t xml:space="preserve"> </w:t>
      </w:r>
      <w:ins w:id="751" w:author="Michael Jennions" w:date="2020-09-22T10:29:00Z">
        <w:r w:rsidR="004E630E">
          <w:rPr>
            <w:rFonts w:ascii="Garamond" w:hAnsi="Garamond"/>
            <w:color w:val="000000" w:themeColor="text1"/>
          </w:rPr>
          <w:t>when</w:t>
        </w:r>
      </w:ins>
      <w:del w:id="752" w:author="Michael Jennions" w:date="2020-09-21T23:07:00Z">
        <w:r w:rsidR="00817963" w:rsidRPr="007E3B63" w:rsidDel="00AF2CE0">
          <w:rPr>
            <w:rFonts w:ascii="Garamond" w:hAnsi="Garamond"/>
            <w:color w:val="000000" w:themeColor="text1"/>
          </w:rPr>
          <w:delText>will be greater</w:delText>
        </w:r>
      </w:del>
      <w:ins w:id="753" w:author="Michael Jennions" w:date="2020-09-21T23:07:00Z">
        <w:r w:rsidR="00AF2CE0">
          <w:rPr>
            <w:rFonts w:ascii="Garamond" w:hAnsi="Garamond"/>
            <w:color w:val="000000" w:themeColor="text1"/>
          </w:rPr>
          <w:t xml:space="preserve"> </w:t>
        </w:r>
      </w:ins>
      <w:del w:id="754" w:author="Michael Jennions" w:date="2020-09-21T23:07:00Z">
        <w:r w:rsidR="00817963" w:rsidRPr="007E3B63" w:rsidDel="00AF2CE0">
          <w:rPr>
            <w:rFonts w:ascii="Garamond" w:hAnsi="Garamond"/>
            <w:color w:val="000000" w:themeColor="text1"/>
          </w:rPr>
          <w:delText xml:space="preserve"> </w:delText>
        </w:r>
        <w:r w:rsidR="00FC3B4D" w:rsidDel="00AF2CE0">
          <w:rPr>
            <w:rFonts w:ascii="Garamond" w:hAnsi="Garamond"/>
            <w:color w:val="000000" w:themeColor="text1"/>
          </w:rPr>
          <w:delText xml:space="preserve">when there is relatively </w:delText>
        </w:r>
        <w:r w:rsidR="00817963" w:rsidRPr="007E3B63" w:rsidDel="00AF2CE0">
          <w:rPr>
            <w:rFonts w:ascii="Garamond" w:hAnsi="Garamond"/>
            <w:color w:val="000000" w:themeColor="text1"/>
          </w:rPr>
          <w:delText xml:space="preserve">stronger </w:delText>
        </w:r>
      </w:del>
      <w:r w:rsidR="00817963" w:rsidRPr="007E3B63">
        <w:rPr>
          <w:rFonts w:ascii="Garamond" w:hAnsi="Garamond"/>
          <w:color w:val="000000" w:themeColor="text1"/>
        </w:rPr>
        <w:t>sexual selection on males</w:t>
      </w:r>
      <w:ins w:id="755" w:author="Michael Jennions" w:date="2020-09-21T23:07:00Z">
        <w:r w:rsidR="00AF2CE0">
          <w:rPr>
            <w:rFonts w:ascii="Garamond" w:hAnsi="Garamond"/>
            <w:color w:val="000000" w:themeColor="text1"/>
          </w:rPr>
          <w:t xml:space="preserve"> </w:t>
        </w:r>
      </w:ins>
      <w:ins w:id="756" w:author="Michael Jennions" w:date="2020-09-22T10:14:00Z">
        <w:r w:rsidR="00FE7E8A">
          <w:rPr>
            <w:rFonts w:ascii="Garamond" w:hAnsi="Garamond"/>
            <w:color w:val="000000" w:themeColor="text1"/>
          </w:rPr>
          <w:t>is more intense</w:t>
        </w:r>
      </w:ins>
      <w:r w:rsidR="00817963" w:rsidRPr="007E3B63">
        <w:rPr>
          <w:rFonts w:ascii="Garamond" w:hAnsi="Garamond"/>
          <w:color w:val="000000" w:themeColor="text1"/>
        </w:rPr>
        <w:t xml:space="preserve">. This </w:t>
      </w:r>
      <w:del w:id="757" w:author="Michael Jennions" w:date="2020-09-22T10:30:00Z">
        <w:r w:rsidR="00817963" w:rsidRPr="007E3B63" w:rsidDel="004E630E">
          <w:rPr>
            <w:rFonts w:ascii="Garamond" w:hAnsi="Garamond"/>
            <w:color w:val="000000" w:themeColor="text1"/>
          </w:rPr>
          <w:delText xml:space="preserve">is a key </w:delText>
        </w:r>
      </w:del>
      <w:del w:id="758" w:author="Michael Jennions" w:date="2020-09-22T10:15:00Z">
        <w:r w:rsidR="00817963" w:rsidRPr="007E3B63" w:rsidDel="00FE7E8A">
          <w:rPr>
            <w:rFonts w:ascii="Garamond" w:hAnsi="Garamond"/>
            <w:color w:val="000000" w:themeColor="text1"/>
          </w:rPr>
          <w:delText xml:space="preserve">empirical </w:delText>
        </w:r>
      </w:del>
      <w:del w:id="759" w:author="Michael Jennions" w:date="2020-09-22T10:30:00Z">
        <w:r w:rsidR="00817963" w:rsidRPr="007E3B63" w:rsidDel="004E630E">
          <w:rPr>
            <w:rFonts w:ascii="Garamond" w:hAnsi="Garamond"/>
            <w:color w:val="000000" w:themeColor="text1"/>
          </w:rPr>
          <w:delText>claim</w:delText>
        </w:r>
      </w:del>
      <w:ins w:id="760" w:author="Michael Jennions" w:date="2020-09-22T10:30:00Z">
        <w:r w:rsidR="004E630E">
          <w:rPr>
            <w:rFonts w:ascii="Garamond" w:hAnsi="Garamond"/>
            <w:color w:val="000000" w:themeColor="text1"/>
          </w:rPr>
          <w:t>prediction is</w:t>
        </w:r>
      </w:ins>
      <w:ins w:id="761" w:author="Michael Jennions" w:date="2020-09-22T10:29:00Z">
        <w:r w:rsidR="004E630E">
          <w:rPr>
            <w:rFonts w:ascii="Garamond" w:hAnsi="Garamond"/>
            <w:color w:val="000000" w:themeColor="text1"/>
          </w:rPr>
          <w:t xml:space="preserve"> directly relevant to </w:t>
        </w:r>
      </w:ins>
      <w:ins w:id="762" w:author="Michael Jennions" w:date="2020-09-22T10:30:00Z">
        <w:r w:rsidR="004E630E">
          <w:rPr>
            <w:rFonts w:ascii="Garamond" w:hAnsi="Garamond"/>
            <w:color w:val="000000" w:themeColor="text1"/>
          </w:rPr>
          <w:t xml:space="preserve">biological </w:t>
        </w:r>
      </w:ins>
      <w:ins w:id="763" w:author="Michael Jennions" w:date="2020-09-22T10:29:00Z">
        <w:r w:rsidR="004E630E">
          <w:rPr>
            <w:rFonts w:ascii="Garamond" w:hAnsi="Garamond"/>
            <w:color w:val="000000" w:themeColor="text1"/>
          </w:rPr>
          <w:t xml:space="preserve">explanation for sex differences in variation in </w:t>
        </w:r>
      </w:ins>
      <w:ins w:id="764" w:author="Michael Jennions" w:date="2020-09-22T10:30:00Z">
        <w:r w:rsidR="004E630E">
          <w:rPr>
            <w:rFonts w:ascii="Garamond" w:hAnsi="Garamond"/>
            <w:color w:val="000000" w:themeColor="text1"/>
          </w:rPr>
          <w:t xml:space="preserve">human </w:t>
        </w:r>
      </w:ins>
      <w:ins w:id="765" w:author="Michael Jennions" w:date="2020-09-22T10:29:00Z">
        <w:r w:rsidR="004E630E">
          <w:rPr>
            <w:rFonts w:ascii="Garamond" w:hAnsi="Garamond"/>
            <w:color w:val="000000" w:themeColor="text1"/>
          </w:rPr>
          <w:t>behaviour,</w:t>
        </w:r>
      </w:ins>
      <w:ins w:id="766" w:author="Michael Jennions" w:date="2020-09-22T10:15:00Z">
        <w:r w:rsidR="00FE7E8A">
          <w:rPr>
            <w:rFonts w:ascii="Garamond" w:hAnsi="Garamond"/>
            <w:color w:val="000000" w:themeColor="text1"/>
          </w:rPr>
          <w:t xml:space="preserve"> </w:t>
        </w:r>
      </w:ins>
      <w:del w:id="767" w:author="Michael Jennions" w:date="2020-09-22T10:15:00Z">
        <w:r w:rsidR="00817963" w:rsidRPr="007E3B63" w:rsidDel="00FE7E8A">
          <w:rPr>
            <w:rFonts w:ascii="Garamond" w:hAnsi="Garamond"/>
            <w:color w:val="000000" w:themeColor="text1"/>
          </w:rPr>
          <w:delText xml:space="preserve"> </w:delText>
        </w:r>
      </w:del>
      <w:del w:id="768" w:author="Michael Jennions" w:date="2020-09-22T10:30:00Z">
        <w:r w:rsidR="00817963" w:rsidRPr="007E3B63" w:rsidDel="004E630E">
          <w:rPr>
            <w:rFonts w:ascii="Garamond" w:hAnsi="Garamond"/>
            <w:color w:val="000000" w:themeColor="text1"/>
          </w:rPr>
          <w:delText>that</w:delText>
        </w:r>
      </w:del>
      <w:ins w:id="769" w:author="Michael Jennions" w:date="2020-09-22T10:30:00Z">
        <w:r w:rsidR="004E630E">
          <w:rPr>
            <w:rFonts w:ascii="Garamond" w:hAnsi="Garamond"/>
            <w:color w:val="000000" w:themeColor="text1"/>
          </w:rPr>
          <w:t>but</w:t>
        </w:r>
      </w:ins>
      <w:r w:rsidR="00817963" w:rsidRPr="007E3B63">
        <w:rPr>
          <w:rFonts w:ascii="Garamond" w:hAnsi="Garamond"/>
          <w:color w:val="000000" w:themeColor="text1"/>
        </w:rPr>
        <w:t xml:space="preserve"> </w:t>
      </w:r>
      <w:del w:id="770" w:author="Michael Jennions" w:date="2020-09-21T23:07:00Z">
        <w:r w:rsidR="00817963" w:rsidRPr="007E3B63" w:rsidDel="00AF2CE0">
          <w:rPr>
            <w:rFonts w:ascii="Garamond" w:hAnsi="Garamond"/>
            <w:color w:val="000000" w:themeColor="text1"/>
          </w:rPr>
          <w:delText>needs to</w:delText>
        </w:r>
      </w:del>
      <w:ins w:id="771" w:author="Michael Jennions" w:date="2020-09-22T10:29:00Z">
        <w:r w:rsidR="004E630E">
          <w:rPr>
            <w:rFonts w:ascii="Garamond" w:hAnsi="Garamond"/>
            <w:color w:val="000000" w:themeColor="text1"/>
          </w:rPr>
          <w:t>has yet to</w:t>
        </w:r>
      </w:ins>
      <w:r w:rsidR="00817963" w:rsidRPr="007E3B63">
        <w:rPr>
          <w:rFonts w:ascii="Garamond" w:hAnsi="Garamond"/>
          <w:color w:val="000000" w:themeColor="text1"/>
        </w:rPr>
        <w:t xml:space="preserve"> be tested</w:t>
      </w:r>
      <w:del w:id="772" w:author="Michael Jennions" w:date="2020-09-22T10:29:00Z">
        <w:r w:rsidR="00817963" w:rsidRPr="007E3B63" w:rsidDel="004E630E">
          <w:rPr>
            <w:rFonts w:ascii="Garamond" w:hAnsi="Garamond"/>
            <w:color w:val="000000" w:themeColor="text1"/>
          </w:rPr>
          <w:delText xml:space="preserve"> </w:delText>
        </w:r>
        <w:r w:rsidR="00770FA5" w:rsidRPr="007E3B63" w:rsidDel="004E630E">
          <w:rPr>
            <w:rFonts w:ascii="Garamond" w:hAnsi="Garamond"/>
            <w:color w:val="000000" w:themeColor="text1"/>
          </w:rPr>
          <w:delText>before</w:delText>
        </w:r>
        <w:r w:rsidR="00817963" w:rsidRPr="007E3B63" w:rsidDel="004E630E">
          <w:rPr>
            <w:rFonts w:ascii="Garamond" w:hAnsi="Garamond"/>
            <w:color w:val="000000" w:themeColor="text1"/>
          </w:rPr>
          <w:delText xml:space="preserve"> attribut</w:delText>
        </w:r>
        <w:r w:rsidR="00770FA5" w:rsidRPr="007E3B63" w:rsidDel="004E630E">
          <w:rPr>
            <w:rFonts w:ascii="Garamond" w:hAnsi="Garamond"/>
            <w:color w:val="000000" w:themeColor="text1"/>
          </w:rPr>
          <w:delText>ing</w:delText>
        </w:r>
        <w:r w:rsidR="00817963" w:rsidRPr="007E3B63" w:rsidDel="004E630E">
          <w:rPr>
            <w:rFonts w:ascii="Garamond" w:hAnsi="Garamond"/>
            <w:color w:val="000000" w:themeColor="text1"/>
          </w:rPr>
          <w:delText xml:space="preserve"> greater variation in personality </w:delText>
        </w:r>
      </w:del>
      <w:del w:id="773" w:author="Michael Jennions" w:date="2020-09-22T10:16:00Z">
        <w:r w:rsidR="00817963" w:rsidRPr="007E3B63" w:rsidDel="00FE7E8A">
          <w:rPr>
            <w:rFonts w:ascii="Garamond" w:hAnsi="Garamond"/>
            <w:color w:val="000000" w:themeColor="text1"/>
          </w:rPr>
          <w:delText xml:space="preserve">among men than </w:delText>
        </w:r>
      </w:del>
      <w:del w:id="774" w:author="Michael Jennions" w:date="2020-09-21T23:08:00Z">
        <w:r w:rsidR="00817963" w:rsidRPr="007E3B63" w:rsidDel="00AF2CE0">
          <w:rPr>
            <w:rFonts w:ascii="Garamond" w:hAnsi="Garamond"/>
            <w:color w:val="000000" w:themeColor="text1"/>
          </w:rPr>
          <w:delText xml:space="preserve">among </w:delText>
        </w:r>
      </w:del>
      <w:del w:id="775" w:author="Michael Jennions" w:date="2020-09-22T10:16:00Z">
        <w:r w:rsidR="00817963" w:rsidRPr="007E3B63" w:rsidDel="00FE7E8A">
          <w:rPr>
            <w:rFonts w:ascii="Garamond" w:hAnsi="Garamond"/>
            <w:color w:val="000000" w:themeColor="text1"/>
          </w:rPr>
          <w:delText xml:space="preserve">women </w:delText>
        </w:r>
      </w:del>
      <w:del w:id="776" w:author="Michael Jennions" w:date="2020-09-22T10:29:00Z">
        <w:r w:rsidR="00817963" w:rsidRPr="007E3B63" w:rsidDel="004E630E">
          <w:rPr>
            <w:rFonts w:ascii="Garamond" w:hAnsi="Garamond"/>
            <w:color w:val="000000" w:themeColor="text1"/>
          </w:rPr>
          <w:delText>to sex-specific evolution</w:delText>
        </w:r>
      </w:del>
      <w:r w:rsidR="008D6BA7">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049F3574" w14:textId="20158B74" w:rsidR="00FA0C5C" w:rsidRPr="007E3B63" w:rsidRDefault="00C652E7" w:rsidP="003E4BE4">
      <w:pPr>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w:t>
      </w:r>
      <w:r w:rsidR="003E7C68">
        <w:rPr>
          <w:rFonts w:ascii="Garamond" w:hAnsi="Garamond"/>
          <w:color w:val="000000" w:themeColor="text1"/>
        </w:rPr>
        <w:t xml:space="preserve">of </w:t>
      </w:r>
      <w:ins w:id="777" w:author="Michael Jennions" w:date="2020-09-22T10:16:00Z">
        <w:r w:rsidR="00FE7E8A">
          <w:rPr>
            <w:rFonts w:ascii="Garamond" w:hAnsi="Garamond"/>
            <w:color w:val="000000" w:themeColor="text1"/>
          </w:rPr>
          <w:t xml:space="preserve">animal </w:t>
        </w:r>
      </w:ins>
      <w:del w:id="778" w:author="Michael Jennions" w:date="2020-09-21T23:08:00Z">
        <w:r w:rsidR="003E7C68" w:rsidDel="005C2594">
          <w:rPr>
            <w:rFonts w:ascii="Garamond" w:hAnsi="Garamond"/>
            <w:color w:val="000000" w:themeColor="text1"/>
          </w:rPr>
          <w:delText xml:space="preserve">animal </w:delText>
        </w:r>
      </w:del>
      <w:r w:rsidR="003E7C68">
        <w:rPr>
          <w:rFonts w:ascii="Garamond" w:hAnsi="Garamond"/>
          <w:color w:val="000000" w:themeColor="text1"/>
        </w:rPr>
        <w:t xml:space="preserve">personality studies </w:t>
      </w:r>
      <w:r w:rsidR="00FA0C5C">
        <w:rPr>
          <w:rFonts w:ascii="Garamond" w:hAnsi="Garamond"/>
          <w:color w:val="000000" w:themeColor="text1"/>
        </w:rPr>
        <w:t xml:space="preserve">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w:t>
      </w:r>
      <w:r w:rsidR="00437B70">
        <w:rPr>
          <w:rFonts w:ascii="Garamond" w:hAnsi="Garamond"/>
          <w:color w:val="000000" w:themeColor="text1"/>
        </w:rPr>
        <w:t>males</w:t>
      </w:r>
      <w:r w:rsidR="00437B70" w:rsidRPr="007E3B63">
        <w:rPr>
          <w:rFonts w:ascii="Garamond" w:hAnsi="Garamond"/>
          <w:color w:val="000000" w:themeColor="text1"/>
        </w:rPr>
        <w:t xml:space="preserve"> </w:t>
      </w:r>
      <w:r w:rsidR="00674388" w:rsidRPr="007E3B63">
        <w:rPr>
          <w:rFonts w:ascii="Garamond" w:hAnsi="Garamond"/>
          <w:color w:val="000000" w:themeColor="text1"/>
        </w:rPr>
        <w:t xml:space="preserve">show greater </w:t>
      </w:r>
      <w:r w:rsidR="00172FBC">
        <w:rPr>
          <w:rFonts w:ascii="Garamond" w:hAnsi="Garamond"/>
          <w:color w:val="000000" w:themeColor="text1"/>
        </w:rPr>
        <w:t>variability</w:t>
      </w:r>
      <w:r w:rsidR="00674388" w:rsidRPr="007E3B63">
        <w:rPr>
          <w:rFonts w:ascii="Garamond" w:hAnsi="Garamond"/>
          <w:color w:val="000000" w:themeColor="text1"/>
        </w:rPr>
        <w:t xml:space="preserve"> than </w:t>
      </w:r>
      <w:r w:rsidR="00437B70">
        <w:rPr>
          <w:rFonts w:ascii="Garamond" w:hAnsi="Garamond"/>
          <w:color w:val="000000" w:themeColor="text1"/>
        </w:rPr>
        <w:t>females</w:t>
      </w:r>
      <w:r w:rsidR="00A560AA">
        <w:rPr>
          <w:rFonts w:ascii="Garamond" w:hAnsi="Garamond"/>
          <w:color w:val="000000" w:themeColor="text1"/>
        </w:rPr>
        <w:t xml:space="preserve">. </w:t>
      </w:r>
      <w:r w:rsidR="00F83231">
        <w:rPr>
          <w:rFonts w:ascii="Garamond" w:hAnsi="Garamond"/>
          <w:color w:val="000000" w:themeColor="text1"/>
        </w:rPr>
        <w:t xml:space="preserve">More specifically, </w:t>
      </w:r>
      <w:r w:rsidR="00F83231" w:rsidRPr="007E3B63">
        <w:rPr>
          <w:rFonts w:ascii="Garamond" w:hAnsi="Garamond"/>
          <w:color w:val="000000" w:themeColor="text1"/>
        </w:rPr>
        <w:t xml:space="preserve">we </w:t>
      </w:r>
      <w:r w:rsidR="00F83231">
        <w:rPr>
          <w:rFonts w:ascii="Garamond" w:hAnsi="Garamond"/>
          <w:color w:val="000000" w:themeColor="text1"/>
        </w:rPr>
        <w:t>test</w:t>
      </w:r>
      <w:r w:rsidR="00F83231" w:rsidRPr="007E3B63">
        <w:rPr>
          <w:rFonts w:ascii="Garamond" w:hAnsi="Garamond"/>
          <w:color w:val="000000" w:themeColor="text1"/>
        </w:rPr>
        <w:t xml:space="preserve"> three key questions</w:t>
      </w:r>
      <w:del w:id="779" w:author="Michael Jennions" w:date="2020-09-21T23:08:00Z">
        <w:r w:rsidR="00F83231" w:rsidRPr="007E3B63" w:rsidDel="005C2594">
          <w:rPr>
            <w:rFonts w:ascii="Garamond" w:hAnsi="Garamond"/>
            <w:color w:val="000000" w:themeColor="text1"/>
          </w:rPr>
          <w:delText xml:space="preserve"> using meta-analytic models</w:delText>
        </w:r>
      </w:del>
      <w:r w:rsidR="00F83231" w:rsidRPr="007E3B63">
        <w:rPr>
          <w:rFonts w:ascii="Garamond" w:hAnsi="Garamond"/>
          <w:color w:val="000000" w:themeColor="text1"/>
        </w:rPr>
        <w:t xml:space="preserve">: 1) </w:t>
      </w:r>
      <w:del w:id="780" w:author="Michael Jennions" w:date="2020-09-22T10:16:00Z">
        <w:r w:rsidR="00F83231" w:rsidDel="00FE7E8A">
          <w:rPr>
            <w:rFonts w:ascii="Garamond" w:hAnsi="Garamond"/>
            <w:color w:val="000000" w:themeColor="text1"/>
          </w:rPr>
          <w:delText>d</w:delText>
        </w:r>
        <w:r w:rsidR="00F83231" w:rsidRPr="007E3B63" w:rsidDel="00FE7E8A">
          <w:rPr>
            <w:rFonts w:ascii="Garamond" w:hAnsi="Garamond"/>
            <w:color w:val="000000" w:themeColor="text1"/>
          </w:rPr>
          <w:delText xml:space="preserve">o </w:delText>
        </w:r>
      </w:del>
      <w:ins w:id="781" w:author="Michael Jennions" w:date="2020-09-22T10:16:00Z">
        <w:r w:rsidR="00FE7E8A">
          <w:rPr>
            <w:rFonts w:ascii="Garamond" w:hAnsi="Garamond"/>
            <w:color w:val="000000" w:themeColor="text1"/>
          </w:rPr>
          <w:t>D</w:t>
        </w:r>
        <w:r w:rsidR="00FE7E8A" w:rsidRPr="007E3B63">
          <w:rPr>
            <w:rFonts w:ascii="Garamond" w:hAnsi="Garamond"/>
            <w:color w:val="000000" w:themeColor="text1"/>
          </w:rPr>
          <w:t xml:space="preserve">o </w:t>
        </w:r>
      </w:ins>
      <w:r w:rsidR="00F83231" w:rsidRPr="007E3B63">
        <w:rPr>
          <w:rFonts w:ascii="Garamond" w:hAnsi="Garamond"/>
          <w:color w:val="000000" w:themeColor="text1"/>
        </w:rPr>
        <w:t>males show greater variability than females in five personality factors</w:t>
      </w:r>
      <w:ins w:id="782" w:author="Daniel Noble" w:date="2020-09-16T10:57:00Z">
        <w:r w:rsidR="000E5800">
          <w:rPr>
            <w:rFonts w:ascii="Garamond" w:hAnsi="Garamond"/>
            <w:color w:val="000000" w:themeColor="text1"/>
          </w:rPr>
          <w:t>?</w:t>
        </w:r>
      </w:ins>
      <w:del w:id="783" w:author="Daniel Noble" w:date="2020-09-16T21:02:00Z">
        <w:r w:rsidR="00F83231" w:rsidRPr="007E3B63" w:rsidDel="00A5543F">
          <w:rPr>
            <w:rFonts w:ascii="Garamond" w:hAnsi="Garamond"/>
            <w:color w:val="000000" w:themeColor="text1"/>
          </w:rPr>
          <w:delText>;</w:delText>
        </w:r>
      </w:del>
      <w:r w:rsidR="00F83231" w:rsidRPr="007E3B63">
        <w:rPr>
          <w:rFonts w:ascii="Garamond" w:hAnsi="Garamond"/>
          <w:color w:val="000000" w:themeColor="text1"/>
        </w:rPr>
        <w:t xml:space="preserve"> 2) </w:t>
      </w:r>
      <w:del w:id="784" w:author="Michael Jennions" w:date="2020-09-22T10:16:00Z">
        <w:r w:rsidR="00F83231" w:rsidDel="00FE7E8A">
          <w:rPr>
            <w:rFonts w:ascii="Garamond" w:hAnsi="Garamond"/>
            <w:color w:val="000000" w:themeColor="text1"/>
          </w:rPr>
          <w:delText>a</w:delText>
        </w:r>
        <w:r w:rsidR="00F83231" w:rsidRPr="007E3B63" w:rsidDel="00FE7E8A">
          <w:rPr>
            <w:rFonts w:ascii="Garamond" w:hAnsi="Garamond"/>
            <w:color w:val="000000" w:themeColor="text1"/>
          </w:rPr>
          <w:delText xml:space="preserve">re </w:delText>
        </w:r>
      </w:del>
      <w:ins w:id="785" w:author="Michael Jennions" w:date="2020-09-22T10:16:00Z">
        <w:r w:rsidR="00FE7E8A">
          <w:rPr>
            <w:rFonts w:ascii="Garamond" w:hAnsi="Garamond"/>
            <w:color w:val="000000" w:themeColor="text1"/>
          </w:rPr>
          <w:t>A</w:t>
        </w:r>
        <w:r w:rsidR="00FE7E8A" w:rsidRPr="007E3B63">
          <w:rPr>
            <w:rFonts w:ascii="Garamond" w:hAnsi="Garamond"/>
            <w:color w:val="000000" w:themeColor="text1"/>
          </w:rPr>
          <w:t xml:space="preserve">re </w:t>
        </w:r>
      </w:ins>
      <w:r w:rsidR="00F83231" w:rsidRPr="007E3B63">
        <w:rPr>
          <w:rFonts w:ascii="Garamond" w:hAnsi="Garamond"/>
          <w:color w:val="000000" w:themeColor="text1"/>
        </w:rPr>
        <w:t xml:space="preserve">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w:t>
      </w:r>
      <w:del w:id="786" w:author="Michael Jennions" w:date="2020-09-21T23:08:00Z">
        <w:r w:rsidR="00F83231" w:rsidRPr="007E3B63" w:rsidDel="0088321F">
          <w:rPr>
            <w:rFonts w:ascii="Garamond" w:hAnsi="Garamond"/>
            <w:color w:val="000000" w:themeColor="text1"/>
          </w:rPr>
          <w:delText xml:space="preserve">consistent </w:delText>
        </w:r>
      </w:del>
      <w:ins w:id="787" w:author="Michael Jennions" w:date="2020-09-21T23:08:00Z">
        <w:r w:rsidR="0088321F">
          <w:rPr>
            <w:rFonts w:ascii="Garamond" w:hAnsi="Garamond"/>
            <w:color w:val="000000" w:themeColor="text1"/>
          </w:rPr>
          <w:t>simi</w:t>
        </w:r>
      </w:ins>
      <w:ins w:id="788" w:author="Michael Jennions" w:date="2020-09-21T23:09:00Z">
        <w:r w:rsidR="0088321F">
          <w:rPr>
            <w:rFonts w:ascii="Garamond" w:hAnsi="Garamond"/>
            <w:color w:val="000000" w:themeColor="text1"/>
          </w:rPr>
          <w:t>lar</w:t>
        </w:r>
      </w:ins>
      <w:ins w:id="789" w:author="Michael Jennions" w:date="2020-09-21T23:08:00Z">
        <w:r w:rsidR="0088321F" w:rsidRPr="007E3B63">
          <w:rPr>
            <w:rFonts w:ascii="Garamond" w:hAnsi="Garamond"/>
            <w:color w:val="000000" w:themeColor="text1"/>
          </w:rPr>
          <w:t xml:space="preserve"> </w:t>
        </w:r>
      </w:ins>
      <w:r w:rsidR="00F83231" w:rsidRPr="007E3B63">
        <w:rPr>
          <w:rFonts w:ascii="Garamond" w:hAnsi="Garamond"/>
          <w:color w:val="000000" w:themeColor="text1"/>
        </w:rPr>
        <w:t>for the five components of personality</w:t>
      </w:r>
      <w:ins w:id="790" w:author="Daniel Noble" w:date="2020-09-16T10:57:00Z">
        <w:r w:rsidR="000E5800">
          <w:rPr>
            <w:rFonts w:ascii="Garamond" w:hAnsi="Garamond"/>
            <w:color w:val="000000" w:themeColor="text1"/>
          </w:rPr>
          <w:t>?</w:t>
        </w:r>
      </w:ins>
      <w:del w:id="791" w:author="Daniel Noble" w:date="2020-09-16T21:02:00Z">
        <w:r w:rsidR="00F83231" w:rsidRPr="007E3B63" w:rsidDel="00A5543F">
          <w:rPr>
            <w:rFonts w:ascii="Garamond" w:hAnsi="Garamond"/>
            <w:color w:val="000000" w:themeColor="text1"/>
          </w:rPr>
          <w:delText>;</w:delText>
        </w:r>
      </w:del>
      <w:r w:rsidR="00F83231" w:rsidRPr="007E3B63">
        <w:rPr>
          <w:rFonts w:ascii="Garamond" w:hAnsi="Garamond"/>
          <w:color w:val="000000" w:themeColor="text1"/>
        </w:rPr>
        <w:t xml:space="preserve"> </w:t>
      </w:r>
      <w:del w:id="792" w:author="Michael Jennions" w:date="2020-09-21T23:09:00Z">
        <w:r w:rsidR="00F83231" w:rsidRPr="007E3B63" w:rsidDel="0088321F">
          <w:rPr>
            <w:rFonts w:ascii="Garamond" w:hAnsi="Garamond"/>
            <w:color w:val="000000" w:themeColor="text1"/>
          </w:rPr>
          <w:delText xml:space="preserve">and </w:delText>
        </w:r>
      </w:del>
      <w:ins w:id="793" w:author="Michael Jennions" w:date="2020-09-21T23:09:00Z">
        <w:r w:rsidR="0088321F">
          <w:rPr>
            <w:rFonts w:ascii="Garamond" w:hAnsi="Garamond"/>
            <w:color w:val="000000" w:themeColor="text1"/>
          </w:rPr>
          <w:t>A</w:t>
        </w:r>
        <w:r w:rsidR="0088321F" w:rsidRPr="007E3B63">
          <w:rPr>
            <w:rFonts w:ascii="Garamond" w:hAnsi="Garamond"/>
            <w:color w:val="000000" w:themeColor="text1"/>
          </w:rPr>
          <w:t xml:space="preserve">nd </w:t>
        </w:r>
      </w:ins>
      <w:del w:id="794" w:author="Michael Jennions" w:date="2020-09-21T23:09:00Z">
        <w:r w:rsidR="00F83231" w:rsidDel="0088321F">
          <w:rPr>
            <w:rFonts w:ascii="Garamond" w:hAnsi="Garamond"/>
            <w:color w:val="000000" w:themeColor="text1"/>
          </w:rPr>
          <w:delText>finally</w:delText>
        </w:r>
        <w:r w:rsidR="00E624AA" w:rsidDel="0088321F">
          <w:rPr>
            <w:rFonts w:ascii="Garamond" w:hAnsi="Garamond"/>
            <w:color w:val="000000" w:themeColor="text1"/>
          </w:rPr>
          <w:delText xml:space="preserve"> </w:delText>
        </w:r>
      </w:del>
      <w:r w:rsidR="00F83231" w:rsidRPr="007E3B63">
        <w:rPr>
          <w:rFonts w:ascii="Garamond" w:hAnsi="Garamond"/>
          <w:color w:val="000000" w:themeColor="text1"/>
        </w:rPr>
        <w:t xml:space="preserve">3) </w:t>
      </w:r>
      <w:del w:id="795" w:author="Michael Jennions" w:date="2020-09-22T10:30:00Z">
        <w:r w:rsidR="00F83231" w:rsidDel="00747875">
          <w:rPr>
            <w:rFonts w:ascii="Garamond" w:hAnsi="Garamond"/>
            <w:color w:val="000000" w:themeColor="text1"/>
          </w:rPr>
          <w:delText>d</w:delText>
        </w:r>
      </w:del>
      <w:ins w:id="796" w:author="Michael Jennions" w:date="2020-09-22T10:16:00Z">
        <w:r w:rsidR="00FE7E8A">
          <w:rPr>
            <w:rFonts w:ascii="Garamond" w:hAnsi="Garamond"/>
            <w:color w:val="000000" w:themeColor="text1"/>
          </w:rPr>
          <w:t>D</w:t>
        </w:r>
      </w:ins>
      <w:r w:rsidR="00F83231" w:rsidRPr="007E3B63">
        <w:rPr>
          <w:rFonts w:ascii="Garamond" w:hAnsi="Garamond"/>
          <w:color w:val="000000" w:themeColor="text1"/>
        </w:rPr>
        <w:t xml:space="preserve">oes sexual selection (estimated using the proxy of </w:t>
      </w:r>
      <w:r w:rsidR="00C10D1C">
        <w:rPr>
          <w:rFonts w:ascii="Garamond" w:hAnsi="Garamond"/>
          <w:color w:val="000000" w:themeColor="text1"/>
        </w:rPr>
        <w:t xml:space="preserve">sexual size dimorphism, </w:t>
      </w:r>
      <w:r w:rsidR="00F83231" w:rsidRPr="007E3B63">
        <w:rPr>
          <w:rFonts w:ascii="Garamond" w:hAnsi="Garamond"/>
          <w:color w:val="000000" w:themeColor="text1"/>
        </w:rPr>
        <w:t xml:space="preserve">SSD) explain </w:t>
      </w:r>
      <w:r w:rsidR="00172FBC">
        <w:rPr>
          <w:rFonts w:ascii="Garamond" w:hAnsi="Garamond"/>
          <w:color w:val="000000" w:themeColor="text1"/>
        </w:rPr>
        <w:t>differences</w:t>
      </w:r>
      <w:r w:rsidR="00F83231" w:rsidRPr="007E3B63">
        <w:rPr>
          <w:rFonts w:ascii="Garamond" w:hAnsi="Garamond"/>
          <w:color w:val="000000" w:themeColor="text1"/>
        </w:rPr>
        <w:t xml:space="preserve"> in the magnitude of sex differences in </w:t>
      </w:r>
      <w:del w:id="797" w:author="Daniel Noble" w:date="2020-09-16T10:58:00Z">
        <w:r w:rsidR="00172FBC" w:rsidDel="000E5800">
          <w:rPr>
            <w:rFonts w:ascii="Garamond" w:hAnsi="Garamond"/>
            <w:color w:val="000000" w:themeColor="text1"/>
          </w:rPr>
          <w:delText>variability</w:delText>
        </w:r>
        <w:r w:rsidR="00F83231" w:rsidRPr="007E3B63" w:rsidDel="000E5800">
          <w:rPr>
            <w:rFonts w:ascii="Garamond" w:hAnsi="Garamond"/>
            <w:color w:val="000000" w:themeColor="text1"/>
          </w:rPr>
          <w:delText xml:space="preserve"> in</w:delText>
        </w:r>
      </w:del>
      <w:r w:rsidR="00F83231" w:rsidRPr="007E3B63">
        <w:rPr>
          <w:rFonts w:ascii="Garamond" w:hAnsi="Garamond"/>
          <w:color w:val="000000" w:themeColor="text1"/>
        </w:rPr>
        <w:t xml:space="preserve"> personality</w:t>
      </w:r>
      <w:ins w:id="798" w:author="Daniel Noble" w:date="2020-09-16T10:58:00Z">
        <w:r w:rsidR="000E5800">
          <w:rPr>
            <w:rFonts w:ascii="Garamond" w:hAnsi="Garamond"/>
            <w:color w:val="000000" w:themeColor="text1"/>
          </w:rPr>
          <w:t xml:space="preserve"> (mean and variance)</w:t>
        </w:r>
      </w:ins>
      <w:r w:rsidR="00F83231" w:rsidRPr="007E3B63">
        <w:rPr>
          <w:rFonts w:ascii="Garamond" w:hAnsi="Garamond"/>
          <w:color w:val="000000" w:themeColor="text1"/>
        </w:rPr>
        <w:t xml:space="preserve">? </w:t>
      </w:r>
      <w:r w:rsidR="00F83231">
        <w:rPr>
          <w:rFonts w:ascii="Garamond" w:hAnsi="Garamond"/>
          <w:color w:val="000000" w:themeColor="text1"/>
        </w:rPr>
        <w:t>I</w:t>
      </w:r>
      <w:r w:rsidR="001562C1" w:rsidRPr="007E3B63">
        <w:rPr>
          <w:rFonts w:ascii="Garamond" w:hAnsi="Garamond"/>
          <w:color w:val="000000" w:themeColor="text1"/>
        </w:rPr>
        <w:t>n many taxa</w:t>
      </w:r>
      <w:ins w:id="799" w:author="Daniel Noble" w:date="2020-09-16T21:03:00Z">
        <w:r w:rsidR="00A5543F">
          <w:rPr>
            <w:rFonts w:ascii="Garamond" w:hAnsi="Garamond"/>
            <w:color w:val="000000" w:themeColor="text1"/>
          </w:rPr>
          <w:t>,</w:t>
        </w:r>
      </w:ins>
      <w:r w:rsidR="001562C1" w:rsidRPr="007E3B63">
        <w:rPr>
          <w:rFonts w:ascii="Garamond" w:hAnsi="Garamond"/>
          <w:color w:val="000000" w:themeColor="text1"/>
        </w:rPr>
        <w:t xml:space="preserve"> </w:t>
      </w:r>
      <w:r w:rsidR="00FA0C5C">
        <w:rPr>
          <w:rFonts w:ascii="Garamond" w:hAnsi="Garamond"/>
          <w:color w:val="000000" w:themeColor="text1"/>
        </w:rPr>
        <w:t xml:space="preserve">the strength of sexual selection </w:t>
      </w:r>
      <w:ins w:id="800" w:author="Michael Jennions" w:date="2020-09-22T13:53:00Z">
        <w:r w:rsidR="00703655">
          <w:rPr>
            <w:rFonts w:ascii="Garamond" w:hAnsi="Garamond"/>
            <w:color w:val="000000" w:themeColor="text1"/>
          </w:rPr>
          <w:t xml:space="preserve">on males </w:t>
        </w:r>
      </w:ins>
      <w:r w:rsidR="001562C1" w:rsidRPr="007E3B63">
        <w:rPr>
          <w:rFonts w:ascii="Garamond" w:hAnsi="Garamond"/>
          <w:color w:val="000000" w:themeColor="text1"/>
        </w:rPr>
        <w:t xml:space="preserve">is </w:t>
      </w:r>
      <w:ins w:id="801" w:author="Michael Jennions" w:date="2020-09-22T13:53:00Z">
        <w:r w:rsidR="00703655">
          <w:rPr>
            <w:rFonts w:ascii="Garamond" w:hAnsi="Garamond"/>
            <w:color w:val="000000" w:themeColor="text1"/>
          </w:rPr>
          <w:t>correlated</w:t>
        </w:r>
      </w:ins>
      <w:ins w:id="802" w:author="Michael Jennions" w:date="2020-09-22T13:54:00Z">
        <w:r w:rsidR="00703655">
          <w:rPr>
            <w:rFonts w:ascii="Garamond" w:hAnsi="Garamond"/>
            <w:color w:val="000000" w:themeColor="text1"/>
          </w:rPr>
          <w:t xml:space="preserve"> </w:t>
        </w:r>
      </w:ins>
      <w:del w:id="803" w:author="Michael Jennions" w:date="2020-09-21T23:09:00Z">
        <w:r w:rsidR="00FA0C5C" w:rsidDel="0088321F">
          <w:rPr>
            <w:rFonts w:ascii="Garamond" w:hAnsi="Garamond"/>
            <w:color w:val="000000" w:themeColor="text1"/>
          </w:rPr>
          <w:delText xml:space="preserve">often </w:delText>
        </w:r>
      </w:del>
      <w:del w:id="804" w:author="Michael Jennions" w:date="2020-09-22T13:54:00Z">
        <w:r w:rsidR="001562C1" w:rsidRPr="007E3B63" w:rsidDel="00703655">
          <w:rPr>
            <w:rFonts w:ascii="Garamond" w:hAnsi="Garamond"/>
            <w:color w:val="000000" w:themeColor="text1"/>
          </w:rPr>
          <w:delText xml:space="preserve">associated </w:delText>
        </w:r>
      </w:del>
      <w:r w:rsidR="001562C1" w:rsidRPr="007E3B63">
        <w:rPr>
          <w:rFonts w:ascii="Garamond" w:hAnsi="Garamond"/>
          <w:color w:val="000000" w:themeColor="text1"/>
        </w:rPr>
        <w:t xml:space="preserve">with the magnitude </w:t>
      </w:r>
      <w:r w:rsidR="001562C1" w:rsidRPr="00703655">
        <w:rPr>
          <w:rFonts w:ascii="Garamond" w:hAnsi="Garamond"/>
          <w:color w:val="000000" w:themeColor="text1"/>
          <w:highlight w:val="cyan"/>
          <w:rPrChange w:id="805" w:author="Michael Jennions" w:date="2020-09-22T13:55:00Z">
            <w:rPr>
              <w:rFonts w:ascii="Garamond" w:hAnsi="Garamond"/>
              <w:color w:val="000000" w:themeColor="text1"/>
            </w:rPr>
          </w:rPrChange>
        </w:rPr>
        <w:t xml:space="preserve">of </w:t>
      </w:r>
      <w:r w:rsidR="00C10D1C" w:rsidRPr="00703655">
        <w:rPr>
          <w:rFonts w:ascii="Garamond" w:hAnsi="Garamond"/>
          <w:color w:val="000000" w:themeColor="text1"/>
          <w:highlight w:val="cyan"/>
          <w:rPrChange w:id="806" w:author="Michael Jennions" w:date="2020-09-22T13:55:00Z">
            <w:rPr>
              <w:rFonts w:ascii="Garamond" w:hAnsi="Garamond"/>
              <w:color w:val="000000" w:themeColor="text1"/>
            </w:rPr>
          </w:rPrChange>
        </w:rPr>
        <w:t xml:space="preserve">SSD </w:t>
      </w:r>
      <w:commentRangeStart w:id="807"/>
      <w:r w:rsidR="001562C1" w:rsidRPr="00703655">
        <w:rPr>
          <w:rFonts w:ascii="Garamond" w:hAnsi="Garamond"/>
          <w:highlight w:val="cyan"/>
          <w:rPrChange w:id="808" w:author="Michael Jennions" w:date="2020-09-22T13:55:00Z">
            <w:rPr>
              <w:rFonts w:ascii="Garamond" w:hAnsi="Garamond"/>
            </w:rPr>
          </w:rPrChange>
        </w:rPr>
        <w:fldChar w:fldCharType="begin" w:fldLock="1"/>
      </w:r>
      <w:r w:rsidR="00C10D1C" w:rsidRPr="00703655">
        <w:rPr>
          <w:rFonts w:ascii="Garamond" w:hAnsi="Garamond"/>
          <w:highlight w:val="cyan"/>
          <w:rPrChange w:id="809" w:author="Michael Jennions" w:date="2020-09-22T13:55:00Z">
            <w:rPr>
              <w:rFonts w:ascii="Garamond" w:hAnsi="Garamond"/>
            </w:rPr>
          </w:rPrChange>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instrText>
      </w:r>
      <w:r w:rsidR="001562C1" w:rsidRPr="00703655">
        <w:rPr>
          <w:rFonts w:ascii="Garamond" w:hAnsi="Garamond"/>
          <w:highlight w:val="cyan"/>
          <w:rPrChange w:id="810" w:author="Michael Jennions" w:date="2020-09-22T13:55:00Z">
            <w:rPr>
              <w:rFonts w:ascii="Garamond" w:hAnsi="Garamond"/>
            </w:rPr>
          </w:rPrChange>
        </w:rPr>
        <w:fldChar w:fldCharType="separate"/>
      </w:r>
      <w:r w:rsidR="001562C1" w:rsidRPr="00703655">
        <w:rPr>
          <w:rFonts w:ascii="Garamond" w:hAnsi="Garamond"/>
          <w:noProof/>
          <w:highlight w:val="cyan"/>
          <w:rPrChange w:id="811" w:author="Michael Jennions" w:date="2020-09-22T13:55:00Z">
            <w:rPr>
              <w:rFonts w:ascii="Garamond" w:hAnsi="Garamond"/>
              <w:noProof/>
            </w:rPr>
          </w:rPrChange>
        </w:rPr>
        <w:t xml:space="preserve">(Reiss 1986; e.g. primates: Cassini 2020; fish: Horne </w:t>
      </w:r>
      <w:r w:rsidR="001562C1" w:rsidRPr="00703655">
        <w:rPr>
          <w:rFonts w:ascii="Garamond" w:hAnsi="Garamond"/>
          <w:i/>
          <w:noProof/>
          <w:highlight w:val="cyan"/>
          <w:rPrChange w:id="812" w:author="Michael Jennions" w:date="2020-09-22T13:55:00Z">
            <w:rPr>
              <w:rFonts w:ascii="Garamond" w:hAnsi="Garamond"/>
              <w:i/>
              <w:noProof/>
            </w:rPr>
          </w:rPrChange>
        </w:rPr>
        <w:t>et al.</w:t>
      </w:r>
      <w:r w:rsidR="001562C1" w:rsidRPr="00703655">
        <w:rPr>
          <w:rFonts w:ascii="Garamond" w:hAnsi="Garamond"/>
          <w:noProof/>
          <w:highlight w:val="cyan"/>
          <w:rPrChange w:id="813" w:author="Michael Jennions" w:date="2020-09-22T13:55:00Z">
            <w:rPr>
              <w:rFonts w:ascii="Garamond" w:hAnsi="Garamond"/>
              <w:noProof/>
            </w:rPr>
          </w:rPrChange>
        </w:rPr>
        <w:t xml:space="preserve"> 2020)</w:t>
      </w:r>
      <w:r w:rsidR="001562C1" w:rsidRPr="00703655">
        <w:rPr>
          <w:rFonts w:ascii="Garamond" w:hAnsi="Garamond"/>
          <w:highlight w:val="cyan"/>
          <w:rPrChange w:id="814" w:author="Michael Jennions" w:date="2020-09-22T13:55:00Z">
            <w:rPr>
              <w:rFonts w:ascii="Garamond" w:hAnsi="Garamond"/>
            </w:rPr>
          </w:rPrChange>
        </w:rPr>
        <w:fldChar w:fldCharType="end"/>
      </w:r>
      <w:commentRangeEnd w:id="807"/>
      <w:r w:rsidR="00703655" w:rsidRPr="00703655">
        <w:rPr>
          <w:rStyle w:val="CommentReference"/>
          <w:highlight w:val="cyan"/>
          <w:rPrChange w:id="815" w:author="Michael Jennions" w:date="2020-09-22T13:55:00Z">
            <w:rPr>
              <w:rStyle w:val="CommentReference"/>
            </w:rPr>
          </w:rPrChange>
        </w:rPr>
        <w:commentReference w:id="807"/>
      </w:r>
      <w:r w:rsidR="001562C1" w:rsidRPr="00703655">
        <w:rPr>
          <w:rFonts w:ascii="Garamond" w:hAnsi="Garamond"/>
          <w:color w:val="000000" w:themeColor="text1"/>
          <w:highlight w:val="cyan"/>
          <w:rPrChange w:id="816" w:author="Michael Jennions" w:date="2020-09-22T13:55:00Z">
            <w:rPr>
              <w:rFonts w:ascii="Garamond" w:hAnsi="Garamond"/>
              <w:color w:val="000000" w:themeColor="text1"/>
            </w:rPr>
          </w:rPrChange>
        </w:rPr>
        <w:t>.</w:t>
      </w:r>
      <w:r w:rsidR="001562C1" w:rsidRPr="007E3B63">
        <w:rPr>
          <w:rFonts w:ascii="Garamond" w:hAnsi="Garamond"/>
          <w:color w:val="000000" w:themeColor="text1"/>
        </w:rPr>
        <w:t xml:space="preserve"> </w:t>
      </w:r>
      <w:r w:rsidR="00FA0C5C" w:rsidRPr="007E3B63">
        <w:rPr>
          <w:rFonts w:ascii="Garamond" w:hAnsi="Garamond"/>
          <w:color w:val="000000" w:themeColor="text1"/>
        </w:rPr>
        <w:t>We therefore included SSD as a moderator in our meta-analys</w:t>
      </w:r>
      <w:ins w:id="817" w:author="Daniel Noble" w:date="2020-09-16T21:03:00Z">
        <w:r w:rsidR="00A5543F">
          <w:rPr>
            <w:rFonts w:ascii="Garamond" w:hAnsi="Garamond"/>
            <w:color w:val="000000" w:themeColor="text1"/>
          </w:rPr>
          <w:t>e</w:t>
        </w:r>
      </w:ins>
      <w:del w:id="818" w:author="Daniel Noble" w:date="2020-09-16T21:03:00Z">
        <w:r w:rsidR="00FA0C5C" w:rsidRPr="007E3B63" w:rsidDel="00A5543F">
          <w:rPr>
            <w:rFonts w:ascii="Garamond" w:hAnsi="Garamond"/>
            <w:color w:val="000000" w:themeColor="text1"/>
          </w:rPr>
          <w:delText>i</w:delText>
        </w:r>
      </w:del>
      <w:r w:rsidR="00FA0C5C" w:rsidRPr="007E3B63">
        <w:rPr>
          <w:rFonts w:ascii="Garamond" w:hAnsi="Garamond"/>
          <w:color w:val="000000" w:themeColor="text1"/>
        </w:rPr>
        <w:t xml:space="preserve">s. </w:t>
      </w:r>
      <w:r w:rsidR="00172FBC">
        <w:rPr>
          <w:rFonts w:ascii="Garamond" w:hAnsi="Garamond"/>
          <w:color w:val="000000" w:themeColor="text1"/>
        </w:rPr>
        <w:t>Additionally, o</w:t>
      </w:r>
      <w:r w:rsidR="00E624AA">
        <w:rPr>
          <w:rFonts w:ascii="Garamond" w:hAnsi="Garamond"/>
          <w:color w:val="000000" w:themeColor="text1"/>
        </w:rPr>
        <w:t>ur</w:t>
      </w:r>
      <w:r w:rsidR="00E624AA" w:rsidRPr="007E3B63">
        <w:rPr>
          <w:rFonts w:ascii="Garamond" w:hAnsi="Garamond"/>
          <w:color w:val="000000" w:themeColor="text1"/>
        </w:rPr>
        <w:t xml:space="preserve"> data </w:t>
      </w:r>
      <w:del w:id="819" w:author="Daniel Noble" w:date="2020-09-16T21:03:00Z">
        <w:r w:rsidR="00172FBC" w:rsidDel="00A5543F">
          <w:rPr>
            <w:rFonts w:ascii="Garamond" w:hAnsi="Garamond"/>
            <w:color w:val="000000" w:themeColor="text1"/>
          </w:rPr>
          <w:delText>encompassed</w:delText>
        </w:r>
        <w:r w:rsidR="00E624AA" w:rsidRPr="007E3B63" w:rsidDel="00A5543F">
          <w:rPr>
            <w:rFonts w:ascii="Garamond" w:hAnsi="Garamond"/>
            <w:color w:val="000000" w:themeColor="text1"/>
          </w:rPr>
          <w:delText xml:space="preserve"> </w:delText>
        </w:r>
      </w:del>
      <w:ins w:id="820" w:author="Daniel Noble" w:date="2020-09-16T21:03:00Z">
        <w:r w:rsidR="00A5543F">
          <w:rPr>
            <w:rFonts w:ascii="Garamond" w:hAnsi="Garamond"/>
            <w:color w:val="000000" w:themeColor="text1"/>
          </w:rPr>
          <w:t>contained</w:t>
        </w:r>
        <w:r w:rsidR="00A5543F" w:rsidRPr="007E3B63">
          <w:rPr>
            <w:rFonts w:ascii="Garamond" w:hAnsi="Garamond"/>
            <w:color w:val="000000" w:themeColor="text1"/>
          </w:rPr>
          <w:t xml:space="preserve"> </w:t>
        </w:r>
      </w:ins>
      <w:r w:rsidR="00E624AA" w:rsidRPr="007E3B63">
        <w:rPr>
          <w:rFonts w:ascii="Garamond" w:hAnsi="Garamond"/>
          <w:color w:val="000000" w:themeColor="text1"/>
        </w:rPr>
        <w:t xml:space="preserve">taxa where males are </w:t>
      </w:r>
      <w:del w:id="821" w:author="Michael Jennions" w:date="2020-09-22T10:17:00Z">
        <w:r w:rsidR="00E624AA" w:rsidRPr="007E3B63" w:rsidDel="00761049">
          <w:rPr>
            <w:rFonts w:ascii="Garamond" w:hAnsi="Garamond"/>
            <w:color w:val="000000" w:themeColor="text1"/>
          </w:rPr>
          <w:delText xml:space="preserve">always </w:delText>
        </w:r>
      </w:del>
      <w:r w:rsidR="00E624AA" w:rsidRPr="007E3B63">
        <w:rPr>
          <w:rFonts w:ascii="Garamond" w:hAnsi="Garamond"/>
          <w:color w:val="000000" w:themeColor="text1"/>
        </w:rPr>
        <w:t xml:space="preserve">heterogametic (mammals), </w:t>
      </w:r>
      <w:del w:id="822" w:author="Michael Jennions" w:date="2020-09-22T10:17:00Z">
        <w:r w:rsidR="00E624AA" w:rsidRPr="007E3B63" w:rsidDel="00761049">
          <w:rPr>
            <w:rFonts w:ascii="Garamond" w:hAnsi="Garamond"/>
            <w:color w:val="000000" w:themeColor="text1"/>
          </w:rPr>
          <w:delText xml:space="preserve">always </w:delText>
        </w:r>
      </w:del>
      <w:r w:rsidR="00E624AA" w:rsidRPr="007E3B63">
        <w:rPr>
          <w:rFonts w:ascii="Garamond" w:hAnsi="Garamond"/>
          <w:color w:val="000000" w:themeColor="text1"/>
        </w:rPr>
        <w:t xml:space="preserve">homogametic (birds), or </w:t>
      </w:r>
      <w:del w:id="823" w:author="Michael Jennions" w:date="2020-09-21T23:09:00Z">
        <w:r w:rsidR="00E624AA" w:rsidDel="0088321F">
          <w:rPr>
            <w:rFonts w:ascii="Garamond" w:hAnsi="Garamond"/>
            <w:color w:val="000000" w:themeColor="text1"/>
          </w:rPr>
          <w:delText xml:space="preserve">where taxa have </w:delText>
        </w:r>
      </w:del>
      <w:r w:rsidR="00E624AA">
        <w:rPr>
          <w:rFonts w:ascii="Garamond" w:hAnsi="Garamond"/>
          <w:color w:val="000000" w:themeColor="text1"/>
        </w:rPr>
        <w:t xml:space="preserve">a </w:t>
      </w:r>
      <w:r w:rsidR="00E624AA" w:rsidRPr="007E3B63">
        <w:rPr>
          <w:rFonts w:ascii="Garamond" w:hAnsi="Garamond"/>
          <w:color w:val="000000" w:themeColor="text1"/>
        </w:rPr>
        <w:t xml:space="preserve">mixture of the two (insects, fish and reptiles/frogs). </w:t>
      </w:r>
      <w:r w:rsidR="00E624AA">
        <w:rPr>
          <w:rFonts w:ascii="Garamond" w:hAnsi="Garamond"/>
          <w:color w:val="000000" w:themeColor="text1"/>
        </w:rPr>
        <w:t>As such, w</w:t>
      </w:r>
      <w:r w:rsidR="00FA0C5C" w:rsidRPr="007E3B63">
        <w:rPr>
          <w:rFonts w:ascii="Garamond" w:hAnsi="Garamond"/>
          <w:color w:val="000000" w:themeColor="text1"/>
        </w:rPr>
        <w:t xml:space="preserve">e </w:t>
      </w:r>
      <w:del w:id="824" w:author="Michael Jennions" w:date="2020-09-21T23:09:00Z">
        <w:r w:rsidR="00E624AA" w:rsidDel="0088321F">
          <w:rPr>
            <w:rFonts w:ascii="Garamond" w:hAnsi="Garamond"/>
            <w:color w:val="000000" w:themeColor="text1"/>
          </w:rPr>
          <w:delText xml:space="preserve">also </w:delText>
        </w:r>
      </w:del>
      <w:r w:rsidR="00FA0C5C" w:rsidRPr="007E3B63">
        <w:rPr>
          <w:rFonts w:ascii="Garamond" w:hAnsi="Garamond"/>
          <w:color w:val="000000" w:themeColor="text1"/>
        </w:rPr>
        <w:t xml:space="preserve">partially tested for an effect of </w:t>
      </w:r>
      <w:r w:rsidR="00172FBC">
        <w:rPr>
          <w:rFonts w:ascii="Garamond" w:hAnsi="Garamond"/>
          <w:color w:val="000000" w:themeColor="text1"/>
        </w:rPr>
        <w:t>sex chromosom</w:t>
      </w:r>
      <w:ins w:id="825" w:author="Michael Jennions" w:date="2020-09-21T23:10:00Z">
        <w:r w:rsidR="0088321F">
          <w:rPr>
            <w:rFonts w:ascii="Garamond" w:hAnsi="Garamond"/>
            <w:color w:val="000000" w:themeColor="text1"/>
          </w:rPr>
          <w:t xml:space="preserve">es </w:t>
        </w:r>
      </w:ins>
      <w:del w:id="826" w:author="Michael Jennions" w:date="2020-09-21T23:10:00Z">
        <w:r w:rsidR="00172FBC" w:rsidDel="0088321F">
          <w:rPr>
            <w:rFonts w:ascii="Garamond" w:hAnsi="Garamond"/>
            <w:color w:val="000000" w:themeColor="text1"/>
          </w:rPr>
          <w:delText>al arrangement</w:delText>
        </w:r>
        <w:r w:rsidR="00FA0C5C" w:rsidRPr="007E3B63" w:rsidDel="0088321F">
          <w:rPr>
            <w:rFonts w:ascii="Garamond" w:hAnsi="Garamond"/>
            <w:color w:val="000000" w:themeColor="text1"/>
          </w:rPr>
          <w:delText xml:space="preserve"> </w:delText>
        </w:r>
      </w:del>
      <w:r w:rsidR="00FA0C5C" w:rsidRPr="007E3B63">
        <w:rPr>
          <w:rFonts w:ascii="Garamond" w:hAnsi="Garamond"/>
          <w:color w:val="000000" w:themeColor="text1"/>
        </w:rPr>
        <w:t xml:space="preserve">on sex differences in variation in personality by testing for a moderating effect of taxa. </w:t>
      </w:r>
    </w:p>
    <w:p w14:paraId="00D94388" w14:textId="6128C689" w:rsidR="007E3B63" w:rsidRDefault="007E3B63" w:rsidP="00FA0C5C">
      <w:pPr>
        <w:rPr>
          <w:rFonts w:ascii="Garamond" w:hAnsi="Garamond"/>
          <w:b/>
          <w:bCs/>
          <w:color w:val="000000" w:themeColor="text1"/>
        </w:rPr>
      </w:pPr>
    </w:p>
    <w:p w14:paraId="78939CD5" w14:textId="77777777" w:rsidR="00DA2BB5" w:rsidRDefault="00DA2BB5" w:rsidP="00DA2BB5">
      <w:pPr>
        <w:rPr>
          <w:rFonts w:ascii="Garamond" w:hAnsi="Garamond"/>
          <w:b/>
          <w:bCs/>
        </w:rPr>
      </w:pPr>
      <w:r>
        <w:rPr>
          <w:rFonts w:ascii="Garamond" w:hAnsi="Garamond"/>
          <w:b/>
          <w:bCs/>
        </w:rPr>
        <w:t>Results</w:t>
      </w:r>
    </w:p>
    <w:p w14:paraId="51F496AE" w14:textId="77777777" w:rsidR="00DA2BB5" w:rsidRDefault="00DA2BB5" w:rsidP="00DA2BB5">
      <w:pPr>
        <w:rPr>
          <w:rFonts w:ascii="Garamond" w:hAnsi="Garamond"/>
          <w:i/>
        </w:rPr>
      </w:pPr>
    </w:p>
    <w:p w14:paraId="2F45826E" w14:textId="6ED96165" w:rsidR="00DA2BB5" w:rsidRDefault="00EE0A30" w:rsidP="00DA2BB5">
      <w:pPr>
        <w:rPr>
          <w:rFonts w:ascii="Garamond" w:hAnsi="Garamond"/>
          <w:i/>
        </w:rPr>
      </w:pPr>
      <w:r>
        <w:rPr>
          <w:rFonts w:ascii="Garamond" w:hAnsi="Garamond"/>
          <w:i/>
        </w:rPr>
        <w:t xml:space="preserve">Dataset </w:t>
      </w:r>
      <w:commentRangeStart w:id="827"/>
      <w:r w:rsidR="00DA2BB5">
        <w:rPr>
          <w:rFonts w:ascii="Garamond" w:hAnsi="Garamond"/>
          <w:i/>
        </w:rPr>
        <w:t>Summary</w:t>
      </w:r>
      <w:commentRangeEnd w:id="827"/>
      <w:r w:rsidR="008E124C">
        <w:rPr>
          <w:rStyle w:val="CommentReference"/>
        </w:rPr>
        <w:commentReference w:id="827"/>
      </w:r>
      <w:r w:rsidR="00DA2BB5">
        <w:rPr>
          <w:rFonts w:ascii="Garamond" w:hAnsi="Garamond"/>
          <w:i/>
        </w:rPr>
        <w:t xml:space="preserve"> </w:t>
      </w:r>
    </w:p>
    <w:p w14:paraId="18A97B0C" w14:textId="77777777" w:rsidR="00DA2BB5" w:rsidRDefault="00DA2BB5" w:rsidP="00DA2BB5">
      <w:pPr>
        <w:rPr>
          <w:rFonts w:ascii="Garamond" w:hAnsi="Garamond"/>
        </w:rPr>
      </w:pPr>
    </w:p>
    <w:p w14:paraId="38E240F8" w14:textId="0D15A23B" w:rsidR="00DA2BB5" w:rsidRPr="00AF23CE" w:rsidRDefault="00DA2BB5" w:rsidP="00DA2BB5">
      <w:pPr>
        <w:ind w:firstLine="720"/>
        <w:rPr>
          <w:rFonts w:ascii="Garamond" w:hAnsi="Garamond"/>
        </w:rPr>
      </w:pPr>
      <w:r>
        <w:rPr>
          <w:rFonts w:ascii="Garamond" w:hAnsi="Garamond"/>
        </w:rPr>
        <w:t>Our final dataset comprised 2,</w:t>
      </w:r>
      <w:r w:rsidR="00F871B4">
        <w:rPr>
          <w:rFonts w:ascii="Garamond" w:hAnsi="Garamond"/>
        </w:rPr>
        <w:t>167</w:t>
      </w:r>
      <w:r>
        <w:rPr>
          <w:rFonts w:ascii="Garamond" w:hAnsi="Garamond"/>
        </w:rPr>
        <w:t xml:space="preserve"> effect sizes from five broad taxonomic groups: mammals, birds, </w:t>
      </w:r>
      <w:ins w:id="828" w:author="Michael Jennions" w:date="2020-09-21T23:10:00Z">
        <w:r w:rsidR="00047E1C">
          <w:rPr>
            <w:rFonts w:ascii="Garamond" w:hAnsi="Garamond"/>
          </w:rPr>
          <w:t>fish, invertebrates</w:t>
        </w:r>
      </w:ins>
      <w:ins w:id="829" w:author="Michael Jennions" w:date="2020-09-22T10:40:00Z">
        <w:r w:rsidR="00D81EA8">
          <w:rPr>
            <w:rFonts w:ascii="Garamond" w:hAnsi="Garamond"/>
          </w:rPr>
          <w:t>,</w:t>
        </w:r>
      </w:ins>
      <w:ins w:id="830" w:author="Michael Jennions" w:date="2020-09-21T23:10:00Z">
        <w:r w:rsidR="00047E1C">
          <w:rPr>
            <w:rFonts w:ascii="Garamond" w:hAnsi="Garamond"/>
          </w:rPr>
          <w:t xml:space="preserve"> and </w:t>
        </w:r>
      </w:ins>
      <w:r>
        <w:rPr>
          <w:rFonts w:ascii="Garamond" w:hAnsi="Garamond"/>
        </w:rPr>
        <w:t>reptiles</w:t>
      </w:r>
      <w:r w:rsidR="003E4BE4">
        <w:rPr>
          <w:rFonts w:ascii="Garamond" w:hAnsi="Garamond"/>
        </w:rPr>
        <w:t>/</w:t>
      </w:r>
      <w:r w:rsidR="00150329">
        <w:rPr>
          <w:rFonts w:ascii="Garamond" w:hAnsi="Garamond"/>
        </w:rPr>
        <w:t>amphibians</w:t>
      </w:r>
      <w:r>
        <w:rPr>
          <w:rFonts w:ascii="Garamond" w:hAnsi="Garamond"/>
        </w:rPr>
        <w:t xml:space="preserve"> </w:t>
      </w:r>
      <w:r w:rsidR="00150329">
        <w:rPr>
          <w:rFonts w:ascii="Garamond" w:hAnsi="Garamond"/>
        </w:rPr>
        <w:t>(</w:t>
      </w:r>
      <w:del w:id="831" w:author="Michael Jennions" w:date="2020-09-21T23:10:00Z">
        <w:r w:rsidR="00150329" w:rsidDel="00047E1C">
          <w:rPr>
            <w:rFonts w:ascii="Garamond" w:hAnsi="Garamond"/>
          </w:rPr>
          <w:delText xml:space="preserve">both </w:delText>
        </w:r>
      </w:del>
      <w:r>
        <w:rPr>
          <w:rFonts w:ascii="Garamond" w:hAnsi="Garamond"/>
        </w:rPr>
        <w:t>combined)</w:t>
      </w:r>
      <w:del w:id="832" w:author="Michael Jennions" w:date="2020-09-22T10:40:00Z">
        <w:r w:rsidDel="00D81EA8">
          <w:rPr>
            <w:rFonts w:ascii="Garamond" w:hAnsi="Garamond"/>
          </w:rPr>
          <w:delText>,</w:delText>
        </w:r>
      </w:del>
      <w:del w:id="833" w:author="Michael Jennions" w:date="2020-09-21T23:10:00Z">
        <w:r w:rsidDel="00047E1C">
          <w:rPr>
            <w:rFonts w:ascii="Garamond" w:hAnsi="Garamond"/>
          </w:rPr>
          <w:delText xml:space="preserve"> fish and invertebrates</w:delText>
        </w:r>
      </w:del>
      <w:r>
        <w:rPr>
          <w:rFonts w:ascii="Garamond" w:hAnsi="Garamond"/>
        </w:rPr>
        <w:t>. The number of species (n = 10-106), studies (n = 11-61) and effect sizes (n = 95-6</w:t>
      </w:r>
      <w:r w:rsidR="00D9254D">
        <w:rPr>
          <w:rFonts w:ascii="Garamond" w:hAnsi="Garamond"/>
        </w:rPr>
        <w:t>7</w:t>
      </w:r>
      <w:r>
        <w:rPr>
          <w:rFonts w:ascii="Garamond" w:hAnsi="Garamond"/>
        </w:rPr>
        <w:t>4) per taxa are shown in Table 1. Boldness was the most well-studied</w:t>
      </w:r>
      <w:ins w:id="834" w:author="Michael Jennions" w:date="2020-09-21T23:14:00Z">
        <w:r w:rsidR="000F18B4">
          <w:rPr>
            <w:rFonts w:ascii="Garamond" w:hAnsi="Garamond"/>
          </w:rPr>
          <w:t>,</w:t>
        </w:r>
      </w:ins>
      <w:r>
        <w:rPr>
          <w:rFonts w:ascii="Garamond" w:hAnsi="Garamond"/>
        </w:rPr>
        <w:t xml:space="preserve"> and sociality the least-studied</w:t>
      </w:r>
      <w:ins w:id="835" w:author="Michael Jennions" w:date="2020-09-21T23:14:00Z">
        <w:r w:rsidR="000F18B4">
          <w:rPr>
            <w:rFonts w:ascii="Garamond" w:hAnsi="Garamond"/>
          </w:rPr>
          <w:t>,</w:t>
        </w:r>
      </w:ins>
      <w:r>
        <w:rPr>
          <w:rFonts w:ascii="Garamond" w:hAnsi="Garamond"/>
        </w:rPr>
        <w:t xml:space="preserve"> of the five personality </w:t>
      </w:r>
      <w:r w:rsidRPr="00050529">
        <w:rPr>
          <w:rFonts w:ascii="Garamond" w:hAnsi="Garamond"/>
        </w:rPr>
        <w:t>types (n=8</w:t>
      </w:r>
      <w:r w:rsidR="00050529" w:rsidRPr="00050529">
        <w:rPr>
          <w:rFonts w:ascii="Garamond" w:hAnsi="Garamond"/>
        </w:rPr>
        <w:t>14</w:t>
      </w:r>
      <w:r w:rsidRPr="00050529">
        <w:rPr>
          <w:rFonts w:ascii="Garamond" w:hAnsi="Garamond"/>
        </w:rPr>
        <w:t xml:space="preserve"> and 16</w:t>
      </w:r>
      <w:r w:rsidR="00050529" w:rsidRPr="00050529">
        <w:rPr>
          <w:rFonts w:ascii="Garamond" w:hAnsi="Garamond"/>
        </w:rPr>
        <w:t>6</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8F22B4F" w:rsidR="00DA2BB5" w:rsidRPr="004A4BC9" w:rsidRDefault="00DA2BB5" w:rsidP="00DA2BB5">
      <w:pPr>
        <w:rPr>
          <w:rFonts w:ascii="Garamond" w:hAnsi="Garamond"/>
          <w:i/>
        </w:rPr>
      </w:pPr>
      <w:r>
        <w:rPr>
          <w:rFonts w:ascii="Garamond" w:hAnsi="Garamond"/>
          <w:i/>
        </w:rPr>
        <w:t>Sex Differences</w:t>
      </w:r>
    </w:p>
    <w:p w14:paraId="67B526D9" w14:textId="77777777" w:rsidR="00DA2BB5" w:rsidRDefault="00DA2BB5" w:rsidP="00DA2BB5">
      <w:pPr>
        <w:rPr>
          <w:rFonts w:ascii="Garamond" w:hAnsi="Garamond"/>
        </w:rPr>
      </w:pPr>
    </w:p>
    <w:p w14:paraId="2BA03CB5" w14:textId="18BA9D0C" w:rsidR="00DA2BB5" w:rsidRDefault="00DA2BB5" w:rsidP="00DA2BB5">
      <w:pPr>
        <w:ind w:firstLine="720"/>
        <w:rPr>
          <w:rFonts w:ascii="Garamond" w:hAnsi="Garamond"/>
        </w:rPr>
      </w:pPr>
      <w:r>
        <w:rPr>
          <w:rFonts w:ascii="Garamond" w:hAnsi="Garamond"/>
        </w:rPr>
        <w:t xml:space="preserve">Combining all five personality traits, males and females did not differ significantly in their mean personality in any of the five taxa, nor was there a significant sex difference in variability (Table 1 and Supplementary Table S1). The effect size estimates from our </w:t>
      </w:r>
      <w:ins w:id="836" w:author="Michael Jennions" w:date="2020-09-22T10:41:00Z">
        <w:r w:rsidR="00EB202D">
          <w:rPr>
            <w:rFonts w:ascii="Garamond" w:hAnsi="Garamond"/>
          </w:rPr>
          <w:t xml:space="preserve">basic </w:t>
        </w:r>
      </w:ins>
      <w:r>
        <w:rPr>
          <w:rFonts w:ascii="Garamond" w:hAnsi="Garamond"/>
        </w:rPr>
        <w:t>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lnCVR &gt; 0.</w:t>
      </w:r>
      <w:r w:rsidR="00C850E4">
        <w:rPr>
          <w:rFonts w:ascii="Garamond" w:hAnsi="Garamond"/>
        </w:rPr>
        <w:t>6</w:t>
      </w:r>
      <w:r>
        <w:rPr>
          <w:rFonts w:ascii="Garamond" w:hAnsi="Garamond"/>
        </w:rPr>
        <w:t xml:space="preserve">0), </w:t>
      </w:r>
      <w:r w:rsidR="00CF55C4">
        <w:rPr>
          <w:rFonts w:ascii="Garamond" w:hAnsi="Garamond"/>
        </w:rPr>
        <w:t>while there was moderate</w:t>
      </w:r>
      <w:r w:rsidR="00EA1EA2">
        <w:rPr>
          <w:rFonts w:ascii="Garamond" w:hAnsi="Garamond"/>
        </w:rPr>
        <w:t>-low</w:t>
      </w:r>
      <w:r w:rsidR="00CF55C4">
        <w:rPr>
          <w:rFonts w:ascii="Garamond" w:hAnsi="Garamond"/>
        </w:rPr>
        <w:t xml:space="preserve"> heterogeneity for</w:t>
      </w:r>
      <w:r>
        <w:rPr>
          <w:rFonts w:ascii="Garamond" w:hAnsi="Garamond"/>
        </w:rPr>
        <w:t xml:space="preserve"> </w:t>
      </w:r>
      <w:r w:rsidR="006567C3">
        <w:rPr>
          <w:rFonts w:ascii="Garamond" w:hAnsi="Garamond"/>
        </w:rPr>
        <w:t xml:space="preserve">reptiles/amphibians </w:t>
      </w:r>
      <w:r>
        <w:rPr>
          <w:rFonts w:ascii="Garamond" w:hAnsi="Garamond"/>
        </w:rPr>
        <w:t>(</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lnCVR = 0.01) and fish (</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lnCVR = 0.49). Heterogeneity </w:t>
      </w:r>
      <w:del w:id="837" w:author="Michael Jennions" w:date="2020-09-21T23:12:00Z">
        <w:r w:rsidDel="000F18B4">
          <w:rPr>
            <w:rFonts w:ascii="Garamond" w:hAnsi="Garamond"/>
          </w:rPr>
          <w:delText xml:space="preserve">within </w:delText>
        </w:r>
      </w:del>
      <w:ins w:id="838" w:author="Michael Jennions" w:date="2020-09-21T23:12:00Z">
        <w:r w:rsidR="000F18B4">
          <w:rPr>
            <w:rFonts w:ascii="Garamond" w:hAnsi="Garamond"/>
          </w:rPr>
          <w:t xml:space="preserve">in the sex difference in </w:t>
        </w:r>
      </w:ins>
      <w:r>
        <w:rPr>
          <w:rFonts w:ascii="Garamond" w:hAnsi="Garamond"/>
        </w:rPr>
        <w:t xml:space="preserve">mean personality </w:t>
      </w:r>
      <w:del w:id="839" w:author="Michael Jennions" w:date="2020-09-21T23:12:00Z">
        <w:r w:rsidDel="000F18B4">
          <w:rPr>
            <w:rFonts w:ascii="Garamond" w:hAnsi="Garamond"/>
          </w:rPr>
          <w:delText xml:space="preserve">effect sizes </w:delText>
        </w:r>
      </w:del>
      <w:r>
        <w:rPr>
          <w:rFonts w:ascii="Garamond" w:hAnsi="Garamond"/>
        </w:rPr>
        <w:t>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w:t>
      </w:r>
      <w:ins w:id="840" w:author="Michael Jennions" w:date="2020-09-21T23:12:00Z">
        <w:r w:rsidR="000F18B4">
          <w:rPr>
            <w:rFonts w:ascii="Garamond" w:hAnsi="Garamond"/>
          </w:rPr>
          <w:t xml:space="preserve">the </w:t>
        </w:r>
      </w:ins>
      <w:r>
        <w:rPr>
          <w:rFonts w:ascii="Garamond" w:hAnsi="Garamond"/>
        </w:rPr>
        <w:t xml:space="preserve">variability </w:t>
      </w:r>
      <w:r w:rsidR="00375027">
        <w:rPr>
          <w:rFonts w:ascii="Garamond" w:hAnsi="Garamond"/>
        </w:rPr>
        <w:t xml:space="preserve">of </w:t>
      </w:r>
      <w:r>
        <w:rPr>
          <w:rFonts w:ascii="Garamond" w:hAnsi="Garamond"/>
        </w:rPr>
        <w:t xml:space="preserve">effect sizes for </w:t>
      </w:r>
      <w:r w:rsidR="00343676">
        <w:rPr>
          <w:rFonts w:ascii="Garamond" w:hAnsi="Garamond"/>
        </w:rPr>
        <w:t>mammals, birds</w:t>
      </w:r>
      <w:r>
        <w:rPr>
          <w:rFonts w:ascii="Garamond" w:hAnsi="Garamond"/>
        </w:rPr>
        <w:t xml:space="preserve"> and </w:t>
      </w:r>
      <w:r w:rsidR="00A56773">
        <w:rPr>
          <w:rFonts w:ascii="Garamond" w:hAnsi="Garamond"/>
        </w:rPr>
        <w:t xml:space="preserve">reptiles/amphibians </w:t>
      </w:r>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42B17463" w:rsidR="00DA2BB5" w:rsidRDefault="00DA2BB5" w:rsidP="00DA2BB5">
      <w:pPr>
        <w:ind w:firstLine="720"/>
        <w:rPr>
          <w:rFonts w:ascii="Garamond" w:hAnsi="Garamond"/>
        </w:rPr>
      </w:pPr>
      <w:r>
        <w:rPr>
          <w:rFonts w:ascii="Garamond" w:hAnsi="Garamond"/>
        </w:rPr>
        <w:t xml:space="preserve">The lack of a sex difference in mean </w:t>
      </w:r>
      <w:r w:rsidR="00A56773">
        <w:rPr>
          <w:rFonts w:ascii="Garamond" w:hAnsi="Garamond"/>
        </w:rPr>
        <w:t xml:space="preserve">and </w:t>
      </w:r>
      <w:r w:rsidR="001763FD">
        <w:rPr>
          <w:rFonts w:ascii="Garamond" w:hAnsi="Garamond"/>
        </w:rPr>
        <w:t>variability</w:t>
      </w:r>
      <w:r w:rsidR="00A56773">
        <w:rPr>
          <w:rFonts w:ascii="Garamond" w:hAnsi="Garamond"/>
        </w:rPr>
        <w:t xml:space="preserve"> in </w:t>
      </w:r>
      <w:r>
        <w:rPr>
          <w:rFonts w:ascii="Garamond" w:hAnsi="Garamond"/>
        </w:rPr>
        <w:t xml:space="preserve">personality could arise if the direction of any difference in sex-specific values varied across the five personality traits. When the traits were analysed separately we found significant sex differences in mean values in </w:t>
      </w:r>
      <w:r w:rsidR="002B512D">
        <w:rPr>
          <w:rFonts w:ascii="Garamond" w:hAnsi="Garamond"/>
        </w:rPr>
        <w:t xml:space="preserve">only two </w:t>
      </w:r>
      <w:r>
        <w:rPr>
          <w:rFonts w:ascii="Garamond" w:hAnsi="Garamond"/>
        </w:rPr>
        <w:t>cases</w:t>
      </w:r>
      <w:r w:rsidR="00546AD9">
        <w:rPr>
          <w:rFonts w:ascii="Garamond" w:hAnsi="Garamond"/>
        </w:rPr>
        <w:t>. F</w:t>
      </w:r>
      <w:r>
        <w:rPr>
          <w:rFonts w:ascii="Garamond" w:hAnsi="Garamond"/>
        </w:rPr>
        <w:t>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sidR="00375027">
        <w:rPr>
          <w:rFonts w:ascii="Garamond" w:hAnsi="Garamond"/>
        </w:rPr>
        <w:t>95% CI</w:t>
      </w:r>
      <w:r w:rsidR="002E252E">
        <w:rPr>
          <w:rFonts w:ascii="Garamond" w:hAnsi="Garamond"/>
        </w:rPr>
        <w:t>s</w:t>
      </w:r>
      <w:r w:rsidR="00375027">
        <w:rPr>
          <w:rFonts w:ascii="Garamond" w:hAnsi="Garamond"/>
        </w:rPr>
        <w:t xml:space="preserve">: </w:t>
      </w:r>
      <w:r w:rsidR="002E252E">
        <w:rPr>
          <w:rFonts w:ascii="Garamond" w:hAnsi="Garamond"/>
        </w:rPr>
        <w:t>-1.16, -0.21;</w:t>
      </w:r>
      <w:r w:rsidR="00375027">
        <w:rPr>
          <w:rFonts w:ascii="Garamond" w:hAnsi="Garamond"/>
        </w:rPr>
        <w:t xml:space="preserve"> </w:t>
      </w:r>
      <w:r>
        <w:rPr>
          <w:rFonts w:ascii="Garamond" w:hAnsi="Garamond"/>
          <w:i/>
        </w:rPr>
        <w:t>p</w:t>
      </w:r>
      <w:r>
        <w:rPr>
          <w:rFonts w:ascii="Garamond" w:hAnsi="Garamond"/>
        </w:rPr>
        <w:t>=0.005),</w:t>
      </w:r>
      <w:r w:rsidR="002B512D">
        <w:rPr>
          <w:rFonts w:ascii="Garamond" w:hAnsi="Garamond"/>
        </w:rPr>
        <w:t xml:space="preserve"> </w:t>
      </w:r>
      <w:r w:rsidR="00546AD9">
        <w:rPr>
          <w:rFonts w:ascii="Garamond" w:hAnsi="Garamond"/>
        </w:rPr>
        <w:t>but</w:t>
      </w:r>
      <w:r>
        <w:rPr>
          <w:rFonts w:ascii="Garamond" w:hAnsi="Garamond"/>
        </w:rPr>
        <w:t xml:space="preserve"> less exploratory in reptiles</w:t>
      </w:r>
      <w:r w:rsidR="00A56773">
        <w:rPr>
          <w:rFonts w:ascii="Garamond" w:hAnsi="Garamond"/>
        </w:rPr>
        <w:t xml:space="preserve">/amphibians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sidR="002E252E">
        <w:rPr>
          <w:rFonts w:ascii="Garamond" w:hAnsi="Garamond"/>
        </w:rPr>
        <w:t xml:space="preserve">95% CIs: 0.05, 0.45; </w:t>
      </w:r>
      <w:commentRangeStart w:id="841"/>
      <w:r>
        <w:rPr>
          <w:rFonts w:ascii="Garamond" w:hAnsi="Garamond"/>
          <w:i/>
        </w:rPr>
        <w:t>p</w:t>
      </w:r>
      <w:r>
        <w:rPr>
          <w:rFonts w:ascii="Garamond" w:hAnsi="Garamond"/>
        </w:rPr>
        <w:t xml:space="preserve">=0.02). </w:t>
      </w:r>
      <w:ins w:id="842" w:author="Daniel Noble" w:date="2020-09-17T08:07:00Z">
        <w:r w:rsidR="00A27555">
          <w:rPr>
            <w:rFonts w:ascii="Garamond" w:hAnsi="Garamond"/>
          </w:rPr>
          <w:t xml:space="preserve">While </w:t>
        </w:r>
      </w:ins>
      <w:ins w:id="843" w:author="Michael Jennions" w:date="2020-09-22T10:43:00Z">
        <w:r w:rsidR="00EB202D">
          <w:rPr>
            <w:rFonts w:ascii="Garamond" w:hAnsi="Garamond"/>
          </w:rPr>
          <w:t xml:space="preserve">the magnitude of the </w:t>
        </w:r>
      </w:ins>
      <w:ins w:id="844" w:author="Michael Jennions" w:date="2020-09-21T23:15:00Z">
        <w:r w:rsidR="000F18B4">
          <w:rPr>
            <w:rFonts w:ascii="Garamond" w:hAnsi="Garamond"/>
          </w:rPr>
          <w:t>estimat</w:t>
        </w:r>
      </w:ins>
      <w:ins w:id="845" w:author="Michael Jennions" w:date="2020-09-21T23:16:00Z">
        <w:r w:rsidR="000F18B4">
          <w:rPr>
            <w:rFonts w:ascii="Garamond" w:hAnsi="Garamond"/>
          </w:rPr>
          <w:t xml:space="preserve">ed </w:t>
        </w:r>
      </w:ins>
      <w:ins w:id="846" w:author="Daniel Noble" w:date="2020-09-17T08:07:00Z">
        <w:r w:rsidR="00A27555">
          <w:rPr>
            <w:rFonts w:ascii="Garamond" w:hAnsi="Garamond"/>
          </w:rPr>
          <w:t>effect sizes suggest</w:t>
        </w:r>
      </w:ins>
      <w:ins w:id="847" w:author="Michael Jennions" w:date="2020-09-22T10:43:00Z">
        <w:r w:rsidR="00EB202D">
          <w:rPr>
            <w:rFonts w:ascii="Garamond" w:hAnsi="Garamond"/>
          </w:rPr>
          <w:t xml:space="preserve"> that</w:t>
        </w:r>
      </w:ins>
      <w:ins w:id="848" w:author="Daniel Noble" w:date="2020-09-17T08:07:00Z">
        <w:del w:id="849" w:author="Michael Jennions" w:date="2020-09-22T10:43:00Z">
          <w:r w:rsidR="00A27555" w:rsidDel="00EB202D">
            <w:rPr>
              <w:rFonts w:ascii="Garamond" w:hAnsi="Garamond"/>
            </w:rPr>
            <w:delText>ed</w:delText>
          </w:r>
        </w:del>
        <w:r w:rsidR="00A27555">
          <w:rPr>
            <w:rFonts w:ascii="Garamond" w:hAnsi="Garamond"/>
          </w:rPr>
          <w:t xml:space="preserve"> sex-differences </w:t>
        </w:r>
      </w:ins>
      <w:ins w:id="850" w:author="Michael Jennions" w:date="2020-09-21T23:16:00Z">
        <w:r w:rsidR="000F18B4">
          <w:rPr>
            <w:rFonts w:ascii="Garamond" w:hAnsi="Garamond"/>
          </w:rPr>
          <w:t xml:space="preserve">might </w:t>
        </w:r>
      </w:ins>
      <w:ins w:id="851" w:author="Daniel Noble" w:date="2020-09-17T08:08:00Z">
        <w:del w:id="852" w:author="Michael Jennions" w:date="2020-09-21T23:15:00Z">
          <w:r w:rsidR="00A27555" w:rsidDel="000F18B4">
            <w:rPr>
              <w:rFonts w:ascii="Garamond" w:hAnsi="Garamond"/>
            </w:rPr>
            <w:delText xml:space="preserve">did </w:delText>
          </w:r>
        </w:del>
        <w:r w:rsidR="00A27555">
          <w:rPr>
            <w:rFonts w:ascii="Garamond" w:hAnsi="Garamond"/>
          </w:rPr>
          <w:t xml:space="preserve">exist for personality traits in other taxa (e.g., invertebrates and fish) </w:t>
        </w:r>
      </w:ins>
      <w:del w:id="853" w:author="Daniel Noble" w:date="2020-09-17T08:09:00Z">
        <w:r w:rsidDel="00A27555">
          <w:rPr>
            <w:rFonts w:ascii="Garamond" w:hAnsi="Garamond"/>
          </w:rPr>
          <w:delText xml:space="preserve">There were </w:delText>
        </w:r>
      </w:del>
      <w:r>
        <w:rPr>
          <w:rFonts w:ascii="Garamond" w:hAnsi="Garamond"/>
        </w:rPr>
        <w:t>no</w:t>
      </w:r>
      <w:ins w:id="854" w:author="Michael Jennions" w:date="2020-09-22T10:43:00Z">
        <w:r w:rsidR="00EB202D">
          <w:rPr>
            <w:rFonts w:ascii="Garamond" w:hAnsi="Garamond"/>
          </w:rPr>
          <w:t>ne of the</w:t>
        </w:r>
      </w:ins>
      <w:r>
        <w:rPr>
          <w:rFonts w:ascii="Garamond" w:hAnsi="Garamond"/>
        </w:rPr>
        <w:t xml:space="preserve"> </w:t>
      </w:r>
      <w:ins w:id="855" w:author="Daniel Noble" w:date="2020-09-17T08:09:00Z">
        <w:r w:rsidR="00A27555">
          <w:rPr>
            <w:rFonts w:ascii="Garamond" w:hAnsi="Garamond"/>
          </w:rPr>
          <w:t xml:space="preserve">other </w:t>
        </w:r>
      </w:ins>
      <w:ins w:id="856" w:author="Michael Jennions" w:date="2020-09-22T10:43:00Z">
        <w:r w:rsidR="00EB202D">
          <w:rPr>
            <w:rFonts w:ascii="Garamond" w:hAnsi="Garamond"/>
          </w:rPr>
          <w:t>23 tests fo</w:t>
        </w:r>
      </w:ins>
      <w:ins w:id="857" w:author="Michael Jennions" w:date="2020-09-22T10:44:00Z">
        <w:r w:rsidR="00EB202D">
          <w:rPr>
            <w:rFonts w:ascii="Garamond" w:hAnsi="Garamond"/>
          </w:rPr>
          <w:t xml:space="preserve">r </w:t>
        </w:r>
      </w:ins>
      <w:del w:id="858" w:author="Michael Jennions" w:date="2020-09-21T23:16:00Z">
        <w:r w:rsidDel="000F18B4">
          <w:rPr>
            <w:rFonts w:ascii="Garamond" w:hAnsi="Garamond"/>
          </w:rPr>
          <w:delText xml:space="preserve">significant </w:delText>
        </w:r>
      </w:del>
      <w:r>
        <w:rPr>
          <w:rFonts w:ascii="Garamond" w:hAnsi="Garamond"/>
        </w:rPr>
        <w:t xml:space="preserve">sex differences in </w:t>
      </w:r>
      <w:ins w:id="859" w:author="Michael Jennions" w:date="2020-09-22T10:43:00Z">
        <w:r w:rsidR="00EB202D">
          <w:rPr>
            <w:rFonts w:ascii="Garamond" w:hAnsi="Garamond"/>
          </w:rPr>
          <w:t xml:space="preserve">mean </w:t>
        </w:r>
      </w:ins>
      <w:del w:id="860" w:author="Daniel Noble" w:date="2020-09-17T08:09:00Z">
        <w:r w:rsidDel="00A27555">
          <w:rPr>
            <w:rFonts w:ascii="Garamond" w:hAnsi="Garamond"/>
          </w:rPr>
          <w:delText>mean values for mammals</w:delText>
        </w:r>
        <w:r w:rsidR="002B512D" w:rsidDel="00A27555">
          <w:rPr>
            <w:rFonts w:ascii="Garamond" w:hAnsi="Garamond"/>
          </w:rPr>
          <w:delText>, invertebrates</w:delText>
        </w:r>
        <w:r w:rsidDel="00A27555">
          <w:rPr>
            <w:rFonts w:ascii="Garamond" w:hAnsi="Garamond"/>
          </w:rPr>
          <w:delText xml:space="preserve"> or fish</w:delText>
        </w:r>
      </w:del>
      <w:ins w:id="861" w:author="Daniel Noble" w:date="2020-09-17T08:09:00Z">
        <w:r w:rsidR="00A27555">
          <w:rPr>
            <w:rFonts w:ascii="Garamond" w:hAnsi="Garamond"/>
          </w:rPr>
          <w:t xml:space="preserve">personality </w:t>
        </w:r>
      </w:ins>
      <w:ins w:id="862" w:author="Michael Jennions" w:date="2020-09-21T23:16:00Z">
        <w:r w:rsidR="000F18B4">
          <w:rPr>
            <w:rFonts w:ascii="Garamond" w:hAnsi="Garamond"/>
          </w:rPr>
          <w:t>were statistica</w:t>
        </w:r>
      </w:ins>
      <w:ins w:id="863" w:author="Michael Jennions" w:date="2020-09-21T23:17:00Z">
        <w:r w:rsidR="000F18B4">
          <w:rPr>
            <w:rFonts w:ascii="Garamond" w:hAnsi="Garamond"/>
          </w:rPr>
          <w:t>lly</w:t>
        </w:r>
      </w:ins>
      <w:ins w:id="864" w:author="Michael Jennions" w:date="2020-09-21T23:16:00Z">
        <w:r w:rsidR="000F18B4">
          <w:rPr>
            <w:rFonts w:ascii="Garamond" w:hAnsi="Garamond"/>
          </w:rPr>
          <w:t xml:space="preserve"> significant </w:t>
        </w:r>
      </w:ins>
      <w:ins w:id="865" w:author="Daniel Noble" w:date="2020-09-17T08:09:00Z">
        <w:del w:id="866" w:author="Michael Jennions" w:date="2020-09-21T23:17:00Z">
          <w:r w:rsidR="00A27555" w:rsidDel="000F18B4">
            <w:rPr>
              <w:rFonts w:ascii="Garamond" w:hAnsi="Garamond"/>
            </w:rPr>
            <w:delText>existed</w:delText>
          </w:r>
          <w:commentRangeEnd w:id="841"/>
          <w:r w:rsidR="00A27555" w:rsidDel="000F18B4">
            <w:rPr>
              <w:rStyle w:val="CommentReference"/>
            </w:rPr>
            <w:commentReference w:id="841"/>
          </w:r>
        </w:del>
      </w:ins>
      <w:del w:id="867" w:author="Michael Jennions" w:date="2020-09-21T23:17:00Z">
        <w:r w:rsidDel="000F18B4">
          <w:rPr>
            <w:rFonts w:ascii="Garamond" w:hAnsi="Garamond"/>
          </w:rPr>
          <w:delText xml:space="preserve"> </w:delText>
        </w:r>
      </w:del>
      <w:r>
        <w:rPr>
          <w:rFonts w:ascii="Garamond" w:hAnsi="Garamond"/>
        </w:rPr>
        <w:t>(Table 2, Figures 1 &amp; 2).</w:t>
      </w:r>
    </w:p>
    <w:p w14:paraId="76C38659" w14:textId="77777777" w:rsidR="00DA2BB5" w:rsidRDefault="00DA2BB5" w:rsidP="00DA2BB5">
      <w:pPr>
        <w:rPr>
          <w:rFonts w:ascii="Garamond" w:hAnsi="Garamond"/>
        </w:rPr>
      </w:pPr>
    </w:p>
    <w:p w14:paraId="46060416" w14:textId="04B607C6" w:rsidR="00DA2BB5" w:rsidRDefault="00DA2BB5" w:rsidP="00DA2BB5">
      <w:pPr>
        <w:rPr>
          <w:rFonts w:ascii="Garamond" w:hAnsi="Garamond"/>
        </w:rPr>
      </w:pPr>
      <w:r>
        <w:rPr>
          <w:rFonts w:ascii="Garamond" w:hAnsi="Garamond"/>
        </w:rPr>
        <w:lastRenderedPageBreak/>
        <w:tab/>
        <w:t xml:space="preserve">There </w:t>
      </w:r>
      <w:r w:rsidR="00483C92">
        <w:rPr>
          <w:rFonts w:ascii="Garamond" w:hAnsi="Garamond"/>
        </w:rPr>
        <w:t>was only a single</w:t>
      </w:r>
      <w:r>
        <w:rPr>
          <w:rFonts w:ascii="Garamond" w:hAnsi="Garamond"/>
        </w:rPr>
        <w:t xml:space="preserve"> significant sex differenc</w:t>
      </w:r>
      <w:r w:rsidR="004852C0">
        <w:rPr>
          <w:rFonts w:ascii="Garamond" w:hAnsi="Garamond"/>
        </w:rPr>
        <w:t>e</w:t>
      </w:r>
      <w:r>
        <w:rPr>
          <w:rFonts w:ascii="Garamond" w:hAnsi="Garamond"/>
        </w:rPr>
        <w:t xml:space="preserve"> in variability </w:t>
      </w:r>
      <w:r w:rsidR="00CF55C4">
        <w:rPr>
          <w:rFonts w:ascii="Garamond" w:hAnsi="Garamond"/>
        </w:rPr>
        <w:t>when traits were analysed separately</w:t>
      </w:r>
      <w:ins w:id="868" w:author="Michael Jennions" w:date="2020-09-21T23:17:00Z">
        <w:r w:rsidR="000F18B4">
          <w:rPr>
            <w:rFonts w:ascii="Garamond" w:hAnsi="Garamond"/>
          </w:rPr>
          <w:t>. F</w:t>
        </w:r>
      </w:ins>
      <w:del w:id="869" w:author="Michael Jennions" w:date="2020-09-21T23:17:00Z">
        <w:r w:rsidR="00483C92" w:rsidDel="000F18B4">
          <w:rPr>
            <w:rFonts w:ascii="Garamond" w:hAnsi="Garamond"/>
          </w:rPr>
          <w:delText>; f</w:delText>
        </w:r>
      </w:del>
      <w:r>
        <w:rPr>
          <w:rFonts w:ascii="Garamond" w:hAnsi="Garamond"/>
        </w:rPr>
        <w:t>emale</w:t>
      </w:r>
      <w:r w:rsidR="000219EA">
        <w:rPr>
          <w:rFonts w:ascii="Garamond" w:hAnsi="Garamond"/>
        </w:rPr>
        <w:t>s</w:t>
      </w:r>
      <w:r>
        <w:rPr>
          <w:rFonts w:ascii="Garamond" w:hAnsi="Garamond"/>
        </w:rPr>
        <w:t xml:space="preserve"> were more variable in </w:t>
      </w:r>
      <w:r w:rsidR="004852C0">
        <w:rPr>
          <w:rFonts w:ascii="Garamond" w:hAnsi="Garamond"/>
        </w:rPr>
        <w:t xml:space="preserve">their </w:t>
      </w:r>
      <w:r>
        <w:rPr>
          <w:rFonts w:ascii="Garamond" w:hAnsi="Garamond"/>
        </w:rPr>
        <w:t>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sidR="008C2823">
        <w:rPr>
          <w:rFonts w:ascii="Garamond" w:hAnsi="Garamond"/>
        </w:rPr>
        <w:t xml:space="preserve">95% CIs: -0.25, -0.01; </w:t>
      </w:r>
      <w:r>
        <w:rPr>
          <w:rFonts w:ascii="Garamond" w:hAnsi="Garamond"/>
          <w:i/>
        </w:rPr>
        <w:t>p</w:t>
      </w:r>
      <w:r>
        <w:rPr>
          <w:rFonts w:ascii="Garamond" w:hAnsi="Garamond"/>
        </w:rPr>
        <w:t xml:space="preserve">=0.04). </w:t>
      </w:r>
      <w:ins w:id="870" w:author="Daniel Noble" w:date="2020-09-17T08:13:00Z">
        <w:r w:rsidR="004308A8">
          <w:rPr>
            <w:rFonts w:ascii="Garamond" w:hAnsi="Garamond"/>
          </w:rPr>
          <w:t xml:space="preserve">Again, while </w:t>
        </w:r>
      </w:ins>
      <w:ins w:id="871" w:author="Michael Jennions" w:date="2020-09-22T10:44:00Z">
        <w:r w:rsidR="00EB202D">
          <w:rPr>
            <w:rFonts w:ascii="Garamond" w:hAnsi="Garamond"/>
          </w:rPr>
          <w:t xml:space="preserve">the magnitude of the estimated </w:t>
        </w:r>
      </w:ins>
      <w:ins w:id="872" w:author="Daniel Noble" w:date="2020-09-17T08:13:00Z">
        <w:r w:rsidR="004308A8">
          <w:rPr>
            <w:rFonts w:ascii="Garamond" w:hAnsi="Garamond"/>
          </w:rPr>
          <w:t xml:space="preserve">effect sizes </w:t>
        </w:r>
      </w:ins>
      <w:ins w:id="873" w:author="Michael Jennions" w:date="2020-09-21T23:17:00Z">
        <w:r w:rsidR="000F18B4">
          <w:rPr>
            <w:rFonts w:ascii="Garamond" w:hAnsi="Garamond"/>
          </w:rPr>
          <w:t xml:space="preserve">in other groups </w:t>
        </w:r>
      </w:ins>
      <w:ins w:id="874" w:author="Daniel Noble" w:date="2020-09-17T08:13:00Z">
        <w:r w:rsidR="004308A8">
          <w:rPr>
            <w:rFonts w:ascii="Garamond" w:hAnsi="Garamond"/>
          </w:rPr>
          <w:t xml:space="preserve">were equivalent or </w:t>
        </w:r>
      </w:ins>
      <w:ins w:id="875" w:author="Michael Jennions" w:date="2020-09-21T23:17:00Z">
        <w:r w:rsidR="000F18B4">
          <w:rPr>
            <w:rFonts w:ascii="Garamond" w:hAnsi="Garamond"/>
          </w:rPr>
          <w:t xml:space="preserve">even </w:t>
        </w:r>
      </w:ins>
      <w:ins w:id="876" w:author="Daniel Noble" w:date="2020-09-17T08:13:00Z">
        <w:r w:rsidR="004308A8">
          <w:rPr>
            <w:rFonts w:ascii="Garamond" w:hAnsi="Garamond"/>
          </w:rPr>
          <w:t xml:space="preserve">larger for </w:t>
        </w:r>
      </w:ins>
      <w:ins w:id="877" w:author="Michael Jennions" w:date="2020-09-22T10:45:00Z">
        <w:r w:rsidR="00EB202D">
          <w:rPr>
            <w:rFonts w:ascii="Garamond" w:hAnsi="Garamond"/>
          </w:rPr>
          <w:t xml:space="preserve">the difference in </w:t>
        </w:r>
      </w:ins>
      <w:ins w:id="878" w:author="Daniel Noble" w:date="2020-09-17T08:13:00Z">
        <w:r w:rsidR="004308A8">
          <w:rPr>
            <w:rFonts w:ascii="Garamond" w:hAnsi="Garamond"/>
          </w:rPr>
          <w:t xml:space="preserve">variance </w:t>
        </w:r>
        <w:del w:id="879" w:author="Michael Jennions" w:date="2020-09-22T10:45:00Z">
          <w:r w:rsidR="004308A8" w:rsidDel="00EB202D">
            <w:rPr>
              <w:rFonts w:ascii="Garamond" w:hAnsi="Garamond"/>
            </w:rPr>
            <w:delText xml:space="preserve">differences </w:delText>
          </w:r>
        </w:del>
        <w:r w:rsidR="004308A8">
          <w:rPr>
            <w:rFonts w:ascii="Garamond" w:hAnsi="Garamond"/>
          </w:rPr>
          <w:t xml:space="preserve">between </w:t>
        </w:r>
        <w:del w:id="880" w:author="Michael Jennions" w:date="2020-09-21T23:17:00Z">
          <w:r w:rsidR="004308A8" w:rsidDel="000F18B4">
            <w:rPr>
              <w:rFonts w:ascii="Garamond" w:hAnsi="Garamond"/>
            </w:rPr>
            <w:delText>the sexes</w:delText>
          </w:r>
        </w:del>
      </w:ins>
      <w:ins w:id="881" w:author="Michael Jennions" w:date="2020-09-21T23:17:00Z">
        <w:r w:rsidR="000F18B4">
          <w:rPr>
            <w:rFonts w:ascii="Garamond" w:hAnsi="Garamond"/>
          </w:rPr>
          <w:t>male</w:t>
        </w:r>
      </w:ins>
      <w:ins w:id="882" w:author="Michael Jennions" w:date="2020-09-21T23:18:00Z">
        <w:r w:rsidR="000F18B4">
          <w:rPr>
            <w:rFonts w:ascii="Garamond" w:hAnsi="Garamond"/>
          </w:rPr>
          <w:t>s and females</w:t>
        </w:r>
      </w:ins>
      <w:ins w:id="883" w:author="Michael Jennions" w:date="2020-09-22T10:44:00Z">
        <w:r w:rsidR="00EB202D">
          <w:rPr>
            <w:rFonts w:ascii="Garamond" w:hAnsi="Garamond"/>
          </w:rPr>
          <w:t>,</w:t>
        </w:r>
      </w:ins>
      <w:ins w:id="884" w:author="Daniel Noble" w:date="2020-09-17T08:13:00Z">
        <w:r w:rsidR="004308A8">
          <w:rPr>
            <w:rFonts w:ascii="Garamond" w:hAnsi="Garamond"/>
          </w:rPr>
          <w:t xml:space="preserve"> </w:t>
        </w:r>
        <w:del w:id="885" w:author="Michael Jennions" w:date="2020-09-21T23:17:00Z">
          <w:r w:rsidR="004308A8" w:rsidDel="000F18B4">
            <w:rPr>
              <w:rFonts w:ascii="Garamond" w:hAnsi="Garamond"/>
            </w:rPr>
            <w:delText xml:space="preserve">in other groups </w:delText>
          </w:r>
        </w:del>
      </w:ins>
      <w:del w:id="886" w:author="Daniel Noble" w:date="2020-09-17T08:13:00Z">
        <w:r w:rsidDel="004308A8">
          <w:rPr>
            <w:rFonts w:ascii="Garamond" w:hAnsi="Garamond"/>
          </w:rPr>
          <w:delText xml:space="preserve">There were </w:delText>
        </w:r>
      </w:del>
      <w:r>
        <w:rPr>
          <w:rFonts w:ascii="Garamond" w:hAnsi="Garamond"/>
        </w:rPr>
        <w:t>no</w:t>
      </w:r>
      <w:ins w:id="887" w:author="Michael Jennions" w:date="2020-09-22T10:44:00Z">
        <w:r w:rsidR="00EB202D">
          <w:rPr>
            <w:rFonts w:ascii="Garamond" w:hAnsi="Garamond"/>
          </w:rPr>
          <w:t>ne of the</w:t>
        </w:r>
      </w:ins>
      <w:ins w:id="888" w:author="Daniel Noble" w:date="2020-09-17T08:13:00Z">
        <w:r w:rsidR="004308A8">
          <w:rPr>
            <w:rFonts w:ascii="Garamond" w:hAnsi="Garamond"/>
          </w:rPr>
          <w:t xml:space="preserve"> </w:t>
        </w:r>
      </w:ins>
      <w:ins w:id="889" w:author="Michael Jennions" w:date="2020-09-22T10:45:00Z">
        <w:r w:rsidR="00EB202D">
          <w:rPr>
            <w:rFonts w:ascii="Garamond" w:hAnsi="Garamond"/>
          </w:rPr>
          <w:t xml:space="preserve">24 </w:t>
        </w:r>
      </w:ins>
      <w:ins w:id="890" w:author="Daniel Noble" w:date="2020-09-17T08:13:00Z">
        <w:r w:rsidR="004308A8">
          <w:rPr>
            <w:rFonts w:ascii="Garamond" w:hAnsi="Garamond"/>
          </w:rPr>
          <w:t>other</w:t>
        </w:r>
      </w:ins>
      <w:r>
        <w:rPr>
          <w:rFonts w:ascii="Garamond" w:hAnsi="Garamond"/>
        </w:rPr>
        <w:t xml:space="preserve"> </w:t>
      </w:r>
      <w:ins w:id="891" w:author="Michael Jennions" w:date="2020-09-22T10:46:00Z">
        <w:r w:rsidR="00EB202D">
          <w:rPr>
            <w:rFonts w:ascii="Garamond" w:hAnsi="Garamond"/>
          </w:rPr>
          <w:t xml:space="preserve">tests were </w:t>
        </w:r>
      </w:ins>
      <w:ins w:id="892" w:author="Michael Jennions" w:date="2020-09-21T23:18:00Z">
        <w:r w:rsidR="000F18B4">
          <w:rPr>
            <w:rFonts w:ascii="Garamond" w:hAnsi="Garamond"/>
          </w:rPr>
          <w:t xml:space="preserve">statistically </w:t>
        </w:r>
      </w:ins>
      <w:r>
        <w:rPr>
          <w:rFonts w:ascii="Garamond" w:hAnsi="Garamond"/>
        </w:rPr>
        <w:t xml:space="preserve">significant </w:t>
      </w:r>
      <w:del w:id="893" w:author="Michael Jennions" w:date="2020-09-22T10:46:00Z">
        <w:r w:rsidDel="00EB202D">
          <w:rPr>
            <w:rFonts w:ascii="Garamond" w:hAnsi="Garamond"/>
          </w:rPr>
          <w:delText xml:space="preserve">sex differences in variability </w:delText>
        </w:r>
      </w:del>
      <w:ins w:id="894" w:author="Daniel Noble" w:date="2020-09-17T08:13:00Z">
        <w:del w:id="895" w:author="Michael Jennions" w:date="2020-09-22T10:46:00Z">
          <w:r w:rsidR="004308A8" w:rsidDel="00EB202D">
            <w:rPr>
              <w:rFonts w:ascii="Garamond" w:hAnsi="Garamond"/>
            </w:rPr>
            <w:delText xml:space="preserve">existed </w:delText>
          </w:r>
        </w:del>
      </w:ins>
      <w:del w:id="896" w:author="Daniel Noble" w:date="2020-09-17T08:14:00Z">
        <w:r w:rsidDel="004308A8">
          <w:rPr>
            <w:rFonts w:ascii="Garamond" w:hAnsi="Garamond"/>
          </w:rPr>
          <w:delText xml:space="preserve">in invertebrates, </w:delText>
        </w:r>
        <w:r w:rsidR="008C2823" w:rsidDel="004308A8">
          <w:rPr>
            <w:rFonts w:ascii="Garamond" w:hAnsi="Garamond"/>
          </w:rPr>
          <w:delText xml:space="preserve">birds, </w:delText>
        </w:r>
        <w:r w:rsidDel="004308A8">
          <w:rPr>
            <w:rFonts w:ascii="Garamond" w:hAnsi="Garamond"/>
          </w:rPr>
          <w:delText>mammals or reptiles</w:delText>
        </w:r>
        <w:r w:rsidR="00A238A6" w:rsidDel="004308A8">
          <w:rPr>
            <w:rFonts w:ascii="Garamond" w:hAnsi="Garamond"/>
          </w:rPr>
          <w:delText>/amphibians</w:delText>
        </w:r>
        <w:r w:rsidDel="004308A8">
          <w:rPr>
            <w:rFonts w:ascii="Garamond" w:hAnsi="Garamond"/>
          </w:rPr>
          <w:delText xml:space="preserve"> </w:delText>
        </w:r>
      </w:del>
      <w:r>
        <w:rPr>
          <w:rFonts w:ascii="Garamond" w:hAnsi="Garamond"/>
        </w:rPr>
        <w:t xml:space="preserve">(Table 2, Figures 1 &amp; 2 and Supplementary Table S2). </w:t>
      </w:r>
    </w:p>
    <w:p w14:paraId="6FD78E4A" w14:textId="77777777" w:rsidR="00DA2BB5" w:rsidRDefault="00DA2BB5" w:rsidP="00DA2BB5">
      <w:pPr>
        <w:rPr>
          <w:rFonts w:ascii="Garamond" w:hAnsi="Garamond"/>
        </w:rPr>
      </w:pPr>
    </w:p>
    <w:p w14:paraId="3B7AA5F8" w14:textId="77777777" w:rsidR="00DA2BB5" w:rsidRDefault="00DA2BB5" w:rsidP="00DA2BB5">
      <w:pPr>
        <w:rPr>
          <w:rFonts w:ascii="Garamond" w:hAnsi="Garamond"/>
          <w:i/>
        </w:rPr>
      </w:pPr>
      <w:r>
        <w:rPr>
          <w:rFonts w:ascii="Garamond" w:hAnsi="Garamond"/>
          <w:i/>
        </w:rPr>
        <w:t xml:space="preserve">Sexual Size Dimorphism and Personality Differences between the </w:t>
      </w:r>
      <w:commentRangeStart w:id="897"/>
      <w:r>
        <w:rPr>
          <w:rFonts w:ascii="Garamond" w:hAnsi="Garamond"/>
          <w:i/>
        </w:rPr>
        <w:t>Sexes</w:t>
      </w:r>
      <w:commentRangeEnd w:id="897"/>
      <w:r w:rsidR="005D5056">
        <w:rPr>
          <w:rStyle w:val="CommentReference"/>
        </w:rPr>
        <w:commentReference w:id="897"/>
      </w:r>
    </w:p>
    <w:p w14:paraId="6B3DE2F3" w14:textId="77777777" w:rsidR="00DA2BB5" w:rsidRDefault="00DA2BB5" w:rsidP="00DA2BB5">
      <w:pPr>
        <w:rPr>
          <w:rFonts w:ascii="Garamond" w:hAnsi="Garamond"/>
        </w:rPr>
      </w:pPr>
      <w:r>
        <w:rPr>
          <w:rFonts w:ascii="Garamond" w:hAnsi="Garamond"/>
        </w:rPr>
        <w:tab/>
      </w:r>
    </w:p>
    <w:p w14:paraId="53022D16" w14:textId="292E42A5" w:rsidR="0051299A" w:rsidRDefault="00DA2BB5" w:rsidP="003910DF">
      <w:pPr>
        <w:ind w:firstLine="720"/>
        <w:rPr>
          <w:ins w:id="898" w:author="Daniel Noble" w:date="2020-09-17T08:23:00Z"/>
          <w:rFonts w:ascii="Garamond" w:hAnsi="Garamond"/>
        </w:rPr>
      </w:pPr>
      <w:r>
        <w:rPr>
          <w:rFonts w:ascii="Garamond" w:hAnsi="Garamond"/>
        </w:rPr>
        <w:t xml:space="preserve">Sexual size dimorphism (SSD) </w:t>
      </w:r>
      <w:r w:rsidR="00CF55C4">
        <w:rPr>
          <w:rFonts w:ascii="Garamond" w:hAnsi="Garamond"/>
        </w:rPr>
        <w:t>explained</w:t>
      </w:r>
      <w:r>
        <w:rPr>
          <w:rFonts w:ascii="Garamond" w:hAnsi="Garamond"/>
        </w:rPr>
        <w:t xml:space="preserve"> </w:t>
      </w:r>
      <w:ins w:id="899" w:author="Michael Jennions" w:date="2020-09-21T23:20:00Z">
        <w:r w:rsidR="00EA04BA">
          <w:rPr>
            <w:rFonts w:ascii="Garamond" w:hAnsi="Garamond"/>
          </w:rPr>
          <w:t>the exten</w:t>
        </w:r>
      </w:ins>
      <w:ins w:id="900" w:author="Michael Jennions" w:date="2020-09-21T23:21:00Z">
        <w:r w:rsidR="00EA04BA">
          <w:rPr>
            <w:rFonts w:ascii="Garamond" w:hAnsi="Garamond"/>
          </w:rPr>
          <w:t xml:space="preserve">t of the </w:t>
        </w:r>
      </w:ins>
      <w:r>
        <w:rPr>
          <w:rFonts w:ascii="Garamond" w:hAnsi="Garamond"/>
        </w:rPr>
        <w:t xml:space="preserve">sex differences in mean personality in </w:t>
      </w:r>
      <w:r w:rsidR="005D5056">
        <w:rPr>
          <w:rFonts w:ascii="Garamond" w:hAnsi="Garamond"/>
        </w:rPr>
        <w:t>only one</w:t>
      </w:r>
      <w:r>
        <w:rPr>
          <w:rFonts w:ascii="Garamond" w:hAnsi="Garamond"/>
        </w:rPr>
        <w:t xml:space="preserve"> of the four taxa test</w:t>
      </w:r>
      <w:r w:rsidR="00CF55C4">
        <w:rPr>
          <w:rFonts w:ascii="Garamond" w:hAnsi="Garamond"/>
        </w:rPr>
        <w:t>ed</w:t>
      </w:r>
      <w:r>
        <w:rPr>
          <w:rFonts w:ascii="Garamond" w:hAnsi="Garamond"/>
        </w:rPr>
        <w:t>, but its influence depended on the personality trait (Table 3</w:t>
      </w:r>
      <w:r w:rsidR="0072124E">
        <w:rPr>
          <w:rFonts w:ascii="Garamond" w:hAnsi="Garamond"/>
        </w:rPr>
        <w:t xml:space="preserve"> and Supplementary Tables S5-8</w:t>
      </w:r>
      <w:r>
        <w:rPr>
          <w:rFonts w:ascii="Garamond" w:hAnsi="Garamond"/>
        </w:rPr>
        <w:t>). There was no effect of SSD in fish</w:t>
      </w:r>
      <w:r w:rsidR="00D76781">
        <w:rPr>
          <w:rFonts w:ascii="Garamond" w:hAnsi="Garamond"/>
        </w:rPr>
        <w:t>, invertebrates</w:t>
      </w:r>
      <w:r>
        <w:rPr>
          <w:rFonts w:ascii="Garamond" w:hAnsi="Garamond"/>
        </w:rPr>
        <w:t xml:space="preserve"> or birds. In mammals, </w:t>
      </w:r>
      <w:ins w:id="901" w:author="Michael Jennions" w:date="2020-09-21T23:21:00Z">
        <w:r w:rsidR="00EA04BA">
          <w:rPr>
            <w:rFonts w:ascii="Garamond" w:hAnsi="Garamond"/>
          </w:rPr>
          <w:t xml:space="preserve">the </w:t>
        </w:r>
      </w:ins>
      <w:del w:id="902" w:author="Daniel Noble" w:date="2020-09-17T08:17:00Z">
        <w:r w:rsidDel="0051299A">
          <w:rPr>
            <w:rFonts w:ascii="Garamond" w:hAnsi="Garamond"/>
          </w:rPr>
          <w:delText xml:space="preserve">the effect of </w:delText>
        </w:r>
      </w:del>
      <w:r>
        <w:rPr>
          <w:rFonts w:ascii="Garamond" w:hAnsi="Garamond"/>
        </w:rPr>
        <w:t xml:space="preserve">SSD </w:t>
      </w:r>
      <w:ins w:id="903" w:author="Daniel Noble" w:date="2020-09-17T08:17:00Z">
        <w:r w:rsidR="0051299A">
          <w:rPr>
            <w:rFonts w:ascii="Garamond" w:hAnsi="Garamond"/>
          </w:rPr>
          <w:t xml:space="preserve">of a species </w:t>
        </w:r>
      </w:ins>
      <w:del w:id="904" w:author="Daniel Noble" w:date="2020-09-17T08:17:00Z">
        <w:r w:rsidDel="0051299A">
          <w:rPr>
            <w:rFonts w:ascii="Garamond" w:hAnsi="Garamond"/>
          </w:rPr>
          <w:delText xml:space="preserve">differed </w:delText>
        </w:r>
      </w:del>
      <w:del w:id="905" w:author="Michael Jennions" w:date="2020-09-21T23:21:00Z">
        <w:r w:rsidDel="00EA04BA">
          <w:rPr>
            <w:rFonts w:ascii="Garamond" w:hAnsi="Garamond"/>
          </w:rPr>
          <w:delText xml:space="preserve">significantly for </w:delText>
        </w:r>
      </w:del>
      <w:ins w:id="906" w:author="Daniel Noble" w:date="2020-09-17T08:17:00Z">
        <w:del w:id="907" w:author="Michael Jennions" w:date="2020-09-21T23:21:00Z">
          <w:r w:rsidR="0051299A" w:rsidDel="00EA04BA">
            <w:rPr>
              <w:rFonts w:ascii="Garamond" w:hAnsi="Garamond"/>
            </w:rPr>
            <w:delText>impacted</w:delText>
          </w:r>
        </w:del>
      </w:ins>
      <w:ins w:id="908" w:author="Michael Jennions" w:date="2020-09-21T23:21:00Z">
        <w:r w:rsidR="00EA04BA">
          <w:rPr>
            <w:rFonts w:ascii="Garamond" w:hAnsi="Garamond"/>
          </w:rPr>
          <w:t>predicted</w:t>
        </w:r>
      </w:ins>
      <w:ins w:id="909" w:author="Daniel Noble" w:date="2020-09-17T08:17:00Z">
        <w:r w:rsidR="0051299A">
          <w:rPr>
            <w:rFonts w:ascii="Garamond" w:hAnsi="Garamond"/>
          </w:rPr>
          <w:t xml:space="preserve"> sex differences in </w:t>
        </w:r>
      </w:ins>
      <w:r>
        <w:rPr>
          <w:rFonts w:ascii="Garamond" w:hAnsi="Garamond"/>
        </w:rPr>
        <w:t>activity</w:t>
      </w:r>
      <w:r w:rsidR="00CB502B">
        <w:rPr>
          <w:rFonts w:ascii="Garamond" w:hAnsi="Garamond"/>
        </w:rPr>
        <w:t xml:space="preserve"> and aggression</w:t>
      </w:r>
      <w:r>
        <w:rPr>
          <w:rFonts w:ascii="Garamond" w:hAnsi="Garamond"/>
        </w:rPr>
        <w:t>,</w:t>
      </w:r>
      <w:r w:rsidR="005D5056">
        <w:rPr>
          <w:rFonts w:ascii="Garamond" w:hAnsi="Garamond"/>
        </w:rPr>
        <w:t xml:space="preserve"> but not </w:t>
      </w:r>
      <w:ins w:id="910" w:author="Michael Jennions" w:date="2020-09-21T23:27:00Z">
        <w:r w:rsidR="007631BF">
          <w:rPr>
            <w:rFonts w:ascii="Garamond" w:hAnsi="Garamond"/>
          </w:rPr>
          <w:t xml:space="preserve">of </w:t>
        </w:r>
      </w:ins>
      <w:del w:id="911" w:author="Daniel Noble" w:date="2020-09-17T08:17:00Z">
        <w:r w:rsidR="005D5056" w:rsidDel="0051299A">
          <w:rPr>
            <w:rFonts w:ascii="Garamond" w:hAnsi="Garamond"/>
          </w:rPr>
          <w:delText>for</w:delText>
        </w:r>
        <w:r w:rsidDel="0051299A">
          <w:rPr>
            <w:rFonts w:ascii="Garamond" w:hAnsi="Garamond"/>
          </w:rPr>
          <w:delText xml:space="preserve"> </w:delText>
        </w:r>
      </w:del>
      <w:r>
        <w:rPr>
          <w:rFonts w:ascii="Garamond" w:hAnsi="Garamond"/>
        </w:rPr>
        <w:t xml:space="preserve">boldness </w:t>
      </w:r>
      <w:r w:rsidR="005D5056">
        <w:rPr>
          <w:rFonts w:ascii="Garamond" w:hAnsi="Garamond"/>
        </w:rPr>
        <w:t>or</w:t>
      </w:r>
      <w:r>
        <w:rPr>
          <w:rFonts w:ascii="Garamond" w:hAnsi="Garamond"/>
        </w:rPr>
        <w:t xml:space="preserve"> exploration. </w:t>
      </w:r>
      <w:commentRangeStart w:id="912"/>
      <w:r>
        <w:rPr>
          <w:rFonts w:ascii="Garamond" w:hAnsi="Garamond"/>
        </w:rPr>
        <w:t>When the sexes were the same size</w:t>
      </w:r>
      <w:r w:rsidR="005D5056">
        <w:rPr>
          <w:rFonts w:ascii="Garamond" w:hAnsi="Garamond"/>
        </w:rPr>
        <w:t xml:space="preserve"> (SSD=0)</w:t>
      </w:r>
      <w:r>
        <w:rPr>
          <w:rFonts w:ascii="Garamond" w:hAnsi="Garamond"/>
        </w:rPr>
        <w:t xml:space="preserve">, </w:t>
      </w:r>
      <w:del w:id="913" w:author="Daniel Noble" w:date="2020-09-17T08:19:00Z">
        <w:r w:rsidDel="0051299A">
          <w:rPr>
            <w:rFonts w:ascii="Garamond" w:hAnsi="Garamond"/>
          </w:rPr>
          <w:delText xml:space="preserve">males </w:delText>
        </w:r>
        <w:r w:rsidR="005D5056" w:rsidDel="0051299A">
          <w:rPr>
            <w:rFonts w:ascii="Garamond" w:hAnsi="Garamond"/>
          </w:rPr>
          <w:delText>were</w:delText>
        </w:r>
        <w:r w:rsidDel="0051299A">
          <w:rPr>
            <w:rFonts w:ascii="Garamond" w:hAnsi="Garamond"/>
          </w:rPr>
          <w:delText xml:space="preserve"> </w:delText>
        </w:r>
        <w:r w:rsidR="00880F80" w:rsidDel="0051299A">
          <w:rPr>
            <w:rFonts w:ascii="Garamond" w:hAnsi="Garamond"/>
          </w:rPr>
          <w:delText xml:space="preserve">somewhat </w:delText>
        </w:r>
        <w:r w:rsidDel="0051299A">
          <w:rPr>
            <w:rFonts w:ascii="Garamond" w:hAnsi="Garamond"/>
          </w:rPr>
          <w:delText>more active</w:delText>
        </w:r>
        <w:r w:rsidR="005D5056" w:rsidDel="0051299A">
          <w:rPr>
            <w:rFonts w:ascii="Garamond" w:hAnsi="Garamond"/>
          </w:rPr>
          <w:delText xml:space="preserve"> than</w:delText>
        </w:r>
      </w:del>
      <w:ins w:id="914" w:author="Daniel Noble" w:date="2020-09-17T08:19:00Z">
        <w:r w:rsidR="0051299A">
          <w:rPr>
            <w:rFonts w:ascii="Garamond" w:hAnsi="Garamond"/>
          </w:rPr>
          <w:t>there w</w:t>
        </w:r>
      </w:ins>
      <w:ins w:id="915" w:author="Daniel Noble" w:date="2020-09-17T08:26:00Z">
        <w:r w:rsidR="0051299A">
          <w:rPr>
            <w:rFonts w:ascii="Garamond" w:hAnsi="Garamond"/>
          </w:rPr>
          <w:t>ere</w:t>
        </w:r>
      </w:ins>
      <w:ins w:id="916" w:author="Daniel Noble" w:date="2020-09-17T08:19:00Z">
        <w:r w:rsidR="0051299A">
          <w:rPr>
            <w:rFonts w:ascii="Garamond" w:hAnsi="Garamond"/>
          </w:rPr>
          <w:t xml:space="preserve"> no differences in aggression between males and females</w:t>
        </w:r>
      </w:ins>
      <w:del w:id="917" w:author="Daniel Noble" w:date="2020-09-17T08:19:00Z">
        <w:r w:rsidR="005D5056" w:rsidDel="0051299A">
          <w:rPr>
            <w:rFonts w:ascii="Garamond" w:hAnsi="Garamond"/>
          </w:rPr>
          <w:delText xml:space="preserve"> females</w:delText>
        </w:r>
      </w:del>
      <w:r>
        <w:rPr>
          <w:rFonts w:ascii="Garamond" w:hAnsi="Garamond"/>
        </w:rPr>
        <w:t xml:space="preserve"> (</w:t>
      </w:r>
      <w:r w:rsidRPr="005A0C61">
        <w:rPr>
          <w:rFonts w:ascii="Garamond" w:hAnsi="Garamond"/>
          <w:i/>
        </w:rPr>
        <w:sym w:font="Symbol" w:char="F062"/>
      </w:r>
      <w:r>
        <w:rPr>
          <w:rFonts w:ascii="Garamond" w:hAnsi="Garamond"/>
          <w:i/>
        </w:rPr>
        <w:t xml:space="preserve"> </w:t>
      </w:r>
      <w:r>
        <w:rPr>
          <w:rFonts w:ascii="Garamond" w:hAnsi="Garamond"/>
        </w:rPr>
        <w:t>=</w:t>
      </w:r>
      <w:r w:rsidR="00CB502B">
        <w:rPr>
          <w:rFonts w:ascii="Garamond" w:hAnsi="Garamond"/>
        </w:rPr>
        <w:t xml:space="preserve"> </w:t>
      </w:r>
      <w:r w:rsidR="00CB502B" w:rsidRPr="00CB502B">
        <w:rPr>
          <w:rFonts w:ascii="Garamond" w:hAnsi="Garamond"/>
          <w:lang w:val="en-GB"/>
        </w:rPr>
        <w:t>-0.09</w:t>
      </w:r>
      <w:r w:rsidR="00CB502B">
        <w:rPr>
          <w:rFonts w:ascii="Garamond" w:hAnsi="Garamond"/>
          <w:lang w:val="en-GB"/>
        </w:rPr>
        <w:t>, 95% CIs:</w:t>
      </w:r>
      <w:r w:rsidR="00CB502B" w:rsidRPr="00CB502B">
        <w:rPr>
          <w:rFonts w:ascii="Garamond" w:hAnsi="Garamond"/>
          <w:lang w:val="en-GB"/>
        </w:rPr>
        <w:t xml:space="preserve"> -1.29, 1.10</w:t>
      </w:r>
      <w:r w:rsidR="00CB502B">
        <w:rPr>
          <w:rFonts w:ascii="Garamond" w:hAnsi="Garamond"/>
          <w:lang w:val="en-GB"/>
        </w:rPr>
        <w:t xml:space="preserve">; </w:t>
      </w:r>
      <w:r w:rsidR="00CB502B">
        <w:rPr>
          <w:rFonts w:ascii="Garamond" w:hAnsi="Garamond"/>
          <w:i/>
          <w:iCs/>
          <w:lang w:val="en-GB"/>
        </w:rPr>
        <w:t>p</w:t>
      </w:r>
      <w:r w:rsidR="00CB502B" w:rsidRPr="00CB502B">
        <w:rPr>
          <w:rFonts w:ascii="Garamond" w:hAnsi="Garamond"/>
          <w:lang w:val="en-GB"/>
        </w:rPr>
        <w:t>=0.88</w:t>
      </w:r>
      <w:r>
        <w:rPr>
          <w:rFonts w:ascii="Garamond" w:hAnsi="Garamond"/>
        </w:rPr>
        <w:t>)</w:t>
      </w:r>
      <w:ins w:id="918" w:author="Daniel Noble" w:date="2020-09-17T08:28:00Z">
        <w:r w:rsidR="00D003DE">
          <w:rPr>
            <w:rFonts w:ascii="Garamond" w:hAnsi="Garamond"/>
          </w:rPr>
          <w:t>.</w:t>
        </w:r>
      </w:ins>
      <w:del w:id="919" w:author="Daniel Noble" w:date="2020-09-17T08:28:00Z">
        <w:r w:rsidR="00CB502B" w:rsidDel="00D003DE">
          <w:rPr>
            <w:rFonts w:ascii="Garamond" w:hAnsi="Garamond"/>
          </w:rPr>
          <w:delText>,</w:delText>
        </w:r>
      </w:del>
      <w:ins w:id="920" w:author="Daniel Noble" w:date="2020-09-17T08:19:00Z">
        <w:r w:rsidR="0051299A">
          <w:rPr>
            <w:rFonts w:ascii="Garamond" w:hAnsi="Garamond"/>
          </w:rPr>
          <w:t xml:space="preserve"> </w:t>
        </w:r>
      </w:ins>
      <w:ins w:id="921" w:author="Daniel Noble" w:date="2020-09-17T08:28:00Z">
        <w:r w:rsidR="00D003DE">
          <w:rPr>
            <w:rFonts w:ascii="Garamond" w:hAnsi="Garamond"/>
          </w:rPr>
          <w:t>H</w:t>
        </w:r>
      </w:ins>
      <w:ins w:id="922" w:author="Daniel Noble" w:date="2020-09-17T08:19:00Z">
        <w:r w:rsidR="0051299A">
          <w:rPr>
            <w:rFonts w:ascii="Garamond" w:hAnsi="Garamond"/>
          </w:rPr>
          <w:t xml:space="preserve">owever, as sexual size dimorphism </w:t>
        </w:r>
        <w:del w:id="923" w:author="Michael Jennions" w:date="2020-09-21T23:21:00Z">
          <w:r w:rsidR="0051299A" w:rsidDel="00EA04BA">
            <w:rPr>
              <w:rFonts w:ascii="Garamond" w:hAnsi="Garamond"/>
            </w:rPr>
            <w:delText>of a s</w:delText>
          </w:r>
        </w:del>
      </w:ins>
      <w:ins w:id="924" w:author="Daniel Noble" w:date="2020-09-17T08:20:00Z">
        <w:del w:id="925" w:author="Michael Jennions" w:date="2020-09-21T23:21:00Z">
          <w:r w:rsidR="0051299A" w:rsidDel="00EA04BA">
            <w:rPr>
              <w:rFonts w:ascii="Garamond" w:hAnsi="Garamond"/>
            </w:rPr>
            <w:delText xml:space="preserve">pecies </w:delText>
          </w:r>
        </w:del>
        <w:r w:rsidR="0051299A">
          <w:rPr>
            <w:rFonts w:ascii="Garamond" w:hAnsi="Garamond"/>
          </w:rPr>
          <w:t xml:space="preserve">became </w:t>
        </w:r>
      </w:ins>
      <w:ins w:id="926" w:author="Michael Jennions" w:date="2020-09-21T23:24:00Z">
        <w:r w:rsidR="00EA04BA">
          <w:rPr>
            <w:rFonts w:ascii="Garamond" w:hAnsi="Garamond"/>
          </w:rPr>
          <w:t xml:space="preserve">more </w:t>
        </w:r>
      </w:ins>
      <w:ins w:id="927" w:author="Daniel Noble" w:date="2020-09-17T08:20:00Z">
        <w:r w:rsidR="0051299A">
          <w:rPr>
            <w:rFonts w:ascii="Garamond" w:hAnsi="Garamond"/>
          </w:rPr>
          <w:t xml:space="preserve">male-biased (SSD&gt;0) males </w:t>
        </w:r>
      </w:ins>
      <w:ins w:id="928" w:author="Michael Jennions" w:date="2020-09-21T23:26:00Z">
        <w:r w:rsidR="00456A53">
          <w:rPr>
            <w:rFonts w:ascii="Garamond" w:hAnsi="Garamond"/>
          </w:rPr>
          <w:t>we</w:t>
        </w:r>
      </w:ins>
      <w:ins w:id="929" w:author="Daniel Noble" w:date="2020-09-17T08:32:00Z">
        <w:del w:id="930" w:author="Michael Jennions" w:date="2020-09-21T23:22:00Z">
          <w:r w:rsidR="009425A3" w:rsidDel="00EA04BA">
            <w:rPr>
              <w:rFonts w:ascii="Garamond" w:hAnsi="Garamond"/>
            </w:rPr>
            <w:delText>became</w:delText>
          </w:r>
        </w:del>
      </w:ins>
      <w:ins w:id="931" w:author="Michael Jennions" w:date="2020-09-21T23:26:00Z">
        <w:r w:rsidR="00456A53">
          <w:rPr>
            <w:rFonts w:ascii="Garamond" w:hAnsi="Garamond"/>
          </w:rPr>
          <w:t>re</w:t>
        </w:r>
      </w:ins>
      <w:ins w:id="932" w:author="Daniel Noble" w:date="2020-09-17T08:32:00Z">
        <w:r w:rsidR="009425A3">
          <w:rPr>
            <w:rFonts w:ascii="Garamond" w:hAnsi="Garamond"/>
          </w:rPr>
          <w:t xml:space="preserve"> </w:t>
        </w:r>
      </w:ins>
      <w:ins w:id="933" w:author="Daniel Noble" w:date="2020-09-17T08:22:00Z">
        <w:r w:rsidR="0051299A">
          <w:rPr>
            <w:rFonts w:ascii="Garamond" w:hAnsi="Garamond"/>
          </w:rPr>
          <w:t xml:space="preserve">significantly </w:t>
        </w:r>
      </w:ins>
      <w:ins w:id="934" w:author="Daniel Noble" w:date="2020-09-17T08:21:00Z">
        <w:r w:rsidR="0051299A">
          <w:rPr>
            <w:rFonts w:ascii="Garamond" w:hAnsi="Garamond"/>
          </w:rPr>
          <w:t>more aggressive than females (</w:t>
        </w:r>
        <w:r w:rsidR="0051299A" w:rsidRPr="005A0C61">
          <w:rPr>
            <w:rFonts w:ascii="Garamond" w:hAnsi="Garamond"/>
            <w:i/>
          </w:rPr>
          <w:sym w:font="Symbol" w:char="F062"/>
        </w:r>
        <w:r w:rsidR="0051299A">
          <w:rPr>
            <w:rFonts w:ascii="Garamond" w:hAnsi="Garamond"/>
            <w:i/>
          </w:rPr>
          <w:t xml:space="preserve"> </w:t>
        </w:r>
        <w:r w:rsidR="0051299A">
          <w:rPr>
            <w:rFonts w:ascii="Garamond" w:hAnsi="Garamond"/>
          </w:rPr>
          <w:t xml:space="preserve">=-2.16, 95% CIs: -3.99, -0.32; </w:t>
        </w:r>
        <w:r w:rsidR="0051299A">
          <w:rPr>
            <w:rFonts w:ascii="Garamond" w:hAnsi="Garamond"/>
            <w:i/>
          </w:rPr>
          <w:t>p</w:t>
        </w:r>
        <w:r w:rsidR="0051299A">
          <w:rPr>
            <w:rFonts w:ascii="Garamond" w:hAnsi="Garamond"/>
          </w:rPr>
          <w:t>=0.02).</w:t>
        </w:r>
      </w:ins>
      <w:r w:rsidR="00CB502B">
        <w:rPr>
          <w:rFonts w:ascii="Garamond" w:hAnsi="Garamond"/>
        </w:rPr>
        <w:t xml:space="preserve"> </w:t>
      </w:r>
      <w:ins w:id="935" w:author="Daniel Noble" w:date="2020-09-17T08:23:00Z">
        <w:del w:id="936" w:author="Michael Jennions" w:date="2020-09-21T23:27:00Z">
          <w:r w:rsidR="0051299A" w:rsidDel="007631BF">
            <w:rPr>
              <w:rFonts w:ascii="Garamond" w:hAnsi="Garamond"/>
            </w:rPr>
            <w:delText>In addition,</w:delText>
          </w:r>
        </w:del>
      </w:ins>
      <w:ins w:id="937" w:author="Michael Jennions" w:date="2020-09-21T23:27:00Z">
        <w:r w:rsidR="007631BF">
          <w:rPr>
            <w:rFonts w:ascii="Garamond" w:hAnsi="Garamond"/>
          </w:rPr>
          <w:t xml:space="preserve">And </w:t>
        </w:r>
      </w:ins>
      <w:ins w:id="938" w:author="Daniel Noble" w:date="2020-09-17T08:23:00Z">
        <w:del w:id="939" w:author="Michael Jennions" w:date="2020-09-21T23:27:00Z">
          <w:r w:rsidR="0051299A" w:rsidDel="007631BF">
            <w:rPr>
              <w:rFonts w:ascii="Garamond" w:hAnsi="Garamond"/>
            </w:rPr>
            <w:delText xml:space="preserve"> </w:delText>
          </w:r>
        </w:del>
        <w:r w:rsidR="0051299A">
          <w:rPr>
            <w:rFonts w:ascii="Garamond" w:hAnsi="Garamond"/>
          </w:rPr>
          <w:t xml:space="preserve">when </w:t>
        </w:r>
      </w:ins>
      <w:ins w:id="940" w:author="Daniel Noble" w:date="2020-09-17T08:24:00Z">
        <w:r w:rsidR="0051299A">
          <w:rPr>
            <w:rFonts w:ascii="Garamond" w:hAnsi="Garamond"/>
          </w:rPr>
          <w:t>the sexes were the same size (SSD=0)</w:t>
        </w:r>
      </w:ins>
      <w:ins w:id="941" w:author="Daniel Noble" w:date="2020-09-17T08:25:00Z">
        <w:r w:rsidR="0051299A">
          <w:rPr>
            <w:rFonts w:ascii="Garamond" w:hAnsi="Garamond"/>
          </w:rPr>
          <w:t xml:space="preserve"> </w:t>
        </w:r>
      </w:ins>
      <w:ins w:id="942" w:author="Daniel Noble" w:date="2020-09-17T08:29:00Z">
        <w:r w:rsidR="00D003DE">
          <w:rPr>
            <w:rFonts w:ascii="Garamond" w:hAnsi="Garamond"/>
          </w:rPr>
          <w:t xml:space="preserve">males </w:t>
        </w:r>
        <w:del w:id="943" w:author="Michael Jennions" w:date="2020-09-21T23:25:00Z">
          <w:r w:rsidR="00D003DE" w:rsidDel="00EF21A5">
            <w:rPr>
              <w:rFonts w:ascii="Garamond" w:hAnsi="Garamond"/>
            </w:rPr>
            <w:delText>ha</w:delText>
          </w:r>
        </w:del>
      </w:ins>
      <w:ins w:id="944" w:author="Daniel Noble" w:date="2020-09-17T08:30:00Z">
        <w:del w:id="945" w:author="Michael Jennions" w:date="2020-09-21T23:25:00Z">
          <w:r w:rsidR="00D003DE" w:rsidDel="00EF21A5">
            <w:rPr>
              <w:rFonts w:ascii="Garamond" w:hAnsi="Garamond"/>
            </w:rPr>
            <w:delText xml:space="preserve">d a tendency </w:delText>
          </w:r>
        </w:del>
        <w:del w:id="946" w:author="Michael Jennions" w:date="2020-09-21T23:22:00Z">
          <w:r w:rsidR="00D003DE" w:rsidDel="00EA04BA">
            <w:rPr>
              <w:rFonts w:ascii="Garamond" w:hAnsi="Garamond"/>
            </w:rPr>
            <w:delText>of being</w:delText>
          </w:r>
        </w:del>
      </w:ins>
      <w:ins w:id="947" w:author="Michael Jennions" w:date="2020-09-21T23:25:00Z">
        <w:r w:rsidR="00EF21A5">
          <w:rPr>
            <w:rFonts w:ascii="Garamond" w:hAnsi="Garamond"/>
          </w:rPr>
          <w:t>were no</w:t>
        </w:r>
      </w:ins>
      <w:ins w:id="948" w:author="Daniel Noble" w:date="2020-09-17T08:30:00Z">
        <w:r w:rsidR="00D003DE">
          <w:rPr>
            <w:rFonts w:ascii="Garamond" w:hAnsi="Garamond"/>
          </w:rPr>
          <w:t xml:space="preserve"> more active than females</w:t>
        </w:r>
        <w:del w:id="949" w:author="Michael Jennions" w:date="2020-09-21T23:23:00Z">
          <w:r w:rsidR="00D003DE" w:rsidDel="00EA04BA">
            <w:rPr>
              <w:rFonts w:ascii="Garamond" w:hAnsi="Garamond"/>
            </w:rPr>
            <w:delText>,</w:delText>
          </w:r>
        </w:del>
        <w:r w:rsidR="00D003DE">
          <w:rPr>
            <w:rFonts w:ascii="Garamond" w:hAnsi="Garamond"/>
          </w:rPr>
          <w:t xml:space="preserve"> </w:t>
        </w:r>
        <w:del w:id="950" w:author="Michael Jennions" w:date="2020-09-21T23:23:00Z">
          <w:r w:rsidR="00D003DE" w:rsidDel="00EA04BA">
            <w:rPr>
              <w:rFonts w:ascii="Garamond" w:hAnsi="Garamond"/>
            </w:rPr>
            <w:delText xml:space="preserve">but not significantly so </w:delText>
          </w:r>
        </w:del>
        <w:r w:rsidR="00D003DE">
          <w:rPr>
            <w:rFonts w:ascii="Garamond" w:hAnsi="Garamond"/>
          </w:rPr>
          <w:t>(</w:t>
        </w:r>
        <w:r w:rsidR="00D003DE" w:rsidRPr="005A0C61">
          <w:rPr>
            <w:rFonts w:ascii="Garamond" w:hAnsi="Garamond"/>
            <w:i/>
          </w:rPr>
          <w:sym w:font="Symbol" w:char="F062"/>
        </w:r>
        <w:r w:rsidR="00D003DE">
          <w:rPr>
            <w:rFonts w:ascii="Garamond" w:hAnsi="Garamond"/>
            <w:i/>
          </w:rPr>
          <w:t xml:space="preserve"> </w:t>
        </w:r>
        <w:r w:rsidR="00D003DE">
          <w:rPr>
            <w:rFonts w:ascii="Garamond" w:hAnsi="Garamond"/>
          </w:rPr>
          <w:t xml:space="preserve">= 0.44, 95% CIs: -1.74, 2.62; </w:t>
        </w:r>
        <w:r w:rsidR="00D003DE">
          <w:rPr>
            <w:rFonts w:ascii="Garamond" w:hAnsi="Garamond"/>
            <w:i/>
          </w:rPr>
          <w:t>p</w:t>
        </w:r>
        <w:r w:rsidR="00D003DE">
          <w:rPr>
            <w:rFonts w:ascii="Garamond" w:hAnsi="Garamond"/>
          </w:rPr>
          <w:t>=0.69)</w:t>
        </w:r>
      </w:ins>
      <w:ins w:id="951" w:author="Michael Jennions" w:date="2020-09-21T23:23:00Z">
        <w:r w:rsidR="00EA04BA">
          <w:rPr>
            <w:rFonts w:ascii="Garamond" w:hAnsi="Garamond"/>
          </w:rPr>
          <w:t>, but</w:t>
        </w:r>
      </w:ins>
      <w:ins w:id="952" w:author="Daniel Noble" w:date="2020-09-17T08:30:00Z">
        <w:del w:id="953" w:author="Michael Jennions" w:date="2020-09-21T23:23:00Z">
          <w:r w:rsidR="00D003DE" w:rsidDel="00EA04BA">
            <w:rPr>
              <w:rFonts w:ascii="Garamond" w:hAnsi="Garamond"/>
            </w:rPr>
            <w:delText>.</w:delText>
          </w:r>
        </w:del>
        <w:r w:rsidR="00D003DE">
          <w:rPr>
            <w:rFonts w:ascii="Garamond" w:hAnsi="Garamond"/>
          </w:rPr>
          <w:t xml:space="preserve"> </w:t>
        </w:r>
      </w:ins>
      <w:ins w:id="954" w:author="Michael Jennions" w:date="2020-09-21T23:23:00Z">
        <w:r w:rsidR="00EA04BA">
          <w:rPr>
            <w:rFonts w:ascii="Garamond" w:hAnsi="Garamond"/>
          </w:rPr>
          <w:t>a</w:t>
        </w:r>
      </w:ins>
      <w:ins w:id="955" w:author="Daniel Noble" w:date="2020-09-17T08:25:00Z">
        <w:del w:id="956" w:author="Michael Jennions" w:date="2020-09-21T23:23:00Z">
          <w:r w:rsidR="0051299A" w:rsidDel="00EA04BA">
            <w:rPr>
              <w:rFonts w:ascii="Garamond" w:hAnsi="Garamond"/>
            </w:rPr>
            <w:delText>A</w:delText>
          </w:r>
        </w:del>
        <w:r w:rsidR="0051299A">
          <w:rPr>
            <w:rFonts w:ascii="Garamond" w:hAnsi="Garamond"/>
          </w:rPr>
          <w:t xml:space="preserve">s </w:t>
        </w:r>
        <w:del w:id="957" w:author="Michael Jennions" w:date="2020-09-21T23:23:00Z">
          <w:r w:rsidR="0051299A" w:rsidDel="00EA04BA">
            <w:rPr>
              <w:rFonts w:ascii="Garamond" w:hAnsi="Garamond"/>
            </w:rPr>
            <w:delText xml:space="preserve">the </w:delText>
          </w:r>
        </w:del>
        <w:r w:rsidR="0051299A">
          <w:rPr>
            <w:rFonts w:ascii="Garamond" w:hAnsi="Garamond"/>
          </w:rPr>
          <w:t xml:space="preserve">sexual size dimorphism increased (SSD&gt;0) </w:t>
        </w:r>
      </w:ins>
      <w:ins w:id="958" w:author="Daniel Noble" w:date="2020-09-17T08:26:00Z">
        <w:r w:rsidR="0051299A">
          <w:rPr>
            <w:rFonts w:ascii="Garamond" w:hAnsi="Garamond"/>
          </w:rPr>
          <w:t xml:space="preserve">females </w:t>
        </w:r>
        <w:del w:id="959" w:author="Michael Jennions" w:date="2020-09-21T23:25:00Z">
          <w:r w:rsidR="0051299A" w:rsidDel="00EF21A5">
            <w:rPr>
              <w:rFonts w:ascii="Garamond" w:hAnsi="Garamond"/>
            </w:rPr>
            <w:delText>were</w:delText>
          </w:r>
        </w:del>
      </w:ins>
      <w:ins w:id="960" w:author="Michael Jennions" w:date="2020-09-21T23:26:00Z">
        <w:r w:rsidR="00456A53">
          <w:rPr>
            <w:rFonts w:ascii="Garamond" w:hAnsi="Garamond"/>
          </w:rPr>
          <w:t>we</w:t>
        </w:r>
        <w:r w:rsidR="00EF21A5">
          <w:rPr>
            <w:rFonts w:ascii="Garamond" w:hAnsi="Garamond"/>
          </w:rPr>
          <w:t>re</w:t>
        </w:r>
      </w:ins>
      <w:ins w:id="961" w:author="Daniel Noble" w:date="2020-09-17T08:27:00Z">
        <w:r w:rsidR="001D49EE">
          <w:rPr>
            <w:rFonts w:ascii="Garamond" w:hAnsi="Garamond"/>
          </w:rPr>
          <w:t xml:space="preserve"> </w:t>
        </w:r>
        <w:del w:id="962" w:author="Michael Jennions" w:date="2020-09-21T23:23:00Z">
          <w:r w:rsidR="001D49EE" w:rsidDel="00EA04BA">
            <w:rPr>
              <w:rFonts w:ascii="Garamond" w:hAnsi="Garamond"/>
            </w:rPr>
            <w:delText>predicted to be</w:delText>
          </w:r>
        </w:del>
      </w:ins>
      <w:ins w:id="963" w:author="Daniel Noble" w:date="2020-09-17T08:26:00Z">
        <w:del w:id="964" w:author="Michael Jennions" w:date="2020-09-21T23:23:00Z">
          <w:r w:rsidR="0051299A" w:rsidDel="00EA04BA">
            <w:rPr>
              <w:rFonts w:ascii="Garamond" w:hAnsi="Garamond"/>
            </w:rPr>
            <w:delText xml:space="preserve"> </w:delText>
          </w:r>
        </w:del>
        <w:r w:rsidR="0051299A">
          <w:rPr>
            <w:rFonts w:ascii="Garamond" w:hAnsi="Garamond"/>
          </w:rPr>
          <w:t xml:space="preserve">significantly more active </w:t>
        </w:r>
      </w:ins>
      <w:ins w:id="965" w:author="Daniel Noble" w:date="2020-09-17T08:27:00Z">
        <w:r w:rsidR="001D49EE">
          <w:rPr>
            <w:rFonts w:ascii="Garamond" w:hAnsi="Garamond"/>
          </w:rPr>
          <w:t xml:space="preserve">than males </w:t>
        </w:r>
      </w:ins>
      <w:ins w:id="966" w:author="Daniel Noble" w:date="2020-09-17T08:26:00Z">
        <w:r w:rsidR="0051299A">
          <w:rPr>
            <w:rFonts w:ascii="Garamond" w:hAnsi="Garamond"/>
          </w:rPr>
          <w:t>(</w:t>
        </w:r>
        <w:r w:rsidR="0051299A" w:rsidRPr="005A0C61">
          <w:rPr>
            <w:rFonts w:ascii="Garamond" w:hAnsi="Garamond"/>
            <w:i/>
          </w:rPr>
          <w:sym w:font="Symbol" w:char="F062"/>
        </w:r>
        <w:r w:rsidR="0051299A">
          <w:rPr>
            <w:rFonts w:ascii="Garamond" w:hAnsi="Garamond"/>
            <w:i/>
          </w:rPr>
          <w:t xml:space="preserve"> </w:t>
        </w:r>
        <w:r w:rsidR="0051299A">
          <w:rPr>
            <w:rFonts w:ascii="Garamond" w:hAnsi="Garamond"/>
          </w:rPr>
          <w:t xml:space="preserve">=-2.16, 95% CIs: -3.99, -0.32; </w:t>
        </w:r>
        <w:r w:rsidR="0051299A">
          <w:rPr>
            <w:rFonts w:ascii="Garamond" w:hAnsi="Garamond"/>
            <w:i/>
          </w:rPr>
          <w:t>p</w:t>
        </w:r>
        <w:r w:rsidR="0051299A">
          <w:rPr>
            <w:rFonts w:ascii="Garamond" w:hAnsi="Garamond"/>
          </w:rPr>
          <w:t>=0.02).</w:t>
        </w:r>
      </w:ins>
      <w:commentRangeEnd w:id="912"/>
      <w:ins w:id="967" w:author="Daniel Noble" w:date="2020-09-17T08:33:00Z">
        <w:r w:rsidR="009425A3">
          <w:rPr>
            <w:rStyle w:val="CommentReference"/>
          </w:rPr>
          <w:commentReference w:id="912"/>
        </w:r>
      </w:ins>
    </w:p>
    <w:p w14:paraId="40386589" w14:textId="520390AC" w:rsidR="00DA2BB5" w:rsidDel="00D003DE" w:rsidRDefault="00CB502B" w:rsidP="003910DF">
      <w:pPr>
        <w:ind w:firstLine="720"/>
        <w:rPr>
          <w:del w:id="968" w:author="Daniel Noble" w:date="2020-09-17T08:30:00Z"/>
          <w:rFonts w:ascii="Garamond" w:hAnsi="Garamond"/>
        </w:rPr>
      </w:pPr>
      <w:del w:id="969" w:author="Daniel Noble" w:date="2020-09-17T08:30:00Z">
        <w:r w:rsidDel="00D003DE">
          <w:rPr>
            <w:rFonts w:ascii="Garamond" w:hAnsi="Garamond"/>
          </w:rPr>
          <w:delText>and were marginally less aggressive than females (</w:delText>
        </w:r>
        <w:r w:rsidRPr="005A0C61" w:rsidDel="00D003DE">
          <w:rPr>
            <w:rFonts w:ascii="Garamond" w:hAnsi="Garamond"/>
            <w:i/>
          </w:rPr>
          <w:sym w:font="Symbol" w:char="F062"/>
        </w:r>
        <w:r w:rsidDel="00D003DE">
          <w:rPr>
            <w:rFonts w:ascii="Garamond" w:hAnsi="Garamond"/>
            <w:i/>
          </w:rPr>
          <w:delText xml:space="preserve"> </w:delText>
        </w:r>
        <w:r w:rsidDel="00D003DE">
          <w:rPr>
            <w:rFonts w:ascii="Garamond" w:hAnsi="Garamond"/>
          </w:rPr>
          <w:delText xml:space="preserve">= 0.44, 95% CIs: -1.74, 2.62; </w:delText>
        </w:r>
        <w:r w:rsidDel="00D003DE">
          <w:rPr>
            <w:rFonts w:ascii="Garamond" w:hAnsi="Garamond"/>
            <w:i/>
          </w:rPr>
          <w:delText>p</w:delText>
        </w:r>
        <w:r w:rsidDel="00D003DE">
          <w:rPr>
            <w:rFonts w:ascii="Garamond" w:hAnsi="Garamond"/>
          </w:rPr>
          <w:delText>=0.69)</w:delText>
        </w:r>
        <w:r w:rsidR="00DA2BB5" w:rsidDel="00D003DE">
          <w:rPr>
            <w:rFonts w:ascii="Garamond" w:hAnsi="Garamond"/>
          </w:rPr>
          <w:delText>. When males were larger than females</w:delText>
        </w:r>
        <w:r w:rsidR="005D5056" w:rsidDel="00D003DE">
          <w:rPr>
            <w:rFonts w:ascii="Garamond" w:hAnsi="Garamond"/>
          </w:rPr>
          <w:delText xml:space="preserve"> (SSD&gt;0)</w:delText>
        </w:r>
        <w:r w:rsidR="00DA2BB5" w:rsidDel="00D003DE">
          <w:rPr>
            <w:rFonts w:ascii="Garamond" w:hAnsi="Garamond"/>
          </w:rPr>
          <w:delText xml:space="preserve">, </w:delText>
        </w:r>
        <w:r w:rsidR="005D5056" w:rsidDel="00D003DE">
          <w:rPr>
            <w:rFonts w:ascii="Garamond" w:hAnsi="Garamond"/>
          </w:rPr>
          <w:delText>fe</w:delText>
        </w:r>
        <w:r w:rsidR="00DA2BB5" w:rsidDel="00D003DE">
          <w:rPr>
            <w:rFonts w:ascii="Garamond" w:hAnsi="Garamond"/>
          </w:rPr>
          <w:delText xml:space="preserve">males were significantly </w:delText>
        </w:r>
        <w:r w:rsidR="005D5056" w:rsidDel="00D003DE">
          <w:rPr>
            <w:rFonts w:ascii="Garamond" w:hAnsi="Garamond"/>
          </w:rPr>
          <w:delText>more</w:delText>
        </w:r>
        <w:r w:rsidR="00DA2BB5" w:rsidDel="00D003DE">
          <w:rPr>
            <w:rFonts w:ascii="Garamond" w:hAnsi="Garamond"/>
          </w:rPr>
          <w:delText xml:space="preserve"> active (</w:delText>
        </w:r>
        <w:r w:rsidR="00DA2BB5" w:rsidRPr="005A0C61" w:rsidDel="00D003DE">
          <w:rPr>
            <w:rFonts w:ascii="Garamond" w:hAnsi="Garamond"/>
            <w:i/>
          </w:rPr>
          <w:sym w:font="Symbol" w:char="F062"/>
        </w:r>
        <w:r w:rsidR="00DA2BB5" w:rsidDel="00D003DE">
          <w:rPr>
            <w:rFonts w:ascii="Garamond" w:hAnsi="Garamond"/>
            <w:i/>
          </w:rPr>
          <w:delText xml:space="preserve"> </w:delText>
        </w:r>
        <w:r w:rsidR="00DA2BB5" w:rsidDel="00D003DE">
          <w:rPr>
            <w:rFonts w:ascii="Garamond" w:hAnsi="Garamond"/>
          </w:rPr>
          <w:delText>=-2</w:delText>
        </w:r>
        <w:r w:rsidR="00D76781" w:rsidDel="00D003DE">
          <w:rPr>
            <w:rFonts w:ascii="Garamond" w:hAnsi="Garamond"/>
          </w:rPr>
          <w:delText>.16</w:delText>
        </w:r>
        <w:r w:rsidR="00DA2BB5" w:rsidDel="00D003DE">
          <w:rPr>
            <w:rFonts w:ascii="Garamond" w:hAnsi="Garamond"/>
          </w:rPr>
          <w:delText xml:space="preserve">, </w:delText>
        </w:r>
        <w:r w:rsidR="00D76781" w:rsidDel="00D003DE">
          <w:rPr>
            <w:rFonts w:ascii="Garamond" w:hAnsi="Garamond"/>
          </w:rPr>
          <w:delText xml:space="preserve">95% CIs: -3.99, -0.32; </w:delText>
        </w:r>
        <w:r w:rsidR="00DA2BB5" w:rsidDel="00D003DE">
          <w:rPr>
            <w:rFonts w:ascii="Garamond" w:hAnsi="Garamond"/>
            <w:i/>
          </w:rPr>
          <w:delText>p</w:delText>
        </w:r>
        <w:r w:rsidR="00D76781" w:rsidDel="00D003DE">
          <w:rPr>
            <w:rFonts w:ascii="Garamond" w:hAnsi="Garamond"/>
          </w:rPr>
          <w:delText>=0.02</w:delText>
        </w:r>
        <w:r w:rsidR="005D5056" w:rsidDel="00D003DE">
          <w:rPr>
            <w:rFonts w:ascii="Garamond" w:hAnsi="Garamond"/>
          </w:rPr>
          <w:delText xml:space="preserve">) </w:delText>
        </w:r>
        <w:r w:rsidDel="00D003DE">
          <w:rPr>
            <w:rFonts w:ascii="Garamond" w:hAnsi="Garamond"/>
          </w:rPr>
          <w:delText>and less aggressive (</w:delText>
        </w:r>
        <w:r w:rsidRPr="005A0C61" w:rsidDel="00D003DE">
          <w:rPr>
            <w:rFonts w:ascii="Garamond" w:hAnsi="Garamond"/>
            <w:i/>
          </w:rPr>
          <w:sym w:font="Symbol" w:char="F062"/>
        </w:r>
        <w:r w:rsidDel="00D003DE">
          <w:rPr>
            <w:rFonts w:ascii="Garamond" w:hAnsi="Garamond"/>
            <w:i/>
          </w:rPr>
          <w:delText xml:space="preserve"> = </w:delText>
        </w:r>
        <w:r w:rsidDel="00D003DE">
          <w:rPr>
            <w:rFonts w:ascii="Garamond" w:hAnsi="Garamond"/>
          </w:rPr>
          <w:delText xml:space="preserve">1.36, 95% CIs: -0.01, 2.73; </w:delText>
        </w:r>
        <w:r w:rsidDel="00D003DE">
          <w:rPr>
            <w:rFonts w:ascii="Garamond" w:hAnsi="Garamond"/>
            <w:i/>
          </w:rPr>
          <w:delText>p</w:delText>
        </w:r>
        <w:r w:rsidDel="00D003DE">
          <w:rPr>
            <w:rFonts w:ascii="Garamond" w:hAnsi="Garamond"/>
          </w:rPr>
          <w:delText xml:space="preserve">=0.05) </w:delText>
        </w:r>
        <w:r w:rsidR="00DA2BB5" w:rsidDel="00D003DE">
          <w:rPr>
            <w:rFonts w:ascii="Garamond" w:hAnsi="Garamond"/>
          </w:rPr>
          <w:delText>than males.</w:delText>
        </w:r>
      </w:del>
    </w:p>
    <w:p w14:paraId="4E9C09EB" w14:textId="77777777" w:rsidR="00DA2BB5" w:rsidRDefault="00DA2BB5" w:rsidP="00DA2BB5">
      <w:pPr>
        <w:rPr>
          <w:rFonts w:ascii="Garamond" w:hAnsi="Garamond"/>
        </w:rPr>
      </w:pPr>
    </w:p>
    <w:p w14:paraId="75C32120" w14:textId="54BC9B27" w:rsidR="00DA2BB5" w:rsidRPr="004852C0" w:rsidRDefault="00DA2BB5" w:rsidP="004852C0">
      <w:pPr>
        <w:ind w:firstLine="720"/>
        <w:rPr>
          <w:rFonts w:ascii="Garamond" w:hAnsi="Garamond"/>
        </w:rPr>
      </w:pPr>
      <w:r>
        <w:rPr>
          <w:rFonts w:ascii="Garamond" w:hAnsi="Garamond"/>
        </w:rPr>
        <w:t>There were no significant relationships between SSD and sex</w:t>
      </w:r>
      <w:r w:rsidR="00823FCC">
        <w:rPr>
          <w:rFonts w:ascii="Garamond" w:hAnsi="Garamond"/>
        </w:rPr>
        <w:t xml:space="preserve"> </w:t>
      </w:r>
      <w:r>
        <w:rPr>
          <w:rFonts w:ascii="Garamond" w:hAnsi="Garamond"/>
        </w:rPr>
        <w:t>differences in personality trait variability in any of the four taxa</w:t>
      </w:r>
      <w:ins w:id="970" w:author="Michael Jennions" w:date="2020-09-21T23:27:00Z">
        <w:r w:rsidR="007631BF">
          <w:rPr>
            <w:rFonts w:ascii="Garamond" w:hAnsi="Garamond"/>
          </w:rPr>
          <w:t xml:space="preserve"> </w:t>
        </w:r>
      </w:ins>
      <w:ins w:id="971" w:author="Michael Jennions" w:date="2020-09-21T23:28:00Z">
        <w:r w:rsidR="007631BF">
          <w:rPr>
            <w:rFonts w:ascii="Garamond" w:hAnsi="Garamond"/>
          </w:rPr>
          <w:t xml:space="preserve">in which we could carry out this </w:t>
        </w:r>
      </w:ins>
      <w:ins w:id="972" w:author="Michael Jennions" w:date="2020-09-21T23:27:00Z">
        <w:r w:rsidR="007631BF">
          <w:rPr>
            <w:rFonts w:ascii="Garamond" w:hAnsi="Garamond"/>
          </w:rPr>
          <w:t>test</w:t>
        </w:r>
      </w:ins>
      <w:r>
        <w:rPr>
          <w:rFonts w:ascii="Garamond" w:hAnsi="Garamond"/>
        </w:rPr>
        <w:t xml:space="preserve"> (see Table 3 and Supplementary Table</w:t>
      </w:r>
      <w:r w:rsidR="0072124E">
        <w:rPr>
          <w:rFonts w:ascii="Garamond" w:hAnsi="Garamond"/>
        </w:rPr>
        <w:t>s</w:t>
      </w:r>
      <w:r>
        <w:rPr>
          <w:rFonts w:ascii="Garamond" w:hAnsi="Garamond"/>
        </w:rPr>
        <w:t xml:space="preserve"> S</w:t>
      </w:r>
      <w:r w:rsidR="0072124E">
        <w:rPr>
          <w:rFonts w:ascii="Garamond" w:hAnsi="Garamond"/>
        </w:rPr>
        <w:t>5-8</w:t>
      </w:r>
      <w:r>
        <w:rPr>
          <w:rFonts w:ascii="Garamond" w:hAnsi="Garamond"/>
        </w:rPr>
        <w:t xml:space="preserve">). </w:t>
      </w:r>
      <w:r w:rsidR="00D76781">
        <w:rPr>
          <w:rFonts w:ascii="Garamond" w:hAnsi="Garamond"/>
        </w:rPr>
        <w:t xml:space="preserve">When the sexes were the same size, female fish were more variable in their aggressive behaviour than </w:t>
      </w:r>
      <w:commentRangeStart w:id="973"/>
      <w:r w:rsidR="00D76781">
        <w:rPr>
          <w:rFonts w:ascii="Garamond" w:hAnsi="Garamond"/>
        </w:rPr>
        <w:t>males</w:t>
      </w:r>
      <w:ins w:id="974" w:author="Daniel Noble" w:date="2020-09-17T08:35:00Z">
        <w:r w:rsidR="005F7B7A">
          <w:rPr>
            <w:rFonts w:ascii="Garamond" w:hAnsi="Garamond"/>
          </w:rPr>
          <w:t>, but this effect was weak</w:t>
        </w:r>
      </w:ins>
      <w:r w:rsidR="00D76781">
        <w:rPr>
          <w:rFonts w:ascii="Garamond" w:hAnsi="Garamond"/>
        </w:rPr>
        <w:t xml:space="preserve"> (</w:t>
      </w:r>
      <w:r w:rsidR="00D76781" w:rsidRPr="005A0C61">
        <w:rPr>
          <w:rFonts w:ascii="Garamond" w:hAnsi="Garamond"/>
          <w:i/>
        </w:rPr>
        <w:sym w:font="Symbol" w:char="F062"/>
      </w:r>
      <w:r w:rsidR="00D76781">
        <w:rPr>
          <w:rFonts w:ascii="Garamond" w:hAnsi="Garamond"/>
          <w:i/>
        </w:rPr>
        <w:t xml:space="preserve"> </w:t>
      </w:r>
      <w:r w:rsidR="00D76781">
        <w:rPr>
          <w:rFonts w:ascii="Garamond" w:hAnsi="Garamond"/>
        </w:rPr>
        <w:t xml:space="preserve">= -0.12, 95% CIs: -0.23, 0.00; </w:t>
      </w:r>
      <w:r w:rsidR="00D76781">
        <w:rPr>
          <w:rFonts w:ascii="Garamond" w:hAnsi="Garamond"/>
          <w:i/>
        </w:rPr>
        <w:t>p</w:t>
      </w:r>
      <w:r w:rsidR="00D76781">
        <w:rPr>
          <w:rFonts w:ascii="Garamond" w:hAnsi="Garamond"/>
        </w:rPr>
        <w:t>=0.05)</w:t>
      </w:r>
      <w:ins w:id="975" w:author="Daniel Noble" w:date="2020-09-17T08:35:00Z">
        <w:r w:rsidR="005F7B7A">
          <w:rPr>
            <w:rFonts w:ascii="Garamond" w:hAnsi="Garamond"/>
          </w:rPr>
          <w:t>.</w:t>
        </w:r>
      </w:ins>
      <w:del w:id="976" w:author="Daniel Noble" w:date="2020-09-17T08:35:00Z">
        <w:r w:rsidR="00D76781" w:rsidDel="005F7B7A">
          <w:rPr>
            <w:rFonts w:ascii="Garamond" w:hAnsi="Garamond"/>
          </w:rPr>
          <w:delText>,</w:delText>
        </w:r>
      </w:del>
      <w:r w:rsidR="00D76781">
        <w:rPr>
          <w:rFonts w:ascii="Garamond" w:hAnsi="Garamond"/>
        </w:rPr>
        <w:t xml:space="preserve"> </w:t>
      </w:r>
      <w:commentRangeEnd w:id="973"/>
      <w:r w:rsidR="005F7B7A">
        <w:rPr>
          <w:rStyle w:val="CommentReference"/>
        </w:rPr>
        <w:commentReference w:id="973"/>
      </w:r>
      <w:del w:id="977" w:author="Daniel Noble" w:date="2020-09-17T08:35:00Z">
        <w:r w:rsidR="00D76781" w:rsidDel="005F7B7A">
          <w:rPr>
            <w:rFonts w:ascii="Garamond" w:hAnsi="Garamond"/>
          </w:rPr>
          <w:delText xml:space="preserve">but when males were larger than females there was no difference in the variability of aggressive behaviour between males and females </w:delText>
        </w:r>
        <w:r w:rsidR="00AA6046" w:rsidDel="005F7B7A">
          <w:rPr>
            <w:rFonts w:ascii="Garamond" w:hAnsi="Garamond"/>
          </w:rPr>
          <w:delText>(</w:delText>
        </w:r>
        <w:r w:rsidR="00AA6046" w:rsidRPr="005A0C61" w:rsidDel="005F7B7A">
          <w:rPr>
            <w:rFonts w:ascii="Garamond" w:hAnsi="Garamond"/>
            <w:i/>
          </w:rPr>
          <w:sym w:font="Symbol" w:char="F062"/>
        </w:r>
        <w:r w:rsidR="00AA6046" w:rsidDel="005F7B7A">
          <w:rPr>
            <w:rFonts w:ascii="Garamond" w:hAnsi="Garamond"/>
            <w:i/>
          </w:rPr>
          <w:delText xml:space="preserve"> </w:delText>
        </w:r>
        <w:r w:rsidR="00AA6046" w:rsidDel="005F7B7A">
          <w:rPr>
            <w:rFonts w:ascii="Garamond" w:hAnsi="Garamond"/>
          </w:rPr>
          <w:delText xml:space="preserve">= -0.13, 95% CIs: -0.81, 0.55; </w:delText>
        </w:r>
        <w:r w:rsidR="00AA6046" w:rsidDel="005F7B7A">
          <w:rPr>
            <w:rFonts w:ascii="Garamond" w:hAnsi="Garamond"/>
            <w:i/>
          </w:rPr>
          <w:delText>p</w:delText>
        </w:r>
        <w:r w:rsidR="00AA6046" w:rsidDel="005F7B7A">
          <w:rPr>
            <w:rFonts w:ascii="Garamond" w:hAnsi="Garamond"/>
          </w:rPr>
          <w:delText>=0.70</w:delText>
        </w:r>
        <w:r w:rsidR="00D76781" w:rsidDel="005F7B7A">
          <w:rPr>
            <w:rFonts w:ascii="Garamond" w:hAnsi="Garamond"/>
          </w:rPr>
          <w:delText xml:space="preserve">). </w:delText>
        </w:r>
      </w:del>
      <w:r>
        <w:rPr>
          <w:rFonts w:ascii="Garamond" w:hAnsi="Garamond"/>
        </w:rPr>
        <w:t>There w</w:t>
      </w:r>
      <w:r w:rsidR="00D76781">
        <w:rPr>
          <w:rFonts w:ascii="Garamond" w:hAnsi="Garamond"/>
        </w:rPr>
        <w:t xml:space="preserve">ere </w:t>
      </w:r>
      <w:r>
        <w:rPr>
          <w:rFonts w:ascii="Garamond" w:hAnsi="Garamond"/>
        </w:rPr>
        <w:t>no sex difference</w:t>
      </w:r>
      <w:r w:rsidR="00D76781">
        <w:rPr>
          <w:rFonts w:ascii="Garamond" w:hAnsi="Garamond"/>
        </w:rPr>
        <w:t>s</w:t>
      </w:r>
      <w:r>
        <w:rPr>
          <w:rFonts w:ascii="Garamond" w:hAnsi="Garamond"/>
        </w:rPr>
        <w:t xml:space="preserve"> in variability when the sexes were the same size</w:t>
      </w:r>
      <w:r w:rsidR="00D76781">
        <w:rPr>
          <w:rFonts w:ascii="Garamond" w:hAnsi="Garamond"/>
        </w:rPr>
        <w:t xml:space="preserve"> for any other taxonomic group</w:t>
      </w:r>
      <w:ins w:id="978" w:author="Michael Jennions" w:date="2020-09-21T23:28:00Z">
        <w:r w:rsidR="007631BF">
          <w:rPr>
            <w:rFonts w:ascii="Garamond" w:hAnsi="Garamond"/>
          </w:rPr>
          <w:t>, nor any effect of SSD on the sex difference in</w:t>
        </w:r>
      </w:ins>
      <w:ins w:id="979" w:author="Michael Jennions" w:date="2020-09-21T23:29:00Z">
        <w:r w:rsidR="007631BF">
          <w:rPr>
            <w:rFonts w:ascii="Garamond" w:hAnsi="Garamond"/>
          </w:rPr>
          <w:t xml:space="preserve"> variability</w:t>
        </w:r>
      </w:ins>
      <w:r>
        <w:rPr>
          <w:rFonts w:ascii="Garamond" w:hAnsi="Garamond"/>
        </w:rPr>
        <w:t xml:space="preserve">.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1EB349E8" w14:textId="7FB381A0" w:rsidR="007E3B63" w:rsidRDefault="00B73702" w:rsidP="000B5B0D">
      <w:pPr>
        <w:ind w:firstLine="720"/>
        <w:rPr>
          <w:ins w:id="980" w:author="Daniel Noble" w:date="2020-09-17T08:48:00Z"/>
          <w:rFonts w:ascii="Garamond" w:hAnsi="Garamond"/>
        </w:rPr>
      </w:pPr>
      <w:ins w:id="981" w:author="Daniel Noble" w:date="2020-09-17T08:52:00Z">
        <w:r>
          <w:rPr>
            <w:rFonts w:ascii="Garamond" w:hAnsi="Garamond"/>
          </w:rPr>
          <w:t xml:space="preserve">Overall, </w:t>
        </w:r>
      </w:ins>
      <w:del w:id="982" w:author="Daniel Noble" w:date="2020-09-17T08:52:00Z">
        <w:r w:rsidR="00DA2BB5" w:rsidDel="00B73702">
          <w:rPr>
            <w:rFonts w:ascii="Garamond" w:hAnsi="Garamond"/>
          </w:rPr>
          <w:delText xml:space="preserve">We </w:delText>
        </w:r>
      </w:del>
      <w:ins w:id="983" w:author="Daniel Noble" w:date="2020-09-17T08:52:00Z">
        <w:r>
          <w:rPr>
            <w:rFonts w:ascii="Garamond" w:hAnsi="Garamond"/>
          </w:rPr>
          <w:t xml:space="preserve">we </w:t>
        </w:r>
      </w:ins>
      <w:r w:rsidR="00DA2BB5">
        <w:rPr>
          <w:rFonts w:ascii="Garamond" w:hAnsi="Garamond"/>
        </w:rPr>
        <w:t xml:space="preserve">found </w:t>
      </w:r>
      <w:ins w:id="984" w:author="Daniel Noble" w:date="2020-09-17T08:40:00Z">
        <w:del w:id="985" w:author="Michael Jennions" w:date="2020-09-21T23:29:00Z">
          <w:r w:rsidR="004C38B3" w:rsidDel="00512432">
            <w:rPr>
              <w:rFonts w:ascii="Garamond" w:hAnsi="Garamond"/>
            </w:rPr>
            <w:delText>weak</w:delText>
          </w:r>
        </w:del>
      </w:ins>
      <w:ins w:id="986" w:author="Michael Jennions" w:date="2020-09-21T23:29:00Z">
        <w:r w:rsidR="00512432">
          <w:rPr>
            <w:rFonts w:ascii="Garamond" w:hAnsi="Garamond"/>
          </w:rPr>
          <w:t>little</w:t>
        </w:r>
      </w:ins>
      <w:ins w:id="987" w:author="Daniel Noble" w:date="2020-09-17T08:40:00Z">
        <w:r w:rsidR="004C38B3">
          <w:rPr>
            <w:rFonts w:ascii="Garamond" w:hAnsi="Garamond"/>
          </w:rPr>
          <w:t xml:space="preserve"> </w:t>
        </w:r>
      </w:ins>
      <w:r w:rsidR="00DA2BB5">
        <w:rPr>
          <w:rFonts w:ascii="Garamond" w:hAnsi="Garamond"/>
        </w:rPr>
        <w:t xml:space="preserve">evidence </w:t>
      </w:r>
      <w:del w:id="988" w:author="Daniel Noble" w:date="2020-09-17T08:40:00Z">
        <w:r w:rsidR="00DA2BB5" w:rsidDel="004C38B3">
          <w:rPr>
            <w:rFonts w:ascii="Garamond" w:hAnsi="Garamond"/>
          </w:rPr>
          <w:delText xml:space="preserve">of </w:delText>
        </w:r>
      </w:del>
      <w:ins w:id="989" w:author="Daniel Noble" w:date="2020-09-17T08:40:00Z">
        <w:del w:id="990" w:author="Michael Jennions" w:date="2020-09-21T23:29:00Z">
          <w:r w:rsidR="004C38B3" w:rsidDel="00512432">
            <w:rPr>
              <w:rFonts w:ascii="Garamond" w:hAnsi="Garamond"/>
            </w:rPr>
            <w:delText>f</w:delText>
          </w:r>
        </w:del>
      </w:ins>
      <w:ins w:id="991" w:author="Daniel Noble" w:date="2020-09-17T08:41:00Z">
        <w:del w:id="992" w:author="Michael Jennions" w:date="2020-09-21T23:29:00Z">
          <w:r w:rsidR="004C38B3" w:rsidDel="00512432">
            <w:rPr>
              <w:rFonts w:ascii="Garamond" w:hAnsi="Garamond"/>
            </w:rPr>
            <w:delText>or</w:delText>
          </w:r>
        </w:del>
      </w:ins>
      <w:ins w:id="993" w:author="Michael Jennions" w:date="2020-09-21T23:29:00Z">
        <w:r w:rsidR="00512432">
          <w:rPr>
            <w:rFonts w:ascii="Garamond" w:hAnsi="Garamond"/>
          </w:rPr>
          <w:t>that</w:t>
        </w:r>
      </w:ins>
      <w:ins w:id="994" w:author="Daniel Noble" w:date="2020-09-17T08:40:00Z">
        <w:r w:rsidR="004C38B3">
          <w:rPr>
            <w:rFonts w:ascii="Garamond" w:hAnsi="Garamond"/>
          </w:rPr>
          <w:t xml:space="preserve"> </w:t>
        </w:r>
      </w:ins>
      <w:r w:rsidR="00DA2BB5">
        <w:rPr>
          <w:rFonts w:ascii="Garamond" w:hAnsi="Garamond"/>
        </w:rPr>
        <w:t xml:space="preserve">publication bias </w:t>
      </w:r>
      <w:del w:id="995" w:author="Daniel Noble" w:date="2020-09-17T08:41:00Z">
        <w:r w:rsidR="00DA2BB5" w:rsidDel="004C38B3">
          <w:rPr>
            <w:rFonts w:ascii="Garamond" w:hAnsi="Garamond"/>
          </w:rPr>
          <w:delText>for estimates of</w:delText>
        </w:r>
      </w:del>
      <w:ins w:id="996" w:author="Daniel Noble" w:date="2020-09-17T08:42:00Z">
        <w:r w:rsidR="004C38B3">
          <w:rPr>
            <w:rFonts w:ascii="Garamond" w:hAnsi="Garamond"/>
          </w:rPr>
          <w:t>affect</w:t>
        </w:r>
      </w:ins>
      <w:ins w:id="997" w:author="Michael Jennions" w:date="2020-09-21T23:29:00Z">
        <w:r w:rsidR="00512432">
          <w:rPr>
            <w:rFonts w:ascii="Garamond" w:hAnsi="Garamond"/>
          </w:rPr>
          <w:t>ed</w:t>
        </w:r>
      </w:ins>
      <w:ins w:id="998" w:author="Daniel Noble" w:date="2020-09-17T08:42:00Z">
        <w:del w:id="999" w:author="Michael Jennions" w:date="2020-09-21T23:29:00Z">
          <w:r w:rsidR="004C38B3" w:rsidDel="00512432">
            <w:rPr>
              <w:rFonts w:ascii="Garamond" w:hAnsi="Garamond"/>
            </w:rPr>
            <w:delText>ing</w:delText>
          </w:r>
        </w:del>
        <w:r w:rsidR="004C38B3">
          <w:rPr>
            <w:rFonts w:ascii="Garamond" w:hAnsi="Garamond"/>
          </w:rPr>
          <w:t xml:space="preserve"> estimates </w:t>
        </w:r>
      </w:ins>
      <w:ins w:id="1000" w:author="Daniel Noble" w:date="2020-09-17T08:54:00Z">
        <w:r w:rsidR="00F73B8E">
          <w:rPr>
            <w:rFonts w:ascii="Garamond" w:hAnsi="Garamond"/>
          </w:rPr>
          <w:t>of</w:t>
        </w:r>
      </w:ins>
      <w:r w:rsidR="00DA2BB5">
        <w:rPr>
          <w:rFonts w:ascii="Garamond" w:hAnsi="Garamond"/>
        </w:rPr>
        <w:t xml:space="preserve"> sex differences in </w:t>
      </w:r>
      <w:ins w:id="1001" w:author="Michael Jennions" w:date="2020-09-21T23:29:00Z">
        <w:r w:rsidR="00512432">
          <w:rPr>
            <w:rFonts w:ascii="Garamond" w:hAnsi="Garamond"/>
          </w:rPr>
          <w:t xml:space="preserve">the </w:t>
        </w:r>
      </w:ins>
      <w:r w:rsidR="00DA2BB5">
        <w:rPr>
          <w:rFonts w:ascii="Garamond" w:hAnsi="Garamond"/>
        </w:rPr>
        <w:t>mean or variance</w:t>
      </w:r>
      <w:del w:id="1002" w:author="Daniel Noble" w:date="2020-09-17T08:54:00Z">
        <w:r w:rsidR="00DA2BB5" w:rsidDel="00F73B8E">
          <w:rPr>
            <w:rFonts w:ascii="Garamond" w:hAnsi="Garamond"/>
          </w:rPr>
          <w:delText>s</w:delText>
        </w:r>
      </w:del>
      <w:r w:rsidR="00DA2BB5">
        <w:rPr>
          <w:rFonts w:ascii="Garamond" w:hAnsi="Garamond"/>
        </w:rPr>
        <w:t xml:space="preserve"> </w:t>
      </w:r>
      <w:del w:id="1003" w:author="Daniel Noble" w:date="2020-09-17T08:41:00Z">
        <w:r w:rsidR="00DA2BB5" w:rsidDel="004C38B3">
          <w:rPr>
            <w:rFonts w:ascii="Garamond" w:hAnsi="Garamond"/>
          </w:rPr>
          <w:delText xml:space="preserve">for </w:delText>
        </w:r>
      </w:del>
      <w:ins w:id="1004" w:author="Daniel Noble" w:date="2020-09-17T08:41:00Z">
        <w:r w:rsidR="004C38B3">
          <w:rPr>
            <w:rFonts w:ascii="Garamond" w:hAnsi="Garamond"/>
          </w:rPr>
          <w:t xml:space="preserve">in </w:t>
        </w:r>
      </w:ins>
      <w:r w:rsidR="00DA2BB5">
        <w:rPr>
          <w:rFonts w:ascii="Garamond" w:hAnsi="Garamond"/>
        </w:rPr>
        <w:t>personality traits</w:t>
      </w:r>
      <w:ins w:id="1005" w:author="Daniel Noble" w:date="2020-09-17T08:41:00Z">
        <w:r w:rsidR="004C38B3">
          <w:rPr>
            <w:rFonts w:ascii="Garamond" w:hAnsi="Garamond"/>
          </w:rPr>
          <w:t xml:space="preserve">. </w:t>
        </w:r>
      </w:ins>
      <w:ins w:id="1006" w:author="Daniel Noble" w:date="2020-09-17T08:48:00Z">
        <w:r w:rsidR="00A41617">
          <w:rPr>
            <w:rFonts w:ascii="Garamond" w:hAnsi="Garamond"/>
          </w:rPr>
          <w:t xml:space="preserve">Out of </w:t>
        </w:r>
      </w:ins>
      <w:del w:id="1007" w:author="Daniel Noble" w:date="2020-09-17T08:41:00Z">
        <w:r w:rsidR="00DA2BB5" w:rsidDel="004C38B3">
          <w:rPr>
            <w:rFonts w:ascii="Garamond" w:hAnsi="Garamond"/>
          </w:rPr>
          <w:delText xml:space="preserve"> in only </w:delText>
        </w:r>
      </w:del>
      <w:del w:id="1008" w:author="Daniel Noble" w:date="2020-09-17T08:48:00Z">
        <w:r w:rsidR="00DA2BB5" w:rsidDel="00A41617">
          <w:rPr>
            <w:rFonts w:ascii="Garamond" w:hAnsi="Garamond"/>
          </w:rPr>
          <w:delText xml:space="preserve">one of </w:delText>
        </w:r>
      </w:del>
      <w:r w:rsidR="00DA2BB5">
        <w:rPr>
          <w:rFonts w:ascii="Garamond" w:hAnsi="Garamond"/>
        </w:rPr>
        <w:t>10 tests</w:t>
      </w:r>
      <w:ins w:id="1009" w:author="Daniel Noble" w:date="2020-09-17T08:48:00Z">
        <w:r w:rsidR="00A41617">
          <w:rPr>
            <w:rFonts w:ascii="Garamond" w:hAnsi="Garamond"/>
          </w:rPr>
          <w:t xml:space="preserve">, publication bias was </w:t>
        </w:r>
      </w:ins>
      <w:ins w:id="1010" w:author="Daniel Noble" w:date="2020-09-17T08:49:00Z">
        <w:r w:rsidR="00A41617">
          <w:rPr>
            <w:rFonts w:ascii="Garamond" w:hAnsi="Garamond"/>
          </w:rPr>
          <w:t xml:space="preserve">only </w:t>
        </w:r>
      </w:ins>
      <w:ins w:id="1011" w:author="Daniel Noble" w:date="2020-09-17T08:48:00Z">
        <w:r w:rsidR="00A41617">
          <w:rPr>
            <w:rFonts w:ascii="Garamond" w:hAnsi="Garamond"/>
          </w:rPr>
          <w:t xml:space="preserve">evident </w:t>
        </w:r>
      </w:ins>
      <w:ins w:id="1012" w:author="Daniel Noble" w:date="2020-09-17T08:49:00Z">
        <w:r w:rsidR="00A41617">
          <w:rPr>
            <w:rFonts w:ascii="Garamond" w:hAnsi="Garamond"/>
          </w:rPr>
          <w:t>for mean personality in</w:t>
        </w:r>
      </w:ins>
      <w:ins w:id="1013" w:author="Daniel Noble" w:date="2020-09-17T08:43:00Z">
        <w:r w:rsidR="004C38B3">
          <w:rPr>
            <w:rFonts w:ascii="Garamond" w:hAnsi="Garamond"/>
          </w:rPr>
          <w:t xml:space="preserve"> invertebrates (</w:t>
        </w:r>
        <w:r w:rsidR="004C38B3" w:rsidRPr="00436D01">
          <w:rPr>
            <w:rFonts w:ascii="Garamond" w:hAnsi="Garamond"/>
            <w:i/>
            <w:iCs/>
          </w:rPr>
          <w:t>p</w:t>
        </w:r>
        <w:r w:rsidR="004C38B3">
          <w:rPr>
            <w:rFonts w:ascii="Garamond" w:hAnsi="Garamond"/>
          </w:rPr>
          <w:t xml:space="preserve"> = 0.005; Supplementary Table S14)</w:t>
        </w:r>
      </w:ins>
      <w:ins w:id="1014" w:author="Daniel Noble" w:date="2020-09-17T08:52:00Z">
        <w:r w:rsidR="00A41617">
          <w:rPr>
            <w:rFonts w:ascii="Garamond" w:hAnsi="Garamond"/>
          </w:rPr>
          <w:t xml:space="preserve">. </w:t>
        </w:r>
        <w:del w:id="1015" w:author="Michael Jennions" w:date="2020-09-21T23:30:00Z">
          <w:r w:rsidR="00A41617" w:rsidDel="00512432">
            <w:rPr>
              <w:rFonts w:ascii="Garamond" w:hAnsi="Garamond"/>
            </w:rPr>
            <w:delText>When</w:delText>
          </w:r>
        </w:del>
      </w:ins>
      <w:ins w:id="1016" w:author="Michael Jennions" w:date="2020-09-21T23:30:00Z">
        <w:r w:rsidR="00512432">
          <w:rPr>
            <w:rFonts w:ascii="Garamond" w:hAnsi="Garamond"/>
          </w:rPr>
          <w:t>After</w:t>
        </w:r>
      </w:ins>
      <w:ins w:id="1017" w:author="Daniel Noble" w:date="2020-09-17T08:52:00Z">
        <w:r w:rsidR="00A41617">
          <w:rPr>
            <w:rFonts w:ascii="Garamond" w:hAnsi="Garamond"/>
          </w:rPr>
          <w:t xml:space="preserve"> account</w:t>
        </w:r>
      </w:ins>
      <w:ins w:id="1018" w:author="Daniel Noble" w:date="2020-09-17T08:53:00Z">
        <w:r>
          <w:rPr>
            <w:rFonts w:ascii="Garamond" w:hAnsi="Garamond"/>
          </w:rPr>
          <w:t xml:space="preserve">ing for </w:t>
        </w:r>
        <w:del w:id="1019" w:author="Michael Jennions" w:date="2020-09-21T23:30:00Z">
          <w:r w:rsidDel="00512432">
            <w:rPr>
              <w:rFonts w:ascii="Garamond" w:hAnsi="Garamond"/>
            </w:rPr>
            <w:delText>precision in models</w:delText>
          </w:r>
        </w:del>
      </w:ins>
      <w:ins w:id="1020" w:author="Michael Jennions" w:date="2020-09-21T23:30:00Z">
        <w:r w:rsidR="00512432">
          <w:rPr>
            <w:rFonts w:ascii="Garamond" w:hAnsi="Garamond"/>
          </w:rPr>
          <w:t>this,</w:t>
        </w:r>
      </w:ins>
      <w:ins w:id="1021" w:author="Daniel Noble" w:date="2020-09-17T08:51:00Z">
        <w:r w:rsidR="00A41617">
          <w:rPr>
            <w:rFonts w:ascii="Garamond" w:hAnsi="Garamond"/>
          </w:rPr>
          <w:t xml:space="preserve"> males</w:t>
        </w:r>
      </w:ins>
      <w:ins w:id="1022" w:author="Daniel Noble" w:date="2020-09-17T08:52:00Z">
        <w:r w:rsidR="00A41617">
          <w:rPr>
            <w:rFonts w:ascii="Garamond" w:hAnsi="Garamond"/>
          </w:rPr>
          <w:t xml:space="preserve"> were</w:t>
        </w:r>
      </w:ins>
      <w:ins w:id="1023" w:author="Daniel Noble" w:date="2020-09-17T08:51:00Z">
        <w:r w:rsidR="00A41617">
          <w:rPr>
            <w:rFonts w:ascii="Garamond" w:hAnsi="Garamond"/>
          </w:rPr>
          <w:t>, on average, bolder and more active than females</w:t>
        </w:r>
      </w:ins>
      <w:ins w:id="1024" w:author="Daniel Noble" w:date="2020-09-17T08:53:00Z">
        <w:r>
          <w:rPr>
            <w:rFonts w:ascii="Garamond" w:hAnsi="Garamond"/>
          </w:rPr>
          <w:t xml:space="preserve"> (Table S14)</w:t>
        </w:r>
      </w:ins>
      <w:del w:id="1025" w:author="Daniel Noble" w:date="2020-09-17T08:43:00Z">
        <w:r w:rsidR="00DA2BB5" w:rsidDel="004C38B3">
          <w:rPr>
            <w:rFonts w:ascii="Garamond" w:hAnsi="Garamond"/>
          </w:rPr>
          <w:delText>. The precision of the study predicted the effect size for the sex difference in the mean for invertebrates</w:delText>
        </w:r>
      </w:del>
      <w:ins w:id="1026" w:author="Daniel Noble" w:date="2020-09-17T08:45:00Z">
        <w:r w:rsidR="004C38B3">
          <w:rPr>
            <w:rFonts w:ascii="Garamond" w:hAnsi="Garamond"/>
          </w:rPr>
          <w:t xml:space="preserve">. </w:t>
        </w:r>
      </w:ins>
      <w:commentRangeStart w:id="1027"/>
      <w:del w:id="1028" w:author="Daniel Noble" w:date="2020-09-17T08:48:00Z">
        <w:r w:rsidR="00DA2BB5" w:rsidDel="00A41617">
          <w:rPr>
            <w:rFonts w:ascii="Garamond" w:hAnsi="Garamond"/>
          </w:rPr>
          <w:delText xml:space="preserve"> </w:delText>
        </w:r>
        <w:commentRangeEnd w:id="1027"/>
        <w:r w:rsidR="00A647D7" w:rsidDel="00A41617">
          <w:rPr>
            <w:rStyle w:val="CommentReference"/>
          </w:rPr>
          <w:commentReference w:id="1027"/>
        </w:r>
      </w:del>
      <w:del w:id="1029" w:author="Daniel Noble" w:date="2020-09-17T08:43:00Z">
        <w:r w:rsidR="00DA2BB5" w:rsidDel="004C38B3">
          <w:rPr>
            <w:rFonts w:ascii="Garamond" w:hAnsi="Garamond"/>
          </w:rPr>
          <w:delText>(</w:delText>
        </w:r>
        <w:r w:rsidR="00DA2BB5" w:rsidRPr="00436D01" w:rsidDel="004C38B3">
          <w:rPr>
            <w:rFonts w:ascii="Garamond" w:hAnsi="Garamond"/>
            <w:i/>
            <w:iCs/>
          </w:rPr>
          <w:delText>p</w:delText>
        </w:r>
        <w:r w:rsidR="00DA2BB5" w:rsidDel="004C38B3">
          <w:rPr>
            <w:rFonts w:ascii="Garamond" w:hAnsi="Garamond"/>
          </w:rPr>
          <w:delText xml:space="preserve"> = 0.00</w:delText>
        </w:r>
        <w:r w:rsidR="00E632C0" w:rsidDel="004C38B3">
          <w:rPr>
            <w:rFonts w:ascii="Garamond" w:hAnsi="Garamond"/>
          </w:rPr>
          <w:delText>5</w:delText>
        </w:r>
        <w:r w:rsidR="00DA2BB5" w:rsidDel="004C38B3">
          <w:rPr>
            <w:rFonts w:ascii="Garamond" w:hAnsi="Garamond"/>
          </w:rPr>
          <w:delText>; Supplementary Table S1</w:delText>
        </w:r>
        <w:r w:rsidR="004D4D5F" w:rsidDel="004C38B3">
          <w:rPr>
            <w:rFonts w:ascii="Garamond" w:hAnsi="Garamond"/>
          </w:rPr>
          <w:delText>4</w:delText>
        </w:r>
        <w:r w:rsidR="00DA2BB5" w:rsidDel="004C38B3">
          <w:rPr>
            <w:rFonts w:ascii="Garamond" w:hAnsi="Garamond"/>
          </w:rPr>
          <w:delText>)</w:delText>
        </w:r>
      </w:del>
      <w:del w:id="1030" w:author="Daniel Noble" w:date="2020-09-17T08:48:00Z">
        <w:r w:rsidR="00DA2BB5" w:rsidDel="00A41617">
          <w:rPr>
            <w:rFonts w:ascii="Garamond" w:hAnsi="Garamond"/>
          </w:rPr>
          <w:delText xml:space="preserve">. </w:delText>
        </w:r>
        <w:r w:rsidR="007E3B63" w:rsidDel="00A41617">
          <w:rPr>
            <w:rFonts w:ascii="Garamond" w:hAnsi="Garamond"/>
            <w:b/>
            <w:color w:val="000000" w:themeColor="text1"/>
          </w:rPr>
          <w:br w:type="page"/>
        </w:r>
      </w:del>
    </w:p>
    <w:p w14:paraId="2F24D171" w14:textId="77777777" w:rsidR="00A41617" w:rsidRPr="000B5B0D" w:rsidRDefault="00A41617" w:rsidP="000B5B0D">
      <w:pPr>
        <w:ind w:firstLine="720"/>
        <w:rPr>
          <w:rFonts w:ascii="Garamond" w:hAnsi="Garamond"/>
        </w:rPr>
      </w:pPr>
    </w:p>
    <w:p w14:paraId="50491141" w14:textId="7C548CF1" w:rsidR="000C6F77" w:rsidRPr="007E3B63" w:rsidRDefault="009A00BF" w:rsidP="000C6F77">
      <w:pPr>
        <w:rPr>
          <w:rFonts w:ascii="Garamond" w:hAnsi="Garamond"/>
          <w:b/>
          <w:color w:val="000000" w:themeColor="text1"/>
        </w:rPr>
      </w:pPr>
      <w:r w:rsidRPr="007E3B63">
        <w:rPr>
          <w:rFonts w:ascii="Garamond" w:hAnsi="Garamond"/>
          <w:b/>
          <w:color w:val="000000" w:themeColor="text1"/>
        </w:rPr>
        <w:t xml:space="preserve">Discussion </w:t>
      </w:r>
    </w:p>
    <w:p w14:paraId="1E27B8C4" w14:textId="77777777" w:rsidR="000C6F77" w:rsidRPr="007E3B63" w:rsidRDefault="000C6F77" w:rsidP="000C6F77">
      <w:pPr>
        <w:rPr>
          <w:rFonts w:ascii="Garamond" w:hAnsi="Garamond"/>
          <w:b/>
          <w:color w:val="000000" w:themeColor="text1"/>
        </w:rPr>
      </w:pPr>
    </w:p>
    <w:p w14:paraId="1B0F6AC2" w14:textId="1E8399F2" w:rsidR="00563377" w:rsidRPr="007E3B63" w:rsidRDefault="007A02EE" w:rsidP="0043486B">
      <w:pPr>
        <w:ind w:firstLine="720"/>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ur results provided</w:t>
      </w:r>
      <w:r w:rsidR="000C1591">
        <w:rPr>
          <w:rFonts w:ascii="Garamond" w:hAnsi="Garamond"/>
          <w:color w:val="000000" w:themeColor="text1"/>
        </w:rPr>
        <w:t xml:space="preserve"> </w:t>
      </w:r>
      <w:del w:id="1031" w:author="Daniel Noble" w:date="2020-09-17T08:55:00Z">
        <w:r w:rsidR="000C1591" w:rsidDel="00FC26B2">
          <w:rPr>
            <w:rFonts w:ascii="Garamond" w:hAnsi="Garamond"/>
            <w:color w:val="000000" w:themeColor="text1"/>
          </w:rPr>
          <w:delText>very</w:delText>
        </w:r>
        <w:r w:rsidR="00F67C7F" w:rsidRPr="007E3B63" w:rsidDel="00FC26B2">
          <w:rPr>
            <w:rFonts w:ascii="Garamond" w:hAnsi="Garamond"/>
            <w:color w:val="000000" w:themeColor="text1"/>
          </w:rPr>
          <w:delText xml:space="preserve"> </w:delText>
        </w:r>
      </w:del>
      <w:r w:rsidR="00F67C7F" w:rsidRPr="007E3B63">
        <w:rPr>
          <w:rFonts w:ascii="Garamond" w:hAnsi="Garamond"/>
          <w:color w:val="000000" w:themeColor="text1"/>
        </w:rPr>
        <w:t xml:space="preserve">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the </w:t>
      </w:r>
      <w:r w:rsidR="00F67C7F" w:rsidRPr="007E3B63">
        <w:rPr>
          <w:rFonts w:ascii="Garamond" w:hAnsi="Garamond"/>
          <w:color w:val="000000" w:themeColor="text1"/>
        </w:rPr>
        <w:t>mean values 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9B4AF1">
        <w:rPr>
          <w:rFonts w:ascii="Garamond" w:hAnsi="Garamond"/>
          <w:color w:val="000000" w:themeColor="text1"/>
        </w:rPr>
        <w:t>types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r w:rsidR="0080731D">
        <w:rPr>
          <w:rFonts w:ascii="Garamond" w:hAnsi="Garamond"/>
          <w:color w:val="000000" w:themeColor="text1"/>
        </w:rPr>
        <w:t>traits</w:t>
      </w:r>
      <w:r w:rsidR="0080731D" w:rsidRPr="007E3B63">
        <w:rPr>
          <w:rFonts w:ascii="Garamond" w:hAnsi="Garamond"/>
          <w:color w:val="000000" w:themeColor="text1"/>
        </w:rPr>
        <w:t xml:space="preserve"> </w:t>
      </w:r>
      <w:r w:rsidR="001742D0" w:rsidRPr="007E3B63">
        <w:rPr>
          <w:rFonts w:ascii="Garamond" w:hAnsi="Garamond"/>
          <w:color w:val="000000" w:themeColor="text1"/>
        </w:rPr>
        <w:t xml:space="preserve">in </w:t>
      </w:r>
      <w:commentRangeStart w:id="1032"/>
      <w:del w:id="1033" w:author="Daniel Noble" w:date="2020-09-17T09:05:00Z">
        <w:r w:rsidR="007E5EF8" w:rsidDel="00F67D50">
          <w:rPr>
            <w:rFonts w:ascii="Garamond" w:hAnsi="Garamond"/>
            <w:color w:val="000000" w:themeColor="text1"/>
          </w:rPr>
          <w:delText>two</w:delText>
        </w:r>
        <w:r w:rsidR="00DD422E" w:rsidDel="00F67D50">
          <w:rPr>
            <w:rFonts w:ascii="Garamond" w:hAnsi="Garamond"/>
            <w:color w:val="000000" w:themeColor="text1"/>
          </w:rPr>
          <w:delText xml:space="preserve"> </w:delText>
        </w:r>
      </w:del>
      <w:ins w:id="1034" w:author="Daniel Noble" w:date="2020-09-17T09:05:00Z">
        <w:r w:rsidR="00F67D50">
          <w:rPr>
            <w:rFonts w:ascii="Garamond" w:hAnsi="Garamond"/>
            <w:color w:val="000000" w:themeColor="text1"/>
          </w:rPr>
          <w:t xml:space="preserve">three </w:t>
        </w:r>
      </w:ins>
      <w:del w:id="1035" w:author="Michael Jennions" w:date="2020-09-22T10:53:00Z">
        <w:r w:rsidR="00DD422E" w:rsidDel="005F5EBE">
          <w:rPr>
            <w:rFonts w:ascii="Garamond" w:hAnsi="Garamond"/>
            <w:color w:val="000000" w:themeColor="text1"/>
          </w:rPr>
          <w:delText>of the</w:delText>
        </w:r>
        <w:r w:rsidR="001742D0" w:rsidRPr="007E3B63" w:rsidDel="005F5EBE">
          <w:rPr>
            <w:rFonts w:ascii="Garamond" w:hAnsi="Garamond"/>
            <w:color w:val="000000" w:themeColor="text1"/>
          </w:rPr>
          <w:delText xml:space="preserve"> </w:delText>
        </w:r>
      </w:del>
      <w:r w:rsidR="000C6F77" w:rsidRPr="007E3B63">
        <w:rPr>
          <w:rFonts w:ascii="Garamond" w:hAnsi="Garamond"/>
          <w:color w:val="000000" w:themeColor="text1"/>
        </w:rPr>
        <w:t>taxonomic groups</w:t>
      </w:r>
      <w:r w:rsidR="001742D0" w:rsidRPr="007E3B63">
        <w:rPr>
          <w:rFonts w:ascii="Garamond" w:hAnsi="Garamond"/>
          <w:color w:val="000000" w:themeColor="text1"/>
        </w:rPr>
        <w:t>,</w:t>
      </w:r>
      <w:commentRangeEnd w:id="1032"/>
      <w:r w:rsidR="00F67D50">
        <w:rPr>
          <w:rStyle w:val="CommentReference"/>
        </w:rPr>
        <w:commentReference w:id="1032"/>
      </w:r>
      <w:r w:rsidR="001742D0" w:rsidRPr="007E3B63">
        <w:rPr>
          <w:rFonts w:ascii="Garamond" w:hAnsi="Garamond"/>
          <w:color w:val="000000" w:themeColor="text1"/>
        </w:rPr>
        <w:t xml:space="preserve"> there was no consistent pattern. </w:t>
      </w:r>
      <w:del w:id="1036" w:author="Daniel Noble" w:date="2020-09-17T09:07:00Z">
        <w:r w:rsidR="001742D0" w:rsidRPr="007E3B63" w:rsidDel="00EF0302">
          <w:rPr>
            <w:rFonts w:ascii="Garamond" w:hAnsi="Garamond"/>
            <w:color w:val="000000" w:themeColor="text1"/>
          </w:rPr>
          <w:delText>Specifically</w:delText>
        </w:r>
      </w:del>
      <w:ins w:id="1037" w:author="Daniel Noble" w:date="2020-09-17T09:07:00Z">
        <w:r w:rsidR="00EF0302">
          <w:rPr>
            <w:rFonts w:ascii="Garamond" w:hAnsi="Garamond"/>
            <w:color w:val="000000" w:themeColor="text1"/>
          </w:rPr>
          <w:t>For example</w:t>
        </w:r>
      </w:ins>
      <w:r w:rsidR="001742D0" w:rsidRPr="007E3B63">
        <w:rPr>
          <w:rFonts w:ascii="Garamond" w:hAnsi="Garamond"/>
          <w:color w:val="000000" w:themeColor="text1"/>
        </w:rPr>
        <w:t>, females were significant</w:t>
      </w:r>
      <w:r w:rsidR="00577E81">
        <w:rPr>
          <w:rFonts w:ascii="Garamond" w:hAnsi="Garamond"/>
          <w:color w:val="000000" w:themeColor="text1"/>
        </w:rPr>
        <w:t>ly</w:t>
      </w:r>
      <w:r w:rsidR="001742D0" w:rsidRPr="007E3B63">
        <w:rPr>
          <w:rFonts w:ascii="Garamond" w:hAnsi="Garamond"/>
          <w:color w:val="000000" w:themeColor="text1"/>
        </w:rPr>
        <w:t xml:space="preserve"> more social in birds</w:t>
      </w:r>
      <w:r w:rsidR="001E26AB">
        <w:rPr>
          <w:rFonts w:ascii="Garamond" w:hAnsi="Garamond"/>
          <w:color w:val="000000" w:themeColor="text1"/>
        </w:rPr>
        <w:t xml:space="preserve"> but</w:t>
      </w:r>
      <w:r w:rsidR="001742D0" w:rsidRPr="007E3B63">
        <w:rPr>
          <w:rFonts w:ascii="Garamond" w:hAnsi="Garamond"/>
          <w:color w:val="000000" w:themeColor="text1"/>
        </w:rPr>
        <w:t xml:space="preserve">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sex differences for mammals</w:t>
      </w:r>
      <w:ins w:id="1038" w:author="Daniel Noble" w:date="2020-09-17T09:07:00Z">
        <w:r w:rsidR="00EF0302">
          <w:rPr>
            <w:rFonts w:ascii="Garamond" w:hAnsi="Garamond"/>
            <w:color w:val="000000" w:themeColor="text1"/>
          </w:rPr>
          <w:t xml:space="preserve"> </w:t>
        </w:r>
      </w:ins>
      <w:del w:id="1039" w:author="Daniel Noble" w:date="2020-09-17T09:07:00Z">
        <w:r w:rsidR="001E26AB" w:rsidDel="00EF0302">
          <w:rPr>
            <w:rFonts w:ascii="Garamond" w:hAnsi="Garamond"/>
            <w:color w:val="000000" w:themeColor="text1"/>
          </w:rPr>
          <w:delText>, invertebrates</w:delText>
        </w:r>
        <w:r w:rsidR="00396AE2" w:rsidRPr="007E3B63" w:rsidDel="00EF0302">
          <w:rPr>
            <w:rFonts w:ascii="Garamond" w:hAnsi="Garamond"/>
            <w:color w:val="000000" w:themeColor="text1"/>
          </w:rPr>
          <w:delText xml:space="preserve"> </w:delText>
        </w:r>
      </w:del>
      <w:r w:rsidR="00396AE2" w:rsidRPr="007E3B63">
        <w:rPr>
          <w:rFonts w:ascii="Garamond" w:hAnsi="Garamond"/>
          <w:color w:val="000000" w:themeColor="text1"/>
        </w:rPr>
        <w:t xml:space="preserve">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w:t>
      </w:r>
      <w:r w:rsidR="00396AE2" w:rsidRPr="007E3B63">
        <w:rPr>
          <w:rFonts w:ascii="Garamond" w:hAnsi="Garamond"/>
          <w:color w:val="000000" w:themeColor="text1"/>
        </w:rPr>
        <w:t>instanc</w:t>
      </w:r>
      <w:r w:rsidR="002771CA">
        <w:rPr>
          <w:rFonts w:ascii="Garamond" w:hAnsi="Garamond"/>
          <w:color w:val="000000" w:themeColor="text1"/>
        </w:rPr>
        <w:t>e</w:t>
      </w:r>
      <w:r w:rsidR="001742D0" w:rsidRPr="007E3B63">
        <w:rPr>
          <w:rFonts w:ascii="Garamond" w:hAnsi="Garamond"/>
          <w:color w:val="000000" w:themeColor="text1"/>
        </w:rPr>
        <w:t xml:space="preserve"> in which there was a </w:t>
      </w:r>
      <w:r w:rsidR="00577E81">
        <w:rPr>
          <w:rFonts w:ascii="Garamond" w:hAnsi="Garamond"/>
          <w:color w:val="000000" w:themeColor="text1"/>
        </w:rPr>
        <w:t xml:space="preserve">significant </w:t>
      </w:r>
      <w:r w:rsidR="001742D0" w:rsidRPr="007E3B63">
        <w:rPr>
          <w:rFonts w:ascii="Garamond" w:hAnsi="Garamond"/>
          <w:color w:val="000000" w:themeColor="text1"/>
        </w:rPr>
        <w:t xml:space="preserve">sex difference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w:t>
      </w:r>
      <w:r w:rsidR="002771CA">
        <w:rPr>
          <w:rFonts w:ascii="Garamond" w:hAnsi="Garamond"/>
          <w:color w:val="000000" w:themeColor="text1"/>
        </w:rPr>
        <w:t xml:space="preserve"> (aggression in fish)</w:t>
      </w:r>
      <w:r w:rsidR="001742D0" w:rsidRPr="007E3B63">
        <w:rPr>
          <w:rFonts w:ascii="Garamond" w:hAnsi="Garamond"/>
          <w:color w:val="000000" w:themeColor="text1"/>
        </w:rPr>
        <w:t xml:space="preserve">. </w:t>
      </w:r>
      <w:r w:rsidR="0043486B" w:rsidRPr="00EF0302">
        <w:rPr>
          <w:rFonts w:ascii="Garamond" w:hAnsi="Garamond"/>
          <w:color w:val="000000" w:themeColor="text1"/>
          <w:rPrChange w:id="1040" w:author="Daniel Noble" w:date="2020-09-17T09:09:00Z">
            <w:rPr>
              <w:rFonts w:ascii="Garamond" w:hAnsi="Garamond"/>
              <w:color w:val="C00000"/>
            </w:rPr>
          </w:rPrChange>
        </w:rPr>
        <w:t xml:space="preserve">Finally, the magnitude of SSD, which is a proxy </w:t>
      </w:r>
      <w:commentRangeStart w:id="1041"/>
      <w:commentRangeStart w:id="1042"/>
      <w:commentRangeStart w:id="1043"/>
      <w:commentRangeEnd w:id="1041"/>
      <w:r w:rsidR="0043486B" w:rsidRPr="00EF0302">
        <w:rPr>
          <w:rStyle w:val="CommentReference"/>
          <w:color w:val="000000" w:themeColor="text1"/>
          <w:rPrChange w:id="1044" w:author="Daniel Noble" w:date="2020-09-17T09:09:00Z">
            <w:rPr>
              <w:rStyle w:val="CommentReference"/>
              <w:color w:val="C00000"/>
            </w:rPr>
          </w:rPrChange>
        </w:rPr>
        <w:commentReference w:id="1041"/>
      </w:r>
      <w:commentRangeEnd w:id="1042"/>
      <w:r w:rsidR="0043486B" w:rsidRPr="00EF0302">
        <w:rPr>
          <w:rStyle w:val="CommentReference"/>
          <w:color w:val="000000" w:themeColor="text1"/>
          <w:rPrChange w:id="1045" w:author="Daniel Noble" w:date="2020-09-17T09:09:00Z">
            <w:rPr>
              <w:rStyle w:val="CommentReference"/>
              <w:color w:val="C00000"/>
            </w:rPr>
          </w:rPrChange>
        </w:rPr>
        <w:commentReference w:id="1042"/>
      </w:r>
      <w:commentRangeEnd w:id="1043"/>
      <w:r w:rsidR="00EF0302">
        <w:rPr>
          <w:rStyle w:val="CommentReference"/>
        </w:rPr>
        <w:commentReference w:id="1043"/>
      </w:r>
      <w:r w:rsidR="0043486B" w:rsidRPr="00EF0302">
        <w:rPr>
          <w:rFonts w:ascii="Garamond" w:hAnsi="Garamond"/>
          <w:color w:val="000000" w:themeColor="text1"/>
          <w:rPrChange w:id="1046" w:author="Daniel Noble" w:date="2020-09-17T09:09:00Z">
            <w:rPr>
              <w:rFonts w:ascii="Garamond" w:hAnsi="Garamond"/>
              <w:color w:val="C00000"/>
            </w:rPr>
          </w:rPrChange>
        </w:rPr>
        <w:t xml:space="preserve">for the strength of sexual selection on males, </w:t>
      </w:r>
      <w:ins w:id="1047" w:author="Michael Jennions" w:date="2020-09-22T10:55:00Z">
        <w:r w:rsidR="003F4A85">
          <w:rPr>
            <w:rFonts w:ascii="Garamond" w:hAnsi="Garamond"/>
            <w:color w:val="000000" w:themeColor="text1"/>
          </w:rPr>
          <w:t xml:space="preserve">only </w:t>
        </w:r>
      </w:ins>
      <w:r w:rsidR="00396AE2" w:rsidRPr="00EF0302">
        <w:rPr>
          <w:rFonts w:ascii="Garamond" w:hAnsi="Garamond"/>
          <w:color w:val="000000" w:themeColor="text1"/>
          <w:rPrChange w:id="1048" w:author="Daniel Noble" w:date="2020-09-17T09:09:00Z">
            <w:rPr>
              <w:rFonts w:ascii="Garamond" w:hAnsi="Garamond"/>
              <w:color w:val="C00000"/>
            </w:rPr>
          </w:rPrChange>
        </w:rPr>
        <w:t>explain</w:t>
      </w:r>
      <w:r w:rsidR="007E5EF8" w:rsidRPr="00EF0302">
        <w:rPr>
          <w:rFonts w:ascii="Garamond" w:hAnsi="Garamond"/>
          <w:color w:val="000000" w:themeColor="text1"/>
          <w:rPrChange w:id="1049" w:author="Daniel Noble" w:date="2020-09-17T09:09:00Z">
            <w:rPr>
              <w:rFonts w:ascii="Garamond" w:hAnsi="Garamond"/>
              <w:color w:val="C00000"/>
            </w:rPr>
          </w:rPrChange>
        </w:rPr>
        <w:t>ed</w:t>
      </w:r>
      <w:r w:rsidR="00396AE2" w:rsidRPr="00EF0302">
        <w:rPr>
          <w:rFonts w:ascii="Garamond" w:hAnsi="Garamond"/>
          <w:color w:val="000000" w:themeColor="text1"/>
          <w:rPrChange w:id="1050" w:author="Daniel Noble" w:date="2020-09-17T09:09:00Z">
            <w:rPr>
              <w:rFonts w:ascii="Garamond" w:hAnsi="Garamond"/>
              <w:color w:val="C00000"/>
            </w:rPr>
          </w:rPrChange>
        </w:rPr>
        <w:t xml:space="preserve"> </w:t>
      </w:r>
      <w:r w:rsidR="0043486B" w:rsidRPr="00EF0302">
        <w:rPr>
          <w:rFonts w:ascii="Garamond" w:hAnsi="Garamond"/>
          <w:color w:val="000000" w:themeColor="text1"/>
          <w:rPrChange w:id="1051" w:author="Daniel Noble" w:date="2020-09-17T09:09:00Z">
            <w:rPr>
              <w:rFonts w:ascii="Garamond" w:hAnsi="Garamond"/>
              <w:color w:val="C00000"/>
            </w:rPr>
          </w:rPrChange>
        </w:rPr>
        <w:t xml:space="preserve">sex differences in mean personality </w:t>
      </w:r>
      <w:r w:rsidR="007E5EF8" w:rsidRPr="00EF0302">
        <w:rPr>
          <w:rFonts w:ascii="Garamond" w:hAnsi="Garamond"/>
          <w:color w:val="000000" w:themeColor="text1"/>
          <w:rPrChange w:id="1052" w:author="Daniel Noble" w:date="2020-09-17T09:09:00Z">
            <w:rPr>
              <w:rFonts w:ascii="Garamond" w:hAnsi="Garamond"/>
              <w:color w:val="C00000"/>
            </w:rPr>
          </w:rPrChange>
        </w:rPr>
        <w:t xml:space="preserve">for </w:t>
      </w:r>
      <w:r w:rsidR="0059232F" w:rsidRPr="00EF0302">
        <w:rPr>
          <w:rFonts w:ascii="Garamond" w:hAnsi="Garamond"/>
          <w:color w:val="000000" w:themeColor="text1"/>
          <w:rPrChange w:id="1053" w:author="Daniel Noble" w:date="2020-09-17T09:09:00Z">
            <w:rPr>
              <w:rFonts w:ascii="Garamond" w:hAnsi="Garamond"/>
              <w:color w:val="C00000"/>
            </w:rPr>
          </w:rPrChange>
        </w:rPr>
        <w:t>activity</w:t>
      </w:r>
      <w:r w:rsidR="00B51DA7" w:rsidRPr="00EF0302">
        <w:rPr>
          <w:rFonts w:ascii="Garamond" w:hAnsi="Garamond"/>
          <w:color w:val="000000" w:themeColor="text1"/>
          <w:rPrChange w:id="1054" w:author="Daniel Noble" w:date="2020-09-17T09:09:00Z">
            <w:rPr>
              <w:rFonts w:ascii="Garamond" w:hAnsi="Garamond"/>
              <w:color w:val="C00000"/>
            </w:rPr>
          </w:rPrChange>
        </w:rPr>
        <w:t xml:space="preserve"> and aggression</w:t>
      </w:r>
      <w:r w:rsidR="0059232F" w:rsidRPr="00EF0302">
        <w:rPr>
          <w:rFonts w:ascii="Garamond" w:hAnsi="Garamond"/>
          <w:color w:val="000000" w:themeColor="text1"/>
          <w:rPrChange w:id="1055" w:author="Daniel Noble" w:date="2020-09-17T09:09:00Z">
            <w:rPr>
              <w:rFonts w:ascii="Garamond" w:hAnsi="Garamond"/>
              <w:color w:val="C00000"/>
            </w:rPr>
          </w:rPrChange>
        </w:rPr>
        <w:t xml:space="preserve"> in</w:t>
      </w:r>
      <w:r w:rsidR="007E5EF8" w:rsidRPr="00EF0302">
        <w:rPr>
          <w:rFonts w:ascii="Garamond" w:hAnsi="Garamond"/>
          <w:color w:val="000000" w:themeColor="text1"/>
          <w:rPrChange w:id="1056" w:author="Daniel Noble" w:date="2020-09-17T09:09:00Z">
            <w:rPr>
              <w:rFonts w:ascii="Garamond" w:hAnsi="Garamond"/>
              <w:color w:val="C00000"/>
            </w:rPr>
          </w:rPrChange>
        </w:rPr>
        <w:t xml:space="preserve"> mammals</w:t>
      </w:r>
      <w:del w:id="1057" w:author="Michael Jennions" w:date="2020-09-22T10:55:00Z">
        <w:r w:rsidR="0059232F" w:rsidRPr="00EF0302" w:rsidDel="003F4A85">
          <w:rPr>
            <w:rFonts w:ascii="Garamond" w:hAnsi="Garamond"/>
            <w:color w:val="000000" w:themeColor="text1"/>
            <w:rPrChange w:id="1058" w:author="Daniel Noble" w:date="2020-09-17T09:09:00Z">
              <w:rPr>
                <w:rFonts w:ascii="Garamond" w:hAnsi="Garamond"/>
                <w:color w:val="C00000"/>
              </w:rPr>
            </w:rPrChange>
          </w:rPr>
          <w:delText xml:space="preserve"> only</w:delText>
        </w:r>
      </w:del>
      <w:r w:rsidR="0059232F" w:rsidRPr="00EF0302">
        <w:rPr>
          <w:rFonts w:ascii="Garamond" w:hAnsi="Garamond"/>
          <w:color w:val="000000" w:themeColor="text1"/>
          <w:rPrChange w:id="1059" w:author="Daniel Noble" w:date="2020-09-17T09:09:00Z">
            <w:rPr>
              <w:rFonts w:ascii="Garamond" w:hAnsi="Garamond"/>
              <w:color w:val="C00000"/>
            </w:rPr>
          </w:rPrChange>
        </w:rPr>
        <w:t xml:space="preserve">. </w:t>
      </w:r>
      <w:ins w:id="1060" w:author="Daniel Noble" w:date="2020-09-17T09:10:00Z">
        <w:r w:rsidR="00344D75">
          <w:rPr>
            <w:rFonts w:ascii="Garamond" w:hAnsi="Garamond"/>
            <w:color w:val="000000" w:themeColor="text1"/>
          </w:rPr>
          <w:t xml:space="preserve">In </w:t>
        </w:r>
      </w:ins>
      <w:del w:id="1061" w:author="Daniel Noble" w:date="2020-09-17T09:10:00Z">
        <w:r w:rsidR="0059232F" w:rsidRPr="00EF0302" w:rsidDel="00344D75">
          <w:rPr>
            <w:rFonts w:ascii="Garamond" w:hAnsi="Garamond"/>
            <w:color w:val="000000" w:themeColor="text1"/>
            <w:rPrChange w:id="1062" w:author="Daniel Noble" w:date="2020-09-17T09:09:00Z">
              <w:rPr>
                <w:rFonts w:ascii="Garamond" w:hAnsi="Garamond"/>
                <w:color w:val="C00000"/>
              </w:rPr>
            </w:rPrChange>
          </w:rPr>
          <w:delText xml:space="preserve">When </w:delText>
        </w:r>
      </w:del>
      <w:ins w:id="1063" w:author="Daniel Noble" w:date="2020-09-17T09:10:00Z">
        <w:r w:rsidR="00344D75">
          <w:rPr>
            <w:rFonts w:ascii="Garamond" w:hAnsi="Garamond"/>
            <w:color w:val="000000" w:themeColor="text1"/>
          </w:rPr>
          <w:t>species where</w:t>
        </w:r>
        <w:r w:rsidR="00344D75" w:rsidRPr="00EF0302">
          <w:rPr>
            <w:rFonts w:ascii="Garamond" w:hAnsi="Garamond"/>
            <w:color w:val="000000" w:themeColor="text1"/>
            <w:rPrChange w:id="1064" w:author="Daniel Noble" w:date="2020-09-17T09:09:00Z">
              <w:rPr>
                <w:rFonts w:ascii="Garamond" w:hAnsi="Garamond"/>
                <w:color w:val="C00000"/>
              </w:rPr>
            </w:rPrChange>
          </w:rPr>
          <w:t xml:space="preserve"> </w:t>
        </w:r>
      </w:ins>
      <w:r w:rsidR="0059232F" w:rsidRPr="00EF0302">
        <w:rPr>
          <w:rFonts w:ascii="Garamond" w:hAnsi="Garamond"/>
          <w:color w:val="000000" w:themeColor="text1"/>
          <w:rPrChange w:id="1065" w:author="Daniel Noble" w:date="2020-09-17T09:09:00Z">
            <w:rPr>
              <w:rFonts w:ascii="Garamond" w:hAnsi="Garamond"/>
              <w:color w:val="C00000"/>
            </w:rPr>
          </w:rPrChange>
        </w:rPr>
        <w:t xml:space="preserve">males and females </w:t>
      </w:r>
      <w:r w:rsidR="0059232F" w:rsidRPr="00EF0302">
        <w:rPr>
          <w:rFonts w:ascii="Garamond" w:hAnsi="Garamond"/>
          <w:color w:val="000000" w:themeColor="text1"/>
          <w:rPrChange w:id="1066" w:author="Daniel Noble" w:date="2020-09-17T09:09:00Z">
            <w:rPr>
              <w:rFonts w:ascii="Garamond" w:hAnsi="Garamond"/>
              <w:color w:val="C00000"/>
            </w:rPr>
          </w:rPrChange>
        </w:rPr>
        <w:lastRenderedPageBreak/>
        <w:t xml:space="preserve">were the same size, males were </w:t>
      </w:r>
      <w:del w:id="1067" w:author="Michael Jennions" w:date="2020-09-22T10:57:00Z">
        <w:r w:rsidR="0059232F" w:rsidRPr="00EF0302" w:rsidDel="00EB1BB5">
          <w:rPr>
            <w:rFonts w:ascii="Garamond" w:hAnsi="Garamond"/>
            <w:color w:val="000000" w:themeColor="text1"/>
            <w:rPrChange w:id="1068" w:author="Daniel Noble" w:date="2020-09-17T09:09:00Z">
              <w:rPr>
                <w:rFonts w:ascii="Garamond" w:hAnsi="Garamond"/>
                <w:color w:val="C00000"/>
              </w:rPr>
            </w:rPrChange>
          </w:rPr>
          <w:delText xml:space="preserve">somewhat </w:delText>
        </w:r>
      </w:del>
      <w:r w:rsidR="0059232F" w:rsidRPr="00EF0302">
        <w:rPr>
          <w:rFonts w:ascii="Garamond" w:hAnsi="Garamond"/>
          <w:color w:val="000000" w:themeColor="text1"/>
          <w:rPrChange w:id="1069" w:author="Daniel Noble" w:date="2020-09-17T09:09:00Z">
            <w:rPr>
              <w:rFonts w:ascii="Garamond" w:hAnsi="Garamond"/>
              <w:color w:val="C00000"/>
            </w:rPr>
          </w:rPrChange>
        </w:rPr>
        <w:t>more active</w:t>
      </w:r>
      <w:r w:rsidR="00B51DA7" w:rsidRPr="00EF0302">
        <w:rPr>
          <w:rFonts w:ascii="Garamond" w:hAnsi="Garamond"/>
          <w:color w:val="000000" w:themeColor="text1"/>
          <w:rPrChange w:id="1070" w:author="Daniel Noble" w:date="2020-09-17T09:09:00Z">
            <w:rPr>
              <w:rFonts w:ascii="Garamond" w:hAnsi="Garamond"/>
              <w:color w:val="C00000"/>
            </w:rPr>
          </w:rPrChange>
        </w:rPr>
        <w:t xml:space="preserve"> and less aggressive</w:t>
      </w:r>
      <w:r w:rsidR="0059232F" w:rsidRPr="00EF0302">
        <w:rPr>
          <w:rFonts w:ascii="Garamond" w:hAnsi="Garamond"/>
          <w:color w:val="000000" w:themeColor="text1"/>
          <w:rPrChange w:id="1071" w:author="Daniel Noble" w:date="2020-09-17T09:09:00Z">
            <w:rPr>
              <w:rFonts w:ascii="Garamond" w:hAnsi="Garamond"/>
              <w:color w:val="C00000"/>
            </w:rPr>
          </w:rPrChange>
        </w:rPr>
        <w:t xml:space="preserve"> than females</w:t>
      </w:r>
      <w:r w:rsidR="007E5EF8" w:rsidRPr="00EF0302">
        <w:rPr>
          <w:rFonts w:ascii="Garamond" w:hAnsi="Garamond"/>
          <w:color w:val="000000" w:themeColor="text1"/>
          <w:rPrChange w:id="1072" w:author="Daniel Noble" w:date="2020-09-17T09:09:00Z">
            <w:rPr>
              <w:rFonts w:ascii="Garamond" w:hAnsi="Garamond"/>
              <w:color w:val="C00000"/>
            </w:rPr>
          </w:rPrChange>
        </w:rPr>
        <w:t xml:space="preserve">, </w:t>
      </w:r>
      <w:r w:rsidR="0059232F" w:rsidRPr="00EF0302">
        <w:rPr>
          <w:rFonts w:ascii="Garamond" w:hAnsi="Garamond"/>
          <w:color w:val="000000" w:themeColor="text1"/>
          <w:rPrChange w:id="1073" w:author="Daniel Noble" w:date="2020-09-17T09:09:00Z">
            <w:rPr>
              <w:rFonts w:ascii="Garamond" w:hAnsi="Garamond"/>
              <w:color w:val="C00000"/>
            </w:rPr>
          </w:rPrChange>
        </w:rPr>
        <w:t xml:space="preserve">but </w:t>
      </w:r>
      <w:del w:id="1074" w:author="Michael Jennions" w:date="2020-09-22T10:55:00Z">
        <w:r w:rsidR="0059232F" w:rsidRPr="00EF0302" w:rsidDel="00EB1BB5">
          <w:rPr>
            <w:rFonts w:ascii="Garamond" w:hAnsi="Garamond"/>
            <w:color w:val="000000" w:themeColor="text1"/>
            <w:rPrChange w:id="1075" w:author="Daniel Noble" w:date="2020-09-17T09:09:00Z">
              <w:rPr>
                <w:rFonts w:ascii="Garamond" w:hAnsi="Garamond"/>
                <w:color w:val="C00000"/>
              </w:rPr>
            </w:rPrChange>
          </w:rPr>
          <w:delText xml:space="preserve">as </w:delText>
        </w:r>
      </w:del>
      <w:ins w:id="1076" w:author="Michael Jennions" w:date="2020-09-22T10:55:00Z">
        <w:r w:rsidR="00EB1BB5">
          <w:rPr>
            <w:rFonts w:ascii="Garamond" w:hAnsi="Garamond"/>
            <w:color w:val="000000" w:themeColor="text1"/>
          </w:rPr>
          <w:t>in species where</w:t>
        </w:r>
        <w:r w:rsidR="00EB1BB5" w:rsidRPr="00EF0302">
          <w:rPr>
            <w:rFonts w:ascii="Garamond" w:hAnsi="Garamond"/>
            <w:color w:val="000000" w:themeColor="text1"/>
            <w:rPrChange w:id="1077" w:author="Daniel Noble" w:date="2020-09-17T09:09:00Z">
              <w:rPr>
                <w:rFonts w:ascii="Garamond" w:hAnsi="Garamond"/>
                <w:color w:val="C00000"/>
              </w:rPr>
            </w:rPrChange>
          </w:rPr>
          <w:t xml:space="preserve"> </w:t>
        </w:r>
      </w:ins>
      <w:r w:rsidR="0059232F" w:rsidRPr="00EF0302">
        <w:rPr>
          <w:rFonts w:ascii="Garamond" w:hAnsi="Garamond"/>
          <w:color w:val="000000" w:themeColor="text1"/>
          <w:rPrChange w:id="1078" w:author="Daniel Noble" w:date="2020-09-17T09:09:00Z">
            <w:rPr>
              <w:rFonts w:ascii="Garamond" w:hAnsi="Garamond"/>
              <w:color w:val="C00000"/>
            </w:rPr>
          </w:rPrChange>
        </w:rPr>
        <w:t xml:space="preserve">males </w:t>
      </w:r>
      <w:del w:id="1079" w:author="Michael Jennions" w:date="2020-09-22T10:55:00Z">
        <w:r w:rsidR="0059232F" w:rsidRPr="00EF0302" w:rsidDel="00EB1BB5">
          <w:rPr>
            <w:rFonts w:ascii="Garamond" w:hAnsi="Garamond"/>
            <w:color w:val="000000" w:themeColor="text1"/>
            <w:rPrChange w:id="1080" w:author="Daniel Noble" w:date="2020-09-17T09:09:00Z">
              <w:rPr>
                <w:rFonts w:ascii="Garamond" w:hAnsi="Garamond"/>
                <w:color w:val="C00000"/>
              </w:rPr>
            </w:rPrChange>
          </w:rPr>
          <w:delText xml:space="preserve">became </w:delText>
        </w:r>
      </w:del>
      <w:ins w:id="1081" w:author="Michael Jennions" w:date="2020-09-22T10:55:00Z">
        <w:r w:rsidR="00EB1BB5">
          <w:rPr>
            <w:rFonts w:ascii="Garamond" w:hAnsi="Garamond"/>
            <w:color w:val="000000" w:themeColor="text1"/>
          </w:rPr>
          <w:t>are</w:t>
        </w:r>
        <w:r w:rsidR="00EB1BB5" w:rsidRPr="00EF0302">
          <w:rPr>
            <w:rFonts w:ascii="Garamond" w:hAnsi="Garamond"/>
            <w:color w:val="000000" w:themeColor="text1"/>
            <w:rPrChange w:id="1082" w:author="Daniel Noble" w:date="2020-09-17T09:09:00Z">
              <w:rPr>
                <w:rFonts w:ascii="Garamond" w:hAnsi="Garamond"/>
                <w:color w:val="C00000"/>
              </w:rPr>
            </w:rPrChange>
          </w:rPr>
          <w:t xml:space="preserve"> </w:t>
        </w:r>
      </w:ins>
      <w:r w:rsidR="0059232F" w:rsidRPr="00EF0302">
        <w:rPr>
          <w:rFonts w:ascii="Garamond" w:hAnsi="Garamond"/>
          <w:color w:val="000000" w:themeColor="text1"/>
          <w:rPrChange w:id="1083" w:author="Daniel Noble" w:date="2020-09-17T09:09:00Z">
            <w:rPr>
              <w:rFonts w:ascii="Garamond" w:hAnsi="Garamond"/>
              <w:color w:val="C00000"/>
            </w:rPr>
          </w:rPrChange>
        </w:rPr>
        <w:t>larger than females</w:t>
      </w:r>
      <w:r w:rsidR="00B51DA7" w:rsidRPr="00EF0302">
        <w:rPr>
          <w:rFonts w:ascii="Garamond" w:hAnsi="Garamond"/>
          <w:color w:val="000000" w:themeColor="text1"/>
          <w:rPrChange w:id="1084" w:author="Daniel Noble" w:date="2020-09-17T09:09:00Z">
            <w:rPr>
              <w:rFonts w:ascii="Garamond" w:hAnsi="Garamond"/>
              <w:color w:val="C00000"/>
            </w:rPr>
          </w:rPrChange>
        </w:rPr>
        <w:t xml:space="preserve">, </w:t>
      </w:r>
      <w:r w:rsidR="0059232F" w:rsidRPr="00EF0302">
        <w:rPr>
          <w:rFonts w:ascii="Garamond" w:hAnsi="Garamond"/>
          <w:color w:val="000000" w:themeColor="text1"/>
          <w:rPrChange w:id="1085" w:author="Daniel Noble" w:date="2020-09-17T09:09:00Z">
            <w:rPr>
              <w:rFonts w:ascii="Garamond" w:hAnsi="Garamond"/>
              <w:color w:val="C00000"/>
            </w:rPr>
          </w:rPrChange>
        </w:rPr>
        <w:t xml:space="preserve">males </w:t>
      </w:r>
      <w:del w:id="1086" w:author="Michael Jennions" w:date="2020-09-22T10:55:00Z">
        <w:r w:rsidR="0059232F" w:rsidRPr="00EF0302" w:rsidDel="00EB1BB5">
          <w:rPr>
            <w:rFonts w:ascii="Garamond" w:hAnsi="Garamond"/>
            <w:color w:val="000000" w:themeColor="text1"/>
            <w:rPrChange w:id="1087" w:author="Daniel Noble" w:date="2020-09-17T09:09:00Z">
              <w:rPr>
                <w:rFonts w:ascii="Garamond" w:hAnsi="Garamond"/>
                <w:color w:val="C00000"/>
              </w:rPr>
            </w:rPrChange>
          </w:rPr>
          <w:delText xml:space="preserve">became </w:delText>
        </w:r>
      </w:del>
      <w:ins w:id="1088" w:author="Michael Jennions" w:date="2020-09-22T10:55:00Z">
        <w:r w:rsidR="00EB1BB5">
          <w:rPr>
            <w:rFonts w:ascii="Garamond" w:hAnsi="Garamond"/>
            <w:color w:val="000000" w:themeColor="text1"/>
          </w:rPr>
          <w:t>are</w:t>
        </w:r>
        <w:r w:rsidR="00EB1BB5" w:rsidRPr="00EF0302">
          <w:rPr>
            <w:rFonts w:ascii="Garamond" w:hAnsi="Garamond"/>
            <w:color w:val="000000" w:themeColor="text1"/>
            <w:rPrChange w:id="1089" w:author="Daniel Noble" w:date="2020-09-17T09:09:00Z">
              <w:rPr>
                <w:rFonts w:ascii="Garamond" w:hAnsi="Garamond"/>
                <w:color w:val="C00000"/>
              </w:rPr>
            </w:rPrChange>
          </w:rPr>
          <w:t xml:space="preserve"> </w:t>
        </w:r>
      </w:ins>
      <w:r w:rsidR="0059232F" w:rsidRPr="00EF0302">
        <w:rPr>
          <w:rFonts w:ascii="Garamond" w:hAnsi="Garamond"/>
          <w:color w:val="000000" w:themeColor="text1"/>
          <w:rPrChange w:id="1090" w:author="Daniel Noble" w:date="2020-09-17T09:09:00Z">
            <w:rPr>
              <w:rFonts w:ascii="Garamond" w:hAnsi="Garamond"/>
              <w:color w:val="C00000"/>
            </w:rPr>
          </w:rPrChange>
        </w:rPr>
        <w:t xml:space="preserve">significantly </w:t>
      </w:r>
      <w:r w:rsidR="00B51DA7" w:rsidRPr="00EF0302">
        <w:rPr>
          <w:rFonts w:ascii="Garamond" w:hAnsi="Garamond"/>
          <w:color w:val="000000" w:themeColor="text1"/>
          <w:rPrChange w:id="1091" w:author="Daniel Noble" w:date="2020-09-17T09:09:00Z">
            <w:rPr>
              <w:rFonts w:ascii="Garamond" w:hAnsi="Garamond"/>
              <w:color w:val="C00000"/>
            </w:rPr>
          </w:rPrChange>
        </w:rPr>
        <w:t>less</w:t>
      </w:r>
      <w:r w:rsidR="0059232F" w:rsidRPr="00EF0302">
        <w:rPr>
          <w:rFonts w:ascii="Garamond" w:hAnsi="Garamond"/>
          <w:color w:val="000000" w:themeColor="text1"/>
          <w:rPrChange w:id="1092" w:author="Daniel Noble" w:date="2020-09-17T09:09:00Z">
            <w:rPr>
              <w:rFonts w:ascii="Garamond" w:hAnsi="Garamond"/>
              <w:color w:val="C00000"/>
            </w:rPr>
          </w:rPrChange>
        </w:rPr>
        <w:t xml:space="preserve"> active </w:t>
      </w:r>
      <w:r w:rsidR="00B51DA7" w:rsidRPr="00EF0302">
        <w:rPr>
          <w:rFonts w:ascii="Garamond" w:hAnsi="Garamond"/>
          <w:color w:val="000000" w:themeColor="text1"/>
          <w:rPrChange w:id="1093" w:author="Daniel Noble" w:date="2020-09-17T09:09:00Z">
            <w:rPr>
              <w:rFonts w:ascii="Garamond" w:hAnsi="Garamond"/>
              <w:color w:val="C00000"/>
            </w:rPr>
          </w:rPrChange>
        </w:rPr>
        <w:t xml:space="preserve">and more aggressive </w:t>
      </w:r>
      <w:r w:rsidR="0059232F" w:rsidRPr="00EF0302">
        <w:rPr>
          <w:rFonts w:ascii="Garamond" w:hAnsi="Garamond"/>
          <w:color w:val="000000" w:themeColor="text1"/>
          <w:rPrChange w:id="1094" w:author="Daniel Noble" w:date="2020-09-17T09:09:00Z">
            <w:rPr>
              <w:rFonts w:ascii="Garamond" w:hAnsi="Garamond"/>
              <w:color w:val="C00000"/>
            </w:rPr>
          </w:rPrChange>
        </w:rPr>
        <w:t xml:space="preserve">than </w:t>
      </w:r>
      <w:r w:rsidR="00B51DA7" w:rsidRPr="00EF0302">
        <w:rPr>
          <w:rFonts w:ascii="Garamond" w:hAnsi="Garamond"/>
          <w:color w:val="000000" w:themeColor="text1"/>
          <w:rPrChange w:id="1095" w:author="Daniel Noble" w:date="2020-09-17T09:09:00Z">
            <w:rPr>
              <w:rFonts w:ascii="Garamond" w:hAnsi="Garamond"/>
              <w:color w:val="C00000"/>
            </w:rPr>
          </w:rPrChange>
        </w:rPr>
        <w:t>fe</w:t>
      </w:r>
      <w:r w:rsidR="0059232F" w:rsidRPr="00EF0302">
        <w:rPr>
          <w:rFonts w:ascii="Garamond" w:hAnsi="Garamond"/>
          <w:color w:val="000000" w:themeColor="text1"/>
          <w:rPrChange w:id="1096" w:author="Daniel Noble" w:date="2020-09-17T09:09:00Z">
            <w:rPr>
              <w:rFonts w:ascii="Garamond" w:hAnsi="Garamond"/>
              <w:color w:val="C00000"/>
            </w:rPr>
          </w:rPrChange>
        </w:rPr>
        <w:t xml:space="preserve">males. </w:t>
      </w:r>
      <w:ins w:id="1097" w:author="Michael Jennions" w:date="2020-09-22T10:56:00Z">
        <w:r w:rsidR="00EB1BB5">
          <w:rPr>
            <w:rFonts w:ascii="Garamond" w:hAnsi="Garamond"/>
            <w:color w:val="000000" w:themeColor="text1"/>
          </w:rPr>
          <w:t>Crucially, t</w:t>
        </w:r>
      </w:ins>
      <w:del w:id="1098" w:author="Michael Jennions" w:date="2020-09-22T10:56:00Z">
        <w:r w:rsidR="0059232F" w:rsidRPr="00EF0302" w:rsidDel="00EB1BB5">
          <w:rPr>
            <w:rFonts w:ascii="Garamond" w:hAnsi="Garamond"/>
            <w:color w:val="000000" w:themeColor="text1"/>
            <w:rPrChange w:id="1099" w:author="Daniel Noble" w:date="2020-09-17T09:09:00Z">
              <w:rPr>
                <w:rFonts w:ascii="Garamond" w:hAnsi="Garamond"/>
                <w:color w:val="C00000"/>
              </w:rPr>
            </w:rPrChange>
          </w:rPr>
          <w:delText>However, t</w:delText>
        </w:r>
      </w:del>
      <w:r w:rsidR="0059232F" w:rsidRPr="00EF0302">
        <w:rPr>
          <w:rFonts w:ascii="Garamond" w:hAnsi="Garamond"/>
          <w:color w:val="000000" w:themeColor="text1"/>
          <w:rPrChange w:id="1100" w:author="Daniel Noble" w:date="2020-09-17T09:09:00Z">
            <w:rPr>
              <w:rFonts w:ascii="Garamond" w:hAnsi="Garamond"/>
              <w:color w:val="C00000"/>
            </w:rPr>
          </w:rPrChange>
        </w:rPr>
        <w:t>he magnitude of SSD did</w:t>
      </w:r>
      <w:r w:rsidR="007E5EF8" w:rsidRPr="00EF0302">
        <w:rPr>
          <w:rFonts w:ascii="Garamond" w:hAnsi="Garamond"/>
          <w:color w:val="000000" w:themeColor="text1"/>
          <w:rPrChange w:id="1101" w:author="Daniel Noble" w:date="2020-09-17T09:09:00Z">
            <w:rPr>
              <w:rFonts w:ascii="Garamond" w:hAnsi="Garamond"/>
              <w:color w:val="C00000"/>
            </w:rPr>
          </w:rPrChange>
        </w:rPr>
        <w:t xml:space="preserve"> not </w:t>
      </w:r>
      <w:r w:rsidR="0059232F" w:rsidRPr="00EF0302">
        <w:rPr>
          <w:rFonts w:ascii="Garamond" w:hAnsi="Garamond"/>
          <w:color w:val="000000" w:themeColor="text1"/>
          <w:rPrChange w:id="1102" w:author="Daniel Noble" w:date="2020-09-17T09:09:00Z">
            <w:rPr>
              <w:rFonts w:ascii="Garamond" w:hAnsi="Garamond"/>
              <w:color w:val="C00000"/>
            </w:rPr>
          </w:rPrChange>
        </w:rPr>
        <w:t xml:space="preserve">explain sex differences in variability </w:t>
      </w:r>
      <w:r w:rsidR="007E5EF8" w:rsidRPr="00EF0302">
        <w:rPr>
          <w:rFonts w:ascii="Garamond" w:hAnsi="Garamond"/>
          <w:color w:val="000000" w:themeColor="text1"/>
          <w:rPrChange w:id="1103" w:author="Daniel Noble" w:date="2020-09-17T09:09:00Z">
            <w:rPr>
              <w:rFonts w:ascii="Garamond" w:hAnsi="Garamond"/>
              <w:color w:val="C00000"/>
            </w:rPr>
          </w:rPrChange>
        </w:rPr>
        <w:t xml:space="preserve">for any </w:t>
      </w:r>
      <w:r w:rsidR="00396AE2" w:rsidRPr="00EF0302">
        <w:rPr>
          <w:rFonts w:ascii="Garamond" w:hAnsi="Garamond"/>
          <w:color w:val="000000" w:themeColor="text1"/>
          <w:rPrChange w:id="1104" w:author="Daniel Noble" w:date="2020-09-17T09:09:00Z">
            <w:rPr>
              <w:rFonts w:ascii="Garamond" w:hAnsi="Garamond"/>
              <w:color w:val="C00000"/>
            </w:rPr>
          </w:rPrChange>
        </w:rPr>
        <w:t xml:space="preserve">of the five </w:t>
      </w:r>
      <w:r w:rsidR="000C6F77" w:rsidRPr="00EF0302">
        <w:rPr>
          <w:rFonts w:ascii="Garamond" w:hAnsi="Garamond"/>
          <w:color w:val="000000" w:themeColor="text1"/>
          <w:rPrChange w:id="1105" w:author="Daniel Noble" w:date="2020-09-17T09:09:00Z">
            <w:rPr>
              <w:rFonts w:ascii="Garamond" w:hAnsi="Garamond"/>
              <w:color w:val="C00000"/>
            </w:rPr>
          </w:rPrChange>
        </w:rPr>
        <w:t xml:space="preserve">personality </w:t>
      </w:r>
      <w:r w:rsidR="009B4AF1" w:rsidRPr="00EF0302">
        <w:rPr>
          <w:rFonts w:ascii="Garamond" w:hAnsi="Garamond"/>
          <w:color w:val="000000" w:themeColor="text1"/>
          <w:rPrChange w:id="1106" w:author="Daniel Noble" w:date="2020-09-17T09:09:00Z">
            <w:rPr>
              <w:rFonts w:ascii="Garamond" w:hAnsi="Garamond"/>
              <w:color w:val="C00000"/>
            </w:rPr>
          </w:rPrChange>
        </w:rPr>
        <w:t>types</w:t>
      </w:r>
      <w:r w:rsidR="00396AE2" w:rsidRPr="00EF0302">
        <w:rPr>
          <w:rFonts w:ascii="Garamond" w:hAnsi="Garamond"/>
          <w:color w:val="000000" w:themeColor="text1"/>
          <w:rPrChange w:id="1107" w:author="Daniel Noble" w:date="2020-09-17T09:09:00Z">
            <w:rPr>
              <w:rFonts w:ascii="Garamond" w:hAnsi="Garamond"/>
              <w:color w:val="C00000"/>
            </w:rPr>
          </w:rPrChange>
        </w:rPr>
        <w:t xml:space="preserve"> in </w:t>
      </w:r>
      <w:del w:id="1108" w:author="Michael Jennions" w:date="2020-09-22T10:56:00Z">
        <w:r w:rsidR="00396AE2" w:rsidRPr="00EF0302" w:rsidDel="00EB1BB5">
          <w:rPr>
            <w:rFonts w:ascii="Garamond" w:hAnsi="Garamond"/>
            <w:color w:val="000000" w:themeColor="text1"/>
            <w:rPrChange w:id="1109" w:author="Daniel Noble" w:date="2020-09-17T09:09:00Z">
              <w:rPr>
                <w:rFonts w:ascii="Garamond" w:hAnsi="Garamond"/>
                <w:color w:val="C00000"/>
              </w:rPr>
            </w:rPrChange>
          </w:rPr>
          <w:delText xml:space="preserve">any of </w:delText>
        </w:r>
      </w:del>
      <w:r w:rsidR="0059232F" w:rsidRPr="00EF0302">
        <w:rPr>
          <w:rFonts w:ascii="Garamond" w:hAnsi="Garamond"/>
          <w:color w:val="000000" w:themeColor="text1"/>
          <w:rPrChange w:id="1110" w:author="Daniel Noble" w:date="2020-09-17T09:09:00Z">
            <w:rPr>
              <w:rFonts w:ascii="Garamond" w:hAnsi="Garamond"/>
              <w:color w:val="C00000"/>
            </w:rPr>
          </w:rPrChange>
        </w:rPr>
        <w:t>the four</w:t>
      </w:r>
      <w:r w:rsidR="007E5EF8" w:rsidRPr="00EF0302">
        <w:rPr>
          <w:rFonts w:ascii="Garamond" w:hAnsi="Garamond"/>
          <w:color w:val="000000" w:themeColor="text1"/>
          <w:rPrChange w:id="1111" w:author="Daniel Noble" w:date="2020-09-17T09:09:00Z">
            <w:rPr>
              <w:rFonts w:ascii="Garamond" w:hAnsi="Garamond"/>
              <w:color w:val="C00000"/>
            </w:rPr>
          </w:rPrChange>
        </w:rPr>
        <w:t xml:space="preserve"> </w:t>
      </w:r>
      <w:r w:rsidR="000C6F77" w:rsidRPr="00EF0302">
        <w:rPr>
          <w:rFonts w:ascii="Garamond" w:hAnsi="Garamond"/>
          <w:color w:val="000000" w:themeColor="text1"/>
          <w:rPrChange w:id="1112" w:author="Daniel Noble" w:date="2020-09-17T09:09:00Z">
            <w:rPr>
              <w:rFonts w:ascii="Garamond" w:hAnsi="Garamond"/>
              <w:color w:val="C00000"/>
            </w:rPr>
          </w:rPrChange>
        </w:rPr>
        <w:t>tax</w:t>
      </w:r>
      <w:r w:rsidR="00396AE2" w:rsidRPr="00EF0302">
        <w:rPr>
          <w:rFonts w:ascii="Garamond" w:hAnsi="Garamond"/>
          <w:color w:val="000000" w:themeColor="text1"/>
          <w:rPrChange w:id="1113" w:author="Daniel Noble" w:date="2020-09-17T09:09:00Z">
            <w:rPr>
              <w:rFonts w:ascii="Garamond" w:hAnsi="Garamond"/>
              <w:color w:val="C00000"/>
            </w:rPr>
          </w:rPrChange>
        </w:rPr>
        <w:t xml:space="preserve">a </w:t>
      </w:r>
      <w:r w:rsidR="00A41A20" w:rsidRPr="00EF0302">
        <w:rPr>
          <w:rFonts w:ascii="Garamond" w:hAnsi="Garamond"/>
          <w:color w:val="000000" w:themeColor="text1"/>
          <w:rPrChange w:id="1114" w:author="Daniel Noble" w:date="2020-09-17T09:09:00Z">
            <w:rPr>
              <w:rFonts w:ascii="Garamond" w:hAnsi="Garamond"/>
              <w:color w:val="C00000"/>
            </w:rPr>
          </w:rPrChange>
        </w:rPr>
        <w:t>with</w:t>
      </w:r>
      <w:r w:rsidR="00396AE2" w:rsidRPr="00EF0302">
        <w:rPr>
          <w:rFonts w:ascii="Garamond" w:hAnsi="Garamond"/>
          <w:color w:val="000000" w:themeColor="text1"/>
          <w:rPrChange w:id="1115" w:author="Daniel Noble" w:date="2020-09-17T09:09:00Z">
            <w:rPr>
              <w:rFonts w:ascii="Garamond" w:hAnsi="Garamond"/>
              <w:color w:val="C00000"/>
            </w:rPr>
          </w:rPrChange>
        </w:rPr>
        <w:t xml:space="preserve"> sufficient data to test for </w:t>
      </w:r>
      <w:del w:id="1116" w:author="Michael Jennions" w:date="2020-09-22T10:56:00Z">
        <w:r w:rsidR="00396AE2" w:rsidRPr="00EF0302" w:rsidDel="00EB1BB5">
          <w:rPr>
            <w:rFonts w:ascii="Garamond" w:hAnsi="Garamond"/>
            <w:color w:val="000000" w:themeColor="text1"/>
            <w:rPrChange w:id="1117" w:author="Daniel Noble" w:date="2020-09-17T09:09:00Z">
              <w:rPr>
                <w:rFonts w:ascii="Garamond" w:hAnsi="Garamond"/>
                <w:color w:val="C00000"/>
              </w:rPr>
            </w:rPrChange>
          </w:rPr>
          <w:delText xml:space="preserve">an </w:delText>
        </w:r>
      </w:del>
      <w:ins w:id="1118" w:author="Michael Jennions" w:date="2020-09-22T10:56:00Z">
        <w:r w:rsidR="00EB1BB5">
          <w:rPr>
            <w:rFonts w:ascii="Garamond" w:hAnsi="Garamond"/>
            <w:color w:val="000000" w:themeColor="text1"/>
          </w:rPr>
          <w:t>its</w:t>
        </w:r>
        <w:r w:rsidR="00EB1BB5" w:rsidRPr="00EF0302">
          <w:rPr>
            <w:rFonts w:ascii="Garamond" w:hAnsi="Garamond"/>
            <w:color w:val="000000" w:themeColor="text1"/>
            <w:rPrChange w:id="1119" w:author="Daniel Noble" w:date="2020-09-17T09:09:00Z">
              <w:rPr>
                <w:rFonts w:ascii="Garamond" w:hAnsi="Garamond"/>
                <w:color w:val="C00000"/>
              </w:rPr>
            </w:rPrChange>
          </w:rPr>
          <w:t xml:space="preserve"> </w:t>
        </w:r>
      </w:ins>
      <w:r w:rsidR="00396AE2" w:rsidRPr="00EF0302">
        <w:rPr>
          <w:rFonts w:ascii="Garamond" w:hAnsi="Garamond"/>
          <w:color w:val="000000" w:themeColor="text1"/>
          <w:rPrChange w:id="1120" w:author="Daniel Noble" w:date="2020-09-17T09:09:00Z">
            <w:rPr>
              <w:rFonts w:ascii="Garamond" w:hAnsi="Garamond"/>
              <w:color w:val="C00000"/>
            </w:rPr>
          </w:rPrChange>
        </w:rPr>
        <w:t>effect</w:t>
      </w:r>
      <w:r w:rsidR="000C6F77" w:rsidRPr="00EF0302">
        <w:rPr>
          <w:rFonts w:ascii="Garamond" w:hAnsi="Garamond"/>
          <w:color w:val="000000" w:themeColor="text1"/>
          <w:rPrChange w:id="1121" w:author="Daniel Noble" w:date="2020-09-17T09:09:00Z">
            <w:rPr>
              <w:rFonts w:ascii="Garamond" w:hAnsi="Garamond"/>
              <w:color w:val="C00000"/>
            </w:rPr>
          </w:rPrChange>
        </w:rPr>
        <w:t>.</w:t>
      </w:r>
      <w:r w:rsidR="007E5EF8" w:rsidRPr="00EF0302">
        <w:rPr>
          <w:rFonts w:ascii="Garamond" w:hAnsi="Garamond"/>
          <w:color w:val="000000" w:themeColor="text1"/>
          <w:rPrChange w:id="1122" w:author="Daniel Noble" w:date="2020-09-17T09:09:00Z">
            <w:rPr>
              <w:rFonts w:ascii="Garamond" w:hAnsi="Garamond"/>
              <w:color w:val="C00000"/>
            </w:rPr>
          </w:rPrChange>
        </w:rPr>
        <w:t xml:space="preserve"> </w:t>
      </w:r>
    </w:p>
    <w:p w14:paraId="7FCB2162" w14:textId="77777777" w:rsidR="002C42E2" w:rsidRPr="007E3B63" w:rsidRDefault="002C42E2" w:rsidP="007E3B63">
      <w:pPr>
        <w:rPr>
          <w:rFonts w:ascii="Garamond" w:hAnsi="Garamond"/>
          <w:color w:val="000000" w:themeColor="text1"/>
        </w:rPr>
      </w:pPr>
    </w:p>
    <w:p w14:paraId="02323BF6" w14:textId="3B592694" w:rsidR="002C42E2" w:rsidRPr="007E3B63" w:rsidRDefault="00563377" w:rsidP="008A067E">
      <w:pPr>
        <w:ind w:firstLine="720"/>
        <w:rPr>
          <w:rFonts w:ascii="Garamond" w:hAnsi="Garamond"/>
          <w:color w:val="000000" w:themeColor="text1"/>
        </w:rPr>
      </w:pPr>
      <w:r w:rsidRPr="007E3B63">
        <w:rPr>
          <w:rFonts w:ascii="Garamond" w:hAnsi="Garamond"/>
          <w:color w:val="000000" w:themeColor="text1"/>
        </w:rPr>
        <w:t xml:space="preserve">Starting with Darwin (1874, p224) it 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w:t>
      </w:r>
      <w:r w:rsidR="00A045D9">
        <w:rPr>
          <w:rFonts w:ascii="Garamond" w:hAnsi="Garamond"/>
          <w:color w:val="000000" w:themeColor="text1"/>
        </w:rPr>
        <w:t xml:space="preserve">i.e. </w:t>
      </w:r>
      <w:r w:rsidR="00AF1DC7" w:rsidRPr="007E3B63">
        <w:rPr>
          <w:rFonts w:ascii="Garamond" w:hAnsi="Garamond"/>
          <w:color w:val="000000" w:themeColor="text1"/>
        </w:rPr>
        <w:t>phenotype</w:t>
      </w:r>
      <w:r w:rsidR="00A045D9">
        <w:rPr>
          <w:rFonts w:ascii="Garamond" w:hAnsi="Garamond"/>
          <w:color w:val="000000" w:themeColor="text1"/>
        </w:rPr>
        <w:t>s</w:t>
      </w:r>
      <w:r w:rsidR="00AF1DC7" w:rsidRPr="007E3B63">
        <w:rPr>
          <w:rFonts w:ascii="Garamond" w:hAnsi="Garamond"/>
          <w:color w:val="000000" w:themeColor="text1"/>
        </w:rPr>
        <w:t>)</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w:t>
      </w:r>
      <w:del w:id="1123" w:author="Michael Jennions" w:date="2020-09-22T10:57:00Z">
        <w:r w:rsidR="002C42E2" w:rsidRPr="007E3B63" w:rsidDel="0097324A">
          <w:rPr>
            <w:rFonts w:ascii="Garamond" w:hAnsi="Garamond"/>
            <w:color w:val="000000" w:themeColor="text1"/>
          </w:rPr>
          <w:delText>,</w:delText>
        </w:r>
      </w:del>
      <w:r w:rsidR="002C42E2" w:rsidRPr="007E3B63">
        <w:rPr>
          <w:rFonts w:ascii="Garamond" w:hAnsi="Garamond"/>
          <w:color w:val="000000" w:themeColor="text1"/>
        </w:rPr>
        <w:t xml:space="preserve"> </w:t>
      </w:r>
      <w:del w:id="1124" w:author="Michael Jennions" w:date="2020-09-22T10:57:00Z">
        <w:r w:rsidR="002C42E2" w:rsidRPr="007E3B63" w:rsidDel="0097324A">
          <w:rPr>
            <w:rFonts w:ascii="Garamond" w:hAnsi="Garamond"/>
            <w:color w:val="000000" w:themeColor="text1"/>
          </w:rPr>
          <w:delText xml:space="preserve">however, </w:delText>
        </w:r>
      </w:del>
      <w:r w:rsidR="002C42E2" w:rsidRPr="007E3B63">
        <w:rPr>
          <w:rFonts w:ascii="Garamond" w:hAnsi="Garamond"/>
          <w:color w:val="000000" w:themeColor="text1"/>
        </w:rPr>
        <w:t>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del w:id="1125" w:author="Michael Jennions" w:date="2020-09-22T10:57:00Z">
        <w:r w:rsidR="00806203" w:rsidRPr="007E3B63" w:rsidDel="0097324A">
          <w:rPr>
            <w:rFonts w:ascii="Garamond" w:hAnsi="Garamond"/>
            <w:color w:val="000000" w:themeColor="text1"/>
          </w:rPr>
          <w:delText xml:space="preserve">formal </w:delText>
        </w:r>
      </w:del>
      <w:r w:rsidR="00806203" w:rsidRPr="007E3B63">
        <w:rPr>
          <w:rFonts w:ascii="Garamond" w:hAnsi="Garamond"/>
          <w:color w:val="000000" w:themeColor="text1"/>
        </w:rPr>
        <w:t xml:space="preserve">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 xml:space="preserve">is that sexually selected traits in male animals show more variation than naturally selected traits </w:t>
      </w:r>
      <w:r w:rsidR="00587C0F">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1995)","manualFormatting":"(Pomiankowski &amp; Møller 1995)","plainTextFormattedCitation":"(Pomiankowski &amp; Moller 1995)","previouslyFormattedCitation":"(Pomiankowski &amp; Moller 1995)"},"properties":{"noteIndex":0},"schema":"https://github.com/citation-style-language/schema/raw/master/csl-citation.json"}</w:instrText>
      </w:r>
      <w:r w:rsidR="00587C0F">
        <w:rPr>
          <w:rFonts w:ascii="Garamond" w:hAnsi="Garamond"/>
          <w:color w:val="000000" w:themeColor="text1"/>
        </w:rPr>
        <w:fldChar w:fldCharType="separate"/>
      </w:r>
      <w:r w:rsidR="00587C0F" w:rsidRPr="00587C0F">
        <w:rPr>
          <w:rFonts w:ascii="Garamond" w:hAnsi="Garamond"/>
          <w:noProof/>
          <w:color w:val="000000" w:themeColor="text1"/>
        </w:rPr>
        <w:t>(Pomiankowski &amp; M</w:t>
      </w:r>
      <w:r w:rsidR="00587C0F">
        <w:rPr>
          <w:rFonts w:ascii="Garamond" w:hAnsi="Garamond"/>
          <w:noProof/>
          <w:color w:val="000000" w:themeColor="text1"/>
        </w:rPr>
        <w:t>ø</w:t>
      </w:r>
      <w:r w:rsidR="00587C0F" w:rsidRPr="00587C0F">
        <w:rPr>
          <w:rFonts w:ascii="Garamond" w:hAnsi="Garamond"/>
          <w:noProof/>
          <w:color w:val="000000" w:themeColor="text1"/>
        </w:rPr>
        <w:t>ller 1995)</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ins w:id="1126" w:author="Michael Jennions" w:date="2020-09-22T10:57:00Z">
        <w:r w:rsidR="0097324A">
          <w:rPr>
            <w:rFonts w:ascii="Garamond" w:hAnsi="Garamond"/>
            <w:color w:val="000000" w:themeColor="text1"/>
          </w:rPr>
          <w:t>nother</w:t>
        </w:r>
      </w:ins>
      <w:r w:rsidR="009B4AF1">
        <w:rPr>
          <w:rFonts w:ascii="Garamond" w:hAnsi="Garamond"/>
          <w:color w:val="000000" w:themeColor="text1"/>
        </w:rPr>
        <w:t xml:space="preserve"> </w:t>
      </w:r>
      <w:del w:id="1127" w:author="Michael Jennions" w:date="2020-09-22T10:58:00Z">
        <w:r w:rsidR="009B4AF1" w:rsidDel="0097324A">
          <w:rPr>
            <w:rFonts w:ascii="Garamond" w:hAnsi="Garamond"/>
            <w:color w:val="000000" w:themeColor="text1"/>
          </w:rPr>
          <w:delText>different</w:delText>
        </w:r>
        <w:r w:rsidRPr="007E3B63" w:rsidDel="0097324A">
          <w:rPr>
            <w:rFonts w:ascii="Garamond" w:hAnsi="Garamond"/>
            <w:color w:val="000000" w:themeColor="text1"/>
          </w:rPr>
          <w:delText xml:space="preserve"> </w:delText>
        </w:r>
      </w:del>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w:t>
      </w:r>
      <w:r w:rsidR="00D8402E">
        <w:rPr>
          <w:rFonts w:ascii="Garamond" w:hAnsi="Garamond"/>
          <w:color w:val="000000" w:themeColor="text1"/>
        </w:rPr>
        <w:t>traits not linked to reproduction had only marginally</w:t>
      </w:r>
      <w:r w:rsidRPr="007E3B63">
        <w:rPr>
          <w:rFonts w:ascii="Garamond" w:hAnsi="Garamond"/>
          <w:color w:val="000000" w:themeColor="text1"/>
        </w:rPr>
        <w:t xml:space="preserve">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00587C0F" w:rsidRPr="00587C0F">
        <w:rPr>
          <w:rFonts w:ascii="Garamond" w:hAnsi="Garamond"/>
          <w:color w:val="000000" w:themeColor="text1"/>
        </w:rPr>
        <w:fldChar w:fldCharType="begin" w:fldLock="1"/>
      </w:r>
      <w:r w:rsidR="004E14DC">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587C0F" w:rsidRPr="00587C0F">
        <w:rPr>
          <w:rFonts w:ascii="Garamond" w:hAnsi="Garamond"/>
          <w:color w:val="000000" w:themeColor="text1"/>
        </w:rPr>
        <w:fldChar w:fldCharType="separate"/>
      </w:r>
      <w:r w:rsidR="00587C0F" w:rsidRPr="00587C0F">
        <w:rPr>
          <w:rFonts w:ascii="Garamond" w:hAnsi="Garamond"/>
          <w:noProof/>
          <w:color w:val="000000" w:themeColor="text1"/>
        </w:rPr>
        <w:t>(Wyman &amp; Rowe 2014)</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 </w:t>
      </w:r>
      <w:r w:rsidR="004E14DC">
        <w:rPr>
          <w:rFonts w:ascii="Garamond" w:hAnsi="Garamond"/>
          <w:color w:val="000000" w:themeColor="text1"/>
        </w:rPr>
        <w:fldChar w:fldCharType="begin" w:fldLock="1"/>
      </w:r>
      <w:r w:rsidR="00A045D9">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004E14DC">
        <w:rPr>
          <w:rFonts w:ascii="Garamond" w:hAnsi="Garamond"/>
          <w:color w:val="000000" w:themeColor="text1"/>
        </w:rPr>
        <w:fldChar w:fldCharType="separate"/>
      </w:r>
      <w:r w:rsidR="00CF485F" w:rsidRPr="00CF485F">
        <w:rPr>
          <w:rFonts w:ascii="Garamond" w:hAnsi="Garamond"/>
          <w:noProof/>
          <w:color w:val="000000" w:themeColor="text1"/>
        </w:rPr>
        <w:t>(Reinhold &amp; Engqvist 2013)</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6E040F00"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ins w:id="1128" w:author="Michael Jennions" w:date="2020-09-22T10:58:00Z">
        <w:r w:rsidR="009B715C">
          <w:rPr>
            <w:rFonts w:ascii="Garamond" w:hAnsi="Garamond"/>
            <w:color w:val="000000" w:themeColor="text1"/>
          </w:rPr>
          <w:t xml:space="preserve">mainly </w:t>
        </w:r>
      </w:ins>
      <w:r w:rsidR="00A045D9" w:rsidRPr="007E3B63">
        <w:rPr>
          <w:rFonts w:ascii="Garamond" w:hAnsi="Garamond"/>
          <w:color w:val="000000" w:themeColor="text1"/>
        </w:rPr>
        <w:t xml:space="preserve">focussed </w:t>
      </w:r>
      <w:del w:id="1129" w:author="Michael Jennions" w:date="2020-09-22T10:58:00Z">
        <w:r w:rsidR="00806203" w:rsidRPr="007E3B63" w:rsidDel="009B715C">
          <w:rPr>
            <w:rFonts w:ascii="Garamond" w:hAnsi="Garamond"/>
            <w:color w:val="000000" w:themeColor="text1"/>
          </w:rPr>
          <w:delText>heavily</w:delText>
        </w:r>
        <w:r w:rsidR="00485DFD" w:rsidRPr="007E3B63" w:rsidDel="009B715C">
          <w:rPr>
            <w:rFonts w:ascii="Garamond" w:hAnsi="Garamond"/>
            <w:color w:val="000000" w:themeColor="text1"/>
          </w:rPr>
          <w:delText xml:space="preserve"> </w:delText>
        </w:r>
      </w:del>
      <w:r w:rsidRPr="007E3B63">
        <w:rPr>
          <w:rFonts w:ascii="Garamond" w:hAnsi="Garamond"/>
          <w:color w:val="000000" w:themeColor="text1"/>
        </w:rPr>
        <w:t>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w:t>
      </w:r>
      <w:del w:id="1130" w:author="Michael Jennions" w:date="2020-09-22T10:58:00Z">
        <w:r w:rsidR="00485DFD" w:rsidRPr="007E3B63" w:rsidDel="009B715C">
          <w:rPr>
            <w:rFonts w:ascii="Garamond" w:hAnsi="Garamond"/>
            <w:color w:val="000000" w:themeColor="text1"/>
          </w:rPr>
          <w:delText>looking at</w:delText>
        </w:r>
      </w:del>
      <w:ins w:id="1131" w:author="Michael Jennions" w:date="2020-09-22T10:58:00Z">
        <w:r w:rsidR="009B715C">
          <w:rPr>
            <w:rFonts w:ascii="Garamond" w:hAnsi="Garamond"/>
            <w:color w:val="000000" w:themeColor="text1"/>
          </w:rPr>
          <w:t>of</w:t>
        </w:r>
      </w:ins>
      <w:r w:rsidR="00485DFD" w:rsidRPr="007E3B63">
        <w:rPr>
          <w:rFonts w:ascii="Garamond" w:hAnsi="Garamond"/>
          <w:color w:val="000000" w:themeColor="text1"/>
        </w:rPr>
        <w:t xml:space="preserve">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DD4616">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DD4616">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w:t>
      </w:r>
      <w:r w:rsidR="009B4AF1">
        <w:rPr>
          <w:rFonts w:ascii="Garamond" w:hAnsi="Garamond"/>
          <w:noProof/>
          <w:color w:val="000000" w:themeColor="text1"/>
        </w:rPr>
        <w:t>8</w:t>
      </w:r>
      <w:r w:rsidR="00A7676A" w:rsidRPr="00A7676A">
        <w:rPr>
          <w:rFonts w:ascii="Garamond" w:hAnsi="Garamond"/>
          <w:noProof/>
          <w:color w:val="000000" w:themeColor="text1"/>
        </w:rPr>
        <w:t>)</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w:t>
      </w:r>
      <w:del w:id="1132" w:author="Michael Jennions" w:date="2020-09-22T10:59:00Z">
        <w:r w:rsidR="00892746" w:rsidRPr="007E3B63" w:rsidDel="009B715C">
          <w:rPr>
            <w:rFonts w:ascii="Garamond" w:hAnsi="Garamond"/>
            <w:color w:val="000000" w:themeColor="text1"/>
          </w:rPr>
          <w:delText xml:space="preserve">analysed separately </w:delText>
        </w:r>
        <w:r w:rsidRPr="007E3B63" w:rsidDel="009B715C">
          <w:rPr>
            <w:rFonts w:ascii="Garamond" w:hAnsi="Garamond"/>
            <w:color w:val="000000" w:themeColor="text1"/>
          </w:rPr>
          <w:delText xml:space="preserve">after being </w:delText>
        </w:r>
      </w:del>
      <w:r w:rsidRPr="007E3B63">
        <w:rPr>
          <w:rFonts w:ascii="Garamond" w:hAnsi="Garamond"/>
          <w:color w:val="000000" w:themeColor="text1"/>
        </w:rPr>
        <w:t xml:space="preserve">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t>
      </w:r>
      <w:del w:id="1133" w:author="Michael Jennions" w:date="2020-09-22T10:59:00Z">
        <w:r w:rsidRPr="007E3B63" w:rsidDel="009B715C">
          <w:rPr>
            <w:rFonts w:ascii="Garamond" w:hAnsi="Garamond"/>
            <w:color w:val="000000" w:themeColor="text1"/>
          </w:rPr>
          <w:delText>what is arguably</w:delText>
        </w:r>
      </w:del>
      <w:ins w:id="1134" w:author="Michael Jennions" w:date="2020-09-22T10:59:00Z">
        <w:r w:rsidR="009B715C">
          <w:rPr>
            <w:rFonts w:ascii="Garamond" w:hAnsi="Garamond"/>
            <w:color w:val="000000" w:themeColor="text1"/>
          </w:rPr>
          <w:t>probably</w:t>
        </w:r>
      </w:ins>
      <w:r w:rsidRPr="007E3B63">
        <w:rPr>
          <w:rFonts w:ascii="Garamond" w:hAnsi="Garamond"/>
          <w:color w:val="000000" w:themeColor="text1"/>
        </w:rPr>
        <w:t xml:space="preserve"> the most heavily studied model laboratory 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Pr="007E3B63">
        <w:rPr>
          <w:rFonts w:ascii="Garamond" w:hAnsi="Garamond"/>
          <w:color w:val="000000" w:themeColor="text1"/>
        </w:rPr>
        <w:t xml:space="preserve"> </w:t>
      </w:r>
      <w:r w:rsidR="00DD4616">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DD4616">
        <w:rPr>
          <w:rFonts w:ascii="Garamond" w:hAnsi="Garamond"/>
          <w:color w:val="000000" w:themeColor="text1"/>
        </w:rPr>
        <w:fldChar w:fldCharType="separate"/>
      </w:r>
      <w:r w:rsidR="00DD4616" w:rsidRPr="00DD4616">
        <w:rPr>
          <w:rFonts w:ascii="Garamond" w:hAnsi="Garamond"/>
          <w:noProof/>
          <w:color w:val="000000" w:themeColor="text1"/>
        </w:rPr>
        <w:t xml:space="preserve">(Zajitschek </w:t>
      </w:r>
      <w:r w:rsidR="00DD4616" w:rsidRPr="00DD4616">
        <w:rPr>
          <w:rFonts w:ascii="Garamond" w:hAnsi="Garamond"/>
          <w:i/>
          <w:noProof/>
          <w:color w:val="000000" w:themeColor="text1"/>
        </w:rPr>
        <w:t>et al.</w:t>
      </w:r>
      <w:r w:rsidR="00DD4616" w:rsidRPr="00DD4616">
        <w:rPr>
          <w:rFonts w:ascii="Garamond" w:hAnsi="Garamond"/>
          <w:noProof/>
          <w:color w:val="000000" w:themeColor="text1"/>
        </w:rPr>
        <w:t xml:space="preserve"> 2020)</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w:t>
      </w:r>
      <w:ins w:id="1135" w:author="Michael Jennions" w:date="2020-09-22T11:00:00Z">
        <w:r w:rsidR="009B715C">
          <w:rPr>
            <w:rFonts w:ascii="Garamond" w:hAnsi="Garamond"/>
            <w:color w:val="000000" w:themeColor="text1"/>
          </w:rPr>
          <w:t xml:space="preserve"> </w:t>
        </w:r>
      </w:ins>
      <w:del w:id="1136" w:author="Michael Jennions" w:date="2020-09-22T11:00:00Z">
        <w:r w:rsidRPr="007E3B63" w:rsidDel="009B715C">
          <w:rPr>
            <w:rFonts w:ascii="Garamond" w:hAnsi="Garamond"/>
            <w:color w:val="000000" w:themeColor="text1"/>
          </w:rPr>
          <w:delText xml:space="preserve">, however, </w:delText>
        </w:r>
      </w:del>
      <w:r w:rsidRPr="007E3B63">
        <w:rPr>
          <w:rFonts w:ascii="Garamond" w:hAnsi="Garamond"/>
          <w:color w:val="000000" w:themeColor="text1"/>
        </w:rPr>
        <w:t>there is</w:t>
      </w:r>
      <w:ins w:id="1137" w:author="Michael Jennions" w:date="2020-09-22T11:00:00Z">
        <w:r w:rsidR="009B715C" w:rsidRPr="007E3B63">
          <w:rPr>
            <w:rFonts w:ascii="Garamond" w:hAnsi="Garamond"/>
            <w:color w:val="000000" w:themeColor="text1"/>
          </w:rPr>
          <w:t xml:space="preserve">, however, </w:t>
        </w:r>
      </w:ins>
      <w:r w:rsidRPr="007E3B63">
        <w:rPr>
          <w:rFonts w:ascii="Garamond" w:hAnsi="Garamond"/>
          <w:color w:val="000000" w:themeColor="text1"/>
        </w:rPr>
        <w:t xml:space="preserve"> a clear bias towards either females </w:t>
      </w:r>
      <w:del w:id="1138" w:author="Michael Jennions" w:date="2020-09-22T11:00:00Z">
        <w:r w:rsidRPr="007E3B63" w:rsidDel="009B715C">
          <w:rPr>
            <w:rFonts w:ascii="Garamond" w:hAnsi="Garamond"/>
            <w:color w:val="000000" w:themeColor="text1"/>
          </w:rPr>
          <w:delText xml:space="preserve">being more variable </w:delText>
        </w:r>
      </w:del>
      <w:r w:rsidRPr="007E3B63">
        <w:rPr>
          <w:rFonts w:ascii="Garamond" w:hAnsi="Garamond"/>
          <w:color w:val="000000" w:themeColor="text1"/>
        </w:rPr>
        <w:t>(e.g.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8A18C2D" w14:textId="47E6E238" w:rsidR="00014070" w:rsidRDefault="00670A51" w:rsidP="008A067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w:t>
      </w:r>
      <w:ins w:id="1139" w:author="Michael Jennions" w:date="2020-09-22T11:07:00Z">
        <w:r w:rsidR="008C000B">
          <w:rPr>
            <w:rFonts w:ascii="Garamond" w:hAnsi="Garamond"/>
            <w:color w:val="000000" w:themeColor="text1"/>
          </w:rPr>
          <w:t>,</w:t>
        </w:r>
        <w:r w:rsidR="00A14E7F">
          <w:rPr>
            <w:rFonts w:ascii="Garamond" w:hAnsi="Garamond"/>
            <w:color w:val="000000" w:themeColor="text1"/>
          </w:rPr>
          <w:t xml:space="preserve"> at best,</w:t>
        </w:r>
      </w:ins>
      <w:r w:rsidR="00D25214" w:rsidRPr="007E3B63">
        <w:rPr>
          <w:rFonts w:ascii="Garamond" w:hAnsi="Garamond"/>
          <w:color w:val="000000" w:themeColor="text1"/>
        </w:rPr>
        <w:t xml:space="preserve"> </w:t>
      </w:r>
      <w:ins w:id="1140" w:author="Michael Jennions" w:date="2020-09-22T11:07:00Z">
        <w:r w:rsidR="00A14E7F">
          <w:rPr>
            <w:rFonts w:ascii="Garamond" w:hAnsi="Garamond"/>
            <w:color w:val="000000" w:themeColor="text1"/>
          </w:rPr>
          <w:t xml:space="preserve">only weakly </w:t>
        </w:r>
      </w:ins>
      <w:del w:id="1141" w:author="Michael Jennions" w:date="2020-09-22T11:07:00Z">
        <w:r w:rsidR="00201427" w:rsidRPr="007E3B63" w:rsidDel="00A14E7F">
          <w:rPr>
            <w:rFonts w:ascii="Garamond" w:hAnsi="Garamond"/>
            <w:color w:val="000000" w:themeColor="text1"/>
          </w:rPr>
          <w:delText xml:space="preserve">not </w:delText>
        </w:r>
      </w:del>
      <w:r w:rsidR="00201427" w:rsidRPr="007E3B63">
        <w:rPr>
          <w:rFonts w:ascii="Garamond" w:hAnsi="Garamond"/>
          <w:color w:val="000000" w:themeColor="text1"/>
        </w:rPr>
        <w:t>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 </w:t>
      </w:r>
      <w:r w:rsidR="00592AF0">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gender","type":"article-journal","volume":"5"},"uris":["http://www.mendeley.com/documents/?uuid=988ee453-ffa6-4818-bdfa-4eb60de092d8"]},{"id":"ITEM-2","itemData":{"DOI":"10.1016/j.intell.2017.04.007","ISSN":"01602896","abstract":"Utilizing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April","issued":{"date-parts":[["2017"]]},"page":"78-88","title":"Sex differences in brain size and general intelligence (g)","type":"article-journal","volume":"63"},"uris":["http://www.mendeley.com/documents/?uuid=fc7a2489-0ba5-41f7-a113-01512122b10e"]},{"id":"ITEM-3","itemData":{"DOI":"10.1098/rspb.2019.2858","ISBN":"0000000167","ISSN":"0962-8452","abstract":"&lt;p&gt;Across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(Arnold 2004; van der Linden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2017; DeCasien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2020)</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w:t>
      </w:r>
      <w:r w:rsidR="008C6C46">
        <w:rPr>
          <w:rFonts w:ascii="Garamond" w:hAnsi="Garamond"/>
          <w:color w:val="000000" w:themeColor="text1"/>
        </w:rPr>
        <w:t xml:space="preserve"> like </w:t>
      </w:r>
      <w:r w:rsidR="00D25214" w:rsidRPr="007E3B63">
        <w:rPr>
          <w:rFonts w:ascii="Garamond" w:hAnsi="Garamond"/>
          <w:color w:val="000000" w:themeColor="text1"/>
        </w:rPr>
        <w:t>personality</w:t>
      </w:r>
      <w:r w:rsidR="00592AF0">
        <w:rPr>
          <w:rFonts w:ascii="Garamond" w:hAnsi="Garamond"/>
          <w:color w:val="000000" w:themeColor="text1"/>
        </w:rPr>
        <w:t xml:space="preserve"> </w:t>
      </w:r>
      <w:r w:rsidRPr="007E3B63">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00592AF0" w:rsidRPr="00592AF0">
        <w:rPr>
          <w:rFonts w:ascii="Garamond" w:hAnsi="Garamond"/>
          <w:noProof/>
          <w:color w:val="000000" w:themeColor="text1"/>
        </w:rPr>
        <w:t xml:space="preserve">(Archer &amp; Mehdikhani 2003; Borkenau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2013; Karwowski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2016)</w:t>
      </w:r>
      <w:r w:rsidRPr="007E3B63">
        <w:rPr>
          <w:rFonts w:ascii="Garamond" w:hAnsi="Garamond"/>
          <w:color w:val="000000" w:themeColor="text1"/>
        </w:rPr>
        <w:fldChar w:fldCharType="end"/>
      </w:r>
      <w:r w:rsidR="00D25214" w:rsidRPr="007E3B63">
        <w:rPr>
          <w:rFonts w:ascii="Garamond" w:hAnsi="Garamond"/>
          <w:color w:val="000000" w:themeColor="text1"/>
        </w:rPr>
        <w:t xml:space="preserve">, cognitive ability </w:t>
      </w:r>
      <w:r w:rsidR="00592AF0">
        <w:rPr>
          <w:rFonts w:ascii="Garamond" w:hAnsi="Garamond"/>
          <w:color w:val="000000" w:themeColor="text1"/>
        </w:rPr>
        <w:fldChar w:fldCharType="begin" w:fldLock="1"/>
      </w:r>
      <w:r w:rsidR="006012C1">
        <w:rPr>
          <w:rFonts w:ascii="Garamond" w:hAnsi="Garamond"/>
          <w:color w:val="000000" w:themeColor="text1"/>
        </w:rPr>
        <w:instrText>ADDIN CSL_CITATION {"citationItems":[{"id":"ITEM-1","itemData":{"author":[{"dropping-particle":"","family":"Roalf","given":"D. R.","non-dropping-particle":"","parse-names":false,"suffix":""},{"dropping-particle":"","family":"Gur","given":"R. E.","non-dropping-particle":"","parse-names":false,"suffix":""},{"dropping-particle":"","family":"Ruparel","given":"K.","non-dropping-particle":"","parse-names":false,"suffix":""},{"dropping-particle":"","family":"Calkins","given":"M. E.","non-dropping-particle":"","parse-names":false,"suffix":""},{"dropping-particle":"","family":"Satterthwaite","given":"Theodore D","non-dropping-particle":"","parse-names":false,"suffix":""},{"dropping-particle":"","family":"Bilker","given":"W B","non-dropping-particle":"","parse-names":false,"suffix":""},{"dropping-particle":"","family":"Hakonarson","given":"H","non-dropping-particle":"","parse-names":false,"suffix":""},{"dropping-particle":"","family":"Harris","given":"L J","non-dropping-particle":"","parse-names":false,"suffix":""},{"dropping-particle":"","family":"Gur","given":"Ruben C","non-dropping-particle":"","parse-names":false,"suffix":""}],"container-title":"Neuropsychology","id":"ITEM-1","issue":"4","issued":{"date-parts":[["2014"]]},"page":"506-518","title":"Within-individual variability in neurocognitive performance: Age- and sex-related differences in children and youths from ages 8 to 21","type":"article-journal","volume":"28"},"uris":["http://www.mendeley.com/documents/?uuid=012c0502-a253-4967-9340-8db72e432a9f"]},{"id":"ITEM-2","itemData":{"author":[{"dropping-particle":"","family":"Halpern","given":"Diane F","non-dropping-particle":"","parse-names":false,"suffix":""},{"dropping-particle":"","family":"LaMay","given":"Mary L","non-dropping-particle":"","parse-names":false,"suffix":""}],"container-title":"Educational Psychology Review","id":"ITEM-2","issue":"2","issued":{"date-parts":[["2000"]]},"page":"229","title":"The Smarter Sex: A Critical Review of Sex Differences in Intelligence","type":"article-journal","volume":"12"},"uris":["http://www.mendeley.com/documents/?uuid=eb869677-6ea2-4508-8a47-bd2797ab309d"]},{"id":"ITEM-3","itemData":{"author":[{"dropping-particle":"","family":"Jones","given":"C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Neuroscience","id":"ITEM-3","issue":"3","issued":{"date-parts":[["2003"]]},"page":"403-411","title":"The evolution of sex differences in spatial ability","type":"article-journal","volume":"117"},"uris":["http://www.mendeley.com/documents/?uuid=66fa08bc-d51f-4be2-934d-a38f0dc7c038"]},{"id":"ITEM-4","itemData":{"DOI":"10.1016/j.paid.2005.11.027","ISSN":"01918869","abstract":"Why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Differences","id":"ITEM-4","issue":"1","issued":{"date-parts":[["2006"]]},"page":"39-48","title":"Sex differences in variance of intelligence across childhood","type":"article-journal","volume":"41"},"uris":["http://www.mendeley.com/documents/?uuid=56588865-abf9-44e4-9184-da8c15930cee"]},{"id":"ITEM-5","itemData":{"DOI":"10.1111/j.1745-6924.2008.00096.x","ISSN":"17456924","abstract":"The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Science","id":"ITEM-5","issue":"6","issued":{"date-parts":[["2008"]]},"page":"518-531","title":"Sex Differences in Variability in General Intelligence: A New Look at the Old Question","type":"article-journal","volume":"3"},"uris":["http://www.mendeley.com/documents/?uuid=06e68226-ffff-4c14-b234-d4dc62cfff8d"]},{"id":"ITEM-6","itemData":{"DOI":"10.1111/j.1745-6924.2009.01168.x","ISSN":"17456924","abstract":"There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Science","id":"ITEM-6","issue":"6","issued":{"date-parts":[["2009"]]},"page":"598-611","title":"A Role for the X Chromosome in Sex Differences in Variability in General Intelligence?","type":"article-journal","volume":"4"},"uris":["http://www.mendeley.com/documents/?uuid=08d791d9-0a66-4715-a5f7-2c6eb1d4edfb"]}],"mendeley":{"formattedCitation":"(Halpern &amp; LaMay 2000; Jones &lt;i&gt;et al.&lt;/i&gt; 2003; Arden &amp; Plomin 2006; Johnson &lt;i&gt;et al.&lt;/i&gt; 2008, 2009; Roalf &lt;i&gt;et al.&lt;/i&gt; 2014)","plainTextFormattedCitation":"(Halpern &amp; LaMay 2000; Jones et al. 2003; Arden &amp; Plomin 2006; Johnson et al. 2008, 2009; Roalf et al. 2014)","previouslyFormattedCitation":"(Halpern &amp; LaMay 2000; Jones &lt;i&gt;et al.&lt;/i&gt; 2003; Arden &amp; Plomin 2006; Johnson &lt;i&gt;et al.&lt;/i&gt; 2008, 2009; Roalf &lt;i&gt;et al.&lt;/i&gt; 2014)"},"properties":{"noteIndex":0},"schema":"https://github.com/citation-style-language/schema/raw/master/csl-citation.json"}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(Halpern &amp; LaMay 2000; Jones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2003; Arden &amp; Plomin 2006; Johnson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2008, 2009; Roalf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2014)</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 </w:t>
      </w:r>
      <w:r w:rsidR="006012C1" w:rsidRPr="006012C1">
        <w:rPr>
          <w:rFonts w:ascii="Garamond" w:hAnsi="Garamond"/>
          <w:color w:val="000000" w:themeColor="text1"/>
        </w:rPr>
        <w:fldChar w:fldCharType="begin" w:fldLock="1"/>
      </w:r>
      <w:r w:rsidR="00A7676A">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006012C1" w:rsidRPr="006012C1">
        <w:rPr>
          <w:rFonts w:ascii="Garamond" w:hAnsi="Garamond"/>
          <w:color w:val="000000" w:themeColor="text1"/>
        </w:rPr>
        <w:fldChar w:fldCharType="separate"/>
      </w:r>
      <w:r w:rsidR="006012C1" w:rsidRPr="006012C1">
        <w:rPr>
          <w:rFonts w:ascii="Garamond" w:hAnsi="Garamond"/>
          <w:noProof/>
          <w:color w:val="000000" w:themeColor="text1"/>
        </w:rPr>
        <w:t xml:space="preserve">(Lehre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2009; Baye &amp; Monseur 2016; O’Dea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2018)</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344074" w:rsidRPr="00344074">
        <w:rPr>
          <w:rFonts w:ascii="Garamond" w:hAnsi="Garamond"/>
        </w:rPr>
        <w:t>226</w:t>
      </w:r>
      <w:r w:rsidR="00422000" w:rsidRPr="00344074">
        <w:rPr>
          <w:rFonts w:ascii="Garamond" w:hAnsi="Garamond"/>
        </w:rPr>
        <w:t xml:space="preserve"> </w:t>
      </w:r>
      <w:r w:rsidR="00D25214" w:rsidRPr="007E3B63">
        <w:rPr>
          <w:rFonts w:ascii="Garamond" w:hAnsi="Garamond"/>
          <w:color w:val="000000" w:themeColor="text1"/>
        </w:rPr>
        <w:t>species that personality</w:t>
      </w:r>
      <w:r w:rsidR="008C6C46">
        <w:rPr>
          <w:rFonts w:ascii="Garamond" w:hAnsi="Garamond"/>
          <w:color w:val="000000" w:themeColor="text1"/>
        </w:rPr>
        <w:t xml:space="preserve">-like behavioural </w:t>
      </w:r>
      <w:r w:rsidR="00D25214" w:rsidRPr="007E3B63">
        <w:rPr>
          <w:rFonts w:ascii="Garamond" w:hAnsi="Garamond"/>
          <w:color w:val="000000" w:themeColor="text1"/>
        </w:rPr>
        <w:t>traits are</w:t>
      </w:r>
      <w:ins w:id="1142" w:author="Michael Jennions" w:date="2020-09-22T11:08:00Z">
        <w:r w:rsidR="008C000B">
          <w:rPr>
            <w:rFonts w:ascii="Garamond" w:hAnsi="Garamond"/>
            <w:color w:val="000000" w:themeColor="text1"/>
          </w:rPr>
          <w:t>, in general,</w:t>
        </w:r>
      </w:ins>
      <w:r w:rsidR="00D25214" w:rsidRPr="007E3B63">
        <w:rPr>
          <w:rFonts w:ascii="Garamond" w:hAnsi="Garamond"/>
          <w:color w:val="000000" w:themeColor="text1"/>
        </w:rPr>
        <w:t xml:space="preserve"> not more variable in males than female</w:t>
      </w:r>
      <w:r w:rsidR="002E553A">
        <w:rPr>
          <w:rFonts w:ascii="Garamond" w:hAnsi="Garamond"/>
          <w:color w:val="000000" w:themeColor="text1"/>
        </w:rPr>
        <w:t>s</w:t>
      </w:r>
      <w:del w:id="1143" w:author="Michael Jennions" w:date="2020-09-22T11:08:00Z">
        <w:r w:rsidR="00D25214" w:rsidRPr="007E3B63" w:rsidDel="008C000B">
          <w:rPr>
            <w:rFonts w:ascii="Garamond" w:hAnsi="Garamond"/>
            <w:color w:val="000000" w:themeColor="text1"/>
          </w:rPr>
          <w:delText xml:space="preserve"> across </w:delText>
        </w:r>
        <w:r w:rsidR="008C6C46" w:rsidDel="008C000B">
          <w:rPr>
            <w:rFonts w:ascii="Garamond" w:hAnsi="Garamond"/>
            <w:color w:val="000000" w:themeColor="text1"/>
          </w:rPr>
          <w:delText xml:space="preserve">many different </w:delText>
        </w:r>
        <w:r w:rsidR="00D25214" w:rsidRPr="007E3B63" w:rsidDel="008C000B">
          <w:rPr>
            <w:rFonts w:ascii="Garamond" w:hAnsi="Garamond"/>
            <w:color w:val="000000" w:themeColor="text1"/>
          </w:rPr>
          <w:delText>species</w:delText>
        </w:r>
      </w:del>
      <w:r w:rsidR="00D25214" w:rsidRPr="007E3B63">
        <w:rPr>
          <w:rFonts w:ascii="Garamond" w:hAnsi="Garamond"/>
          <w:color w:val="000000" w:themeColor="text1"/>
        </w:rPr>
        <w:t>. If anything, the trend is towards greater variation among females</w:t>
      </w:r>
      <w:r w:rsidR="00A7676A">
        <w:rPr>
          <w:rFonts w:ascii="Garamond" w:hAnsi="Garamond"/>
          <w:color w:val="000000" w:themeColor="text1"/>
        </w:rPr>
        <w:t xml:space="preserve"> </w:t>
      </w:r>
      <w:r w:rsidR="00A7676A">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meta-analysis","type":"article-journal","volume":"72"},"uris":["http://www.mendeley.com/documents/?uuid=8e6ed607-34d2-4ce8-964c-b5e4172b1ca5"]}],"mendeley":{"formattedCitation":"(Tarka &lt;i&gt;et al.&lt;/i&gt; 2018b)","manualFormatting":"(supporting Tarka et al. 2018)","plainTextFormattedCitation":"(Tarka et al. 2018b)","previouslyFormattedCitation":"(Tarka &lt;i&gt;et al.&lt;/i&gt; 2018b)"},"properties":{"noteIndex":0},"schema":"https://github.com/citation-style-language/schema/raw/master/csl-citation.json"}</w:instrText>
      </w:r>
      <w:r w:rsidR="00A7676A">
        <w:rPr>
          <w:rFonts w:ascii="Garamond" w:hAnsi="Garamond"/>
          <w:color w:val="000000" w:themeColor="text1"/>
        </w:rPr>
        <w:fldChar w:fldCharType="separate"/>
      </w:r>
      <w:r w:rsidR="00A7676A" w:rsidRPr="00A7676A">
        <w:rPr>
          <w:rFonts w:ascii="Garamond" w:hAnsi="Garamond"/>
          <w:noProof/>
          <w:color w:val="000000" w:themeColor="text1"/>
        </w:rPr>
        <w:t>(</w:t>
      </w:r>
      <w:r w:rsidR="00A7676A">
        <w:rPr>
          <w:rFonts w:ascii="Garamond" w:hAnsi="Garamond"/>
          <w:noProof/>
          <w:color w:val="000000" w:themeColor="text1"/>
        </w:rPr>
        <w:t xml:space="preserve">supporting </w:t>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A7676A">
        <w:rPr>
          <w:rFonts w:ascii="Garamond" w:hAnsi="Garamond"/>
          <w:color w:val="000000" w:themeColor="text1"/>
        </w:rPr>
        <w:fldChar w:fldCharType="end"/>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previously hypothesised to arise, at least in mammals, due to </w:t>
      </w:r>
      <w:del w:id="1144" w:author="Michael Jennions" w:date="2020-09-22T11:09:00Z">
        <w:r w:rsidR="00D25214" w:rsidRPr="007E3B63" w:rsidDel="008C000B">
          <w:rPr>
            <w:rFonts w:ascii="Garamond" w:hAnsi="Garamond"/>
            <w:color w:val="000000" w:themeColor="text1"/>
          </w:rPr>
          <w:delText>variation from individuals</w:delText>
        </w:r>
      </w:del>
      <w:ins w:id="1145" w:author="Michael Jennions" w:date="2020-09-22T11:09:00Z">
        <w:r w:rsidR="008C000B">
          <w:rPr>
            <w:rFonts w:ascii="Garamond" w:hAnsi="Garamond"/>
            <w:color w:val="000000" w:themeColor="text1"/>
          </w:rPr>
          <w:t>the effect of females</w:t>
        </w:r>
      </w:ins>
      <w:r w:rsidR="00D25214" w:rsidRPr="007E3B63">
        <w:rPr>
          <w:rFonts w:ascii="Garamond" w:hAnsi="Garamond"/>
          <w:color w:val="000000" w:themeColor="text1"/>
        </w:rPr>
        <w:t xml:space="preserve"> being at different stages of their </w:t>
      </w:r>
      <w:r w:rsidR="007E4271" w:rsidRPr="0058316F">
        <w:rPr>
          <w:rFonts w:ascii="Garamond" w:hAnsi="Garamond"/>
          <w:color w:val="000000" w:themeColor="text1"/>
          <w:highlight w:val="cyan"/>
          <w:rPrChange w:id="1146" w:author="Michael Jennions" w:date="2020-09-22T13:56:00Z">
            <w:rPr>
              <w:rFonts w:ascii="Garamond" w:hAnsi="Garamond"/>
              <w:color w:val="000000" w:themeColor="text1"/>
            </w:rPr>
          </w:rPrChange>
        </w:rPr>
        <w:t>oestrus</w:t>
      </w:r>
      <w:r w:rsidR="00D25214" w:rsidRPr="0058316F">
        <w:rPr>
          <w:rFonts w:ascii="Garamond" w:hAnsi="Garamond"/>
          <w:color w:val="000000" w:themeColor="text1"/>
          <w:highlight w:val="cyan"/>
          <w:rPrChange w:id="1147" w:author="Michael Jennions" w:date="2020-09-22T13:56:00Z">
            <w:rPr>
              <w:rFonts w:ascii="Garamond" w:hAnsi="Garamond"/>
              <w:color w:val="000000" w:themeColor="text1"/>
            </w:rPr>
          </w:rPrChange>
        </w:rPr>
        <w:t xml:space="preserve"> </w:t>
      </w:r>
      <w:commentRangeStart w:id="1148"/>
      <w:r w:rsidR="00D25214" w:rsidRPr="0058316F">
        <w:rPr>
          <w:rFonts w:ascii="Garamond" w:hAnsi="Garamond"/>
          <w:color w:val="000000" w:themeColor="text1"/>
          <w:highlight w:val="cyan"/>
          <w:rPrChange w:id="1149" w:author="Michael Jennions" w:date="2020-09-22T13:56:00Z">
            <w:rPr>
              <w:rFonts w:ascii="Garamond" w:hAnsi="Garamond"/>
              <w:color w:val="000000" w:themeColor="text1"/>
            </w:rPr>
          </w:rPrChange>
        </w:rPr>
        <w:t xml:space="preserve">cycle </w:t>
      </w:r>
      <w:r w:rsidR="007E4271" w:rsidRPr="0058316F">
        <w:rPr>
          <w:rFonts w:ascii="Garamond" w:hAnsi="Garamond"/>
          <w:color w:val="000000" w:themeColor="text1"/>
          <w:highlight w:val="cyan"/>
          <w:rPrChange w:id="1150" w:author="Michael Jennions" w:date="2020-09-22T13:56:00Z">
            <w:rPr>
              <w:rFonts w:ascii="Garamond" w:hAnsi="Garamond"/>
              <w:color w:val="000000" w:themeColor="text1"/>
            </w:rPr>
          </w:rPrChange>
        </w:rPr>
        <w:fldChar w:fldCharType="begin" w:fldLock="1"/>
      </w:r>
      <w:r w:rsidR="00592AF0" w:rsidRPr="0058316F">
        <w:rPr>
          <w:rFonts w:ascii="Garamond" w:hAnsi="Garamond"/>
          <w:color w:val="000000" w:themeColor="text1"/>
          <w:highlight w:val="cyan"/>
          <w:rPrChange w:id="1151" w:author="Michael Jennions" w:date="2020-09-22T13:56:00Z">
            <w:rPr>
              <w:rFonts w:ascii="Garamond" w:hAnsi="Garamond"/>
              <w:color w:val="000000" w:themeColor="text1"/>
            </w:rPr>
          </w:rPrChange>
        </w:rPr>
        <w:instrText>ADDIN CSL_CITATION {"citationItems":[{"id":"ITEM-1","itemData":{"DOI":"10.1016/j.neubiorev.2010.07.002","ISSN":"01497634","PMID":"20620164","abstract":"Female mammals have long been neglected in biomedical research. The NIH mandated enrollment of women in human clinical trials in 1993, but no similar initiatives exist to foster research on female animals. We reviewed sex bias in research on mammals in 10 biological fields for 2009 and their historical precedents. Male bias was evident in 8 disciplines and most prominent in neuroscience, with single-sex studies of male animals outnumbering those of females 5.5 to 1. In the past half-century, male bias in non-human studies has increased while declining in human studies. Studies of both sexes frequently fail to analyze results by sex. Underrepresentation of females in animal models of disease is also commonplace, and our understanding of female biology is compromised by these deficiencies. The majority of articles in several journals are conducted on rats and mice to the exclusion of other useful animal models. The belief that non-human female mammals are intrinsically more variable than males and too troublesome for routine inclusion in research protocols is without foundation. We recommend that when only one sex is studied, this should be indicated in article titles, and that funding agencies favor proposals that investigate both sexes and analyze data by sex. © 2010 Elsevier Ltd.","author":[{"dropping-particle":"","family":"Beery","given":"Annaliese K.","non-dropping-particle":"","parse-names":false,"suffix":""},{"dropping-particle":"","family":"Zucker","given":"Irving","non-dropping-particle":"","parse-names":false,"suffix":""}],"container-title":"Neuroscience and Biobehavioral Reviews","id":"ITEM-1","issue":"3","issued":{"date-parts":[["2011"]]},"page":"565-572","publisher":"Elsevier Ltd","title":"Sex bias in neuroscience and biomedical research","type":"article-journal","volume":"35"},"uris":["http://www.mendeley.com/documents/?uuid=2842f5b4-c4b1-424c-a248-53998b7177fa"]}],"mendeley":{"formattedCitation":"(Beery &amp; Zucker 2011)","plainTextFormattedCitation":"(Beery &amp; Zucker 2011)","previouslyFormattedCitation":"(Beery &amp; Zucker 2011)"},"properties":{"noteIndex":0},"schema":"https://github.com/citation-style-language/schema/raw/master/csl-citation.json"}</w:instrText>
      </w:r>
      <w:r w:rsidR="007E4271" w:rsidRPr="0058316F">
        <w:rPr>
          <w:rFonts w:ascii="Garamond" w:hAnsi="Garamond"/>
          <w:color w:val="000000" w:themeColor="text1"/>
          <w:highlight w:val="cyan"/>
          <w:rPrChange w:id="1152" w:author="Michael Jennions" w:date="2020-09-22T13:56:00Z">
            <w:rPr>
              <w:rFonts w:ascii="Garamond" w:hAnsi="Garamond"/>
              <w:color w:val="000000" w:themeColor="text1"/>
            </w:rPr>
          </w:rPrChange>
        </w:rPr>
        <w:fldChar w:fldCharType="separate"/>
      </w:r>
      <w:r w:rsidR="007E4271" w:rsidRPr="0058316F">
        <w:rPr>
          <w:rFonts w:ascii="Garamond" w:hAnsi="Garamond"/>
          <w:noProof/>
          <w:color w:val="000000" w:themeColor="text1"/>
          <w:highlight w:val="cyan"/>
          <w:rPrChange w:id="1153" w:author="Michael Jennions" w:date="2020-09-22T13:56:00Z">
            <w:rPr>
              <w:rFonts w:ascii="Garamond" w:hAnsi="Garamond"/>
              <w:noProof/>
              <w:color w:val="000000" w:themeColor="text1"/>
            </w:rPr>
          </w:rPrChange>
        </w:rPr>
        <w:t>(Beery &amp; Zucker 2011)</w:t>
      </w:r>
      <w:r w:rsidR="007E4271" w:rsidRPr="0058316F">
        <w:rPr>
          <w:rFonts w:ascii="Garamond" w:hAnsi="Garamond"/>
          <w:color w:val="000000" w:themeColor="text1"/>
          <w:highlight w:val="cyan"/>
          <w:rPrChange w:id="1154" w:author="Michael Jennions" w:date="2020-09-22T13:56:00Z">
            <w:rPr>
              <w:rFonts w:ascii="Garamond" w:hAnsi="Garamond"/>
              <w:color w:val="000000" w:themeColor="text1"/>
            </w:rPr>
          </w:rPrChange>
        </w:rPr>
        <w:fldChar w:fldCharType="end"/>
      </w:r>
      <w:commentRangeEnd w:id="1148"/>
      <w:r w:rsidR="0058316F" w:rsidRPr="0058316F">
        <w:rPr>
          <w:rStyle w:val="CommentReference"/>
          <w:highlight w:val="cyan"/>
          <w:rPrChange w:id="1155" w:author="Michael Jennions" w:date="2020-09-22T13:56:00Z">
            <w:rPr>
              <w:rStyle w:val="CommentReference"/>
            </w:rPr>
          </w:rPrChange>
        </w:rPr>
        <w:commentReference w:id="1148"/>
      </w:r>
      <w:r w:rsidR="00D25214" w:rsidRPr="0058316F">
        <w:rPr>
          <w:rFonts w:ascii="Garamond" w:hAnsi="Garamond"/>
          <w:color w:val="000000" w:themeColor="text1"/>
          <w:highlight w:val="cyan"/>
          <w:rPrChange w:id="1156" w:author="Michael Jennions" w:date="2020-09-22T13:56:00Z">
            <w:rPr>
              <w:rFonts w:ascii="Garamond" w:hAnsi="Garamond"/>
              <w:color w:val="000000" w:themeColor="text1"/>
            </w:rPr>
          </w:rPrChange>
        </w:rPr>
        <w:t>.</w:t>
      </w:r>
      <w:r w:rsidR="000D6ECE">
        <w:rPr>
          <w:rFonts w:ascii="Garamond" w:hAnsi="Garamond"/>
          <w:color w:val="000000" w:themeColor="text1"/>
        </w:rPr>
        <w:t xml:space="preserve"> </w:t>
      </w:r>
      <w:r w:rsidRPr="00033574">
        <w:rPr>
          <w:rFonts w:ascii="Garamond" w:hAnsi="Garamond"/>
          <w:color w:val="000000" w:themeColor="text1"/>
        </w:rPr>
        <w:t>Our findings</w:t>
      </w:r>
      <w:r w:rsidR="00F100F4" w:rsidRPr="00033574">
        <w:rPr>
          <w:rFonts w:ascii="Garamond" w:hAnsi="Garamond"/>
          <w:color w:val="000000" w:themeColor="text1"/>
        </w:rPr>
        <w:t xml:space="preserve"> </w:t>
      </w:r>
      <w:r w:rsidRPr="00033574">
        <w:rPr>
          <w:rFonts w:ascii="Garamond" w:hAnsi="Garamond"/>
          <w:color w:val="000000" w:themeColor="text1"/>
        </w:rPr>
        <w:t xml:space="preserve">for animals </w:t>
      </w:r>
      <w:r w:rsidR="00F100F4" w:rsidRPr="00033574">
        <w:rPr>
          <w:rFonts w:ascii="Garamond" w:hAnsi="Garamond"/>
          <w:color w:val="000000" w:themeColor="text1"/>
        </w:rPr>
        <w:t xml:space="preserve">raises </w:t>
      </w:r>
      <w:r w:rsidR="00EE5B40" w:rsidRPr="00033574">
        <w:rPr>
          <w:rFonts w:ascii="Garamond" w:hAnsi="Garamond"/>
          <w:color w:val="000000" w:themeColor="text1"/>
        </w:rPr>
        <w:t>doubts</w:t>
      </w:r>
      <w:r w:rsidR="00F100F4" w:rsidRPr="00033574">
        <w:rPr>
          <w:rFonts w:ascii="Garamond" w:hAnsi="Garamond"/>
          <w:color w:val="000000" w:themeColor="text1"/>
        </w:rPr>
        <w:t xml:space="preserve"> about </w:t>
      </w:r>
      <w:r w:rsidR="009D6B74" w:rsidRPr="00033574">
        <w:rPr>
          <w:rFonts w:ascii="Garamond" w:hAnsi="Garamond"/>
          <w:color w:val="000000" w:themeColor="text1"/>
        </w:rPr>
        <w:t xml:space="preserve">the extent to which biological </w:t>
      </w:r>
      <w:ins w:id="1157" w:author="Michael Jennions" w:date="2020-09-22T11:10:00Z">
        <w:r w:rsidR="008C000B">
          <w:rPr>
            <w:rFonts w:ascii="Garamond" w:hAnsi="Garamond"/>
            <w:color w:val="000000" w:themeColor="text1"/>
          </w:rPr>
          <w:t>factors</w:t>
        </w:r>
        <w:r w:rsidR="00B02972">
          <w:rPr>
            <w:rFonts w:ascii="Garamond" w:hAnsi="Garamond"/>
            <w:color w:val="000000" w:themeColor="text1"/>
          </w:rPr>
          <w:t xml:space="preserve"> and </w:t>
        </w:r>
      </w:ins>
      <w:ins w:id="1158" w:author="Michael Jennions" w:date="2020-09-22T11:11:00Z">
        <w:r w:rsidR="00B02972">
          <w:rPr>
            <w:rFonts w:ascii="Garamond" w:hAnsi="Garamond"/>
            <w:color w:val="000000" w:themeColor="text1"/>
          </w:rPr>
          <w:t>e</w:t>
        </w:r>
      </w:ins>
      <w:ins w:id="1159" w:author="Michael Jennions" w:date="2020-09-22T11:10:00Z">
        <w:r w:rsidR="00B02972">
          <w:rPr>
            <w:rFonts w:ascii="Garamond" w:hAnsi="Garamond"/>
            <w:color w:val="000000" w:themeColor="text1"/>
          </w:rPr>
          <w:t>volutionary arguments</w:t>
        </w:r>
      </w:ins>
      <w:del w:id="1160" w:author="Michael Jennions" w:date="2020-09-22T11:10:00Z">
        <w:r w:rsidR="009D6B74" w:rsidRPr="00033574" w:rsidDel="008C000B">
          <w:rPr>
            <w:rFonts w:ascii="Garamond" w:hAnsi="Garamond"/>
            <w:color w:val="000000" w:themeColor="text1"/>
          </w:rPr>
          <w:delText>explanations can</w:delText>
        </w:r>
      </w:del>
      <w:r w:rsidR="009D6B74" w:rsidRPr="00033574">
        <w:rPr>
          <w:rFonts w:ascii="Garamond" w:hAnsi="Garamond"/>
          <w:color w:val="000000" w:themeColor="text1"/>
        </w:rPr>
        <w:t xml:space="preserve"> </w:t>
      </w:r>
      <w:ins w:id="1161" w:author="Michael Jennions" w:date="2020-09-22T11:10:00Z">
        <w:r w:rsidR="008C000B">
          <w:rPr>
            <w:rFonts w:ascii="Garamond" w:hAnsi="Garamond"/>
            <w:color w:val="000000" w:themeColor="text1"/>
          </w:rPr>
          <w:t xml:space="preserve">explain </w:t>
        </w:r>
      </w:ins>
      <w:del w:id="1162" w:author="Michael Jennions" w:date="2020-09-22T11:10:00Z">
        <w:r w:rsidR="009D6B74" w:rsidRPr="00033574" w:rsidDel="008C000B">
          <w:rPr>
            <w:rFonts w:ascii="Garamond" w:hAnsi="Garamond"/>
            <w:color w:val="000000" w:themeColor="text1"/>
          </w:rPr>
          <w:delText>underpin</w:delText>
        </w:r>
        <w:r w:rsidR="00F100F4" w:rsidRPr="00033574" w:rsidDel="008C000B">
          <w:rPr>
            <w:rFonts w:ascii="Garamond" w:hAnsi="Garamond"/>
            <w:color w:val="000000" w:themeColor="text1"/>
          </w:rPr>
          <w:delText xml:space="preserve"> </w:delText>
        </w:r>
        <w:r w:rsidR="00033574" w:rsidRPr="00033574" w:rsidDel="008C000B">
          <w:rPr>
            <w:rFonts w:ascii="Garamond" w:hAnsi="Garamond"/>
            <w:color w:val="000000" w:themeColor="text1"/>
          </w:rPr>
          <w:delText>expectations</w:delText>
        </w:r>
        <w:r w:rsidR="001D0E7A" w:rsidRPr="00033574" w:rsidDel="008C000B">
          <w:rPr>
            <w:rFonts w:ascii="Garamond" w:hAnsi="Garamond"/>
            <w:color w:val="000000" w:themeColor="text1"/>
          </w:rPr>
          <w:delText xml:space="preserve"> that</w:delText>
        </w:r>
      </w:del>
      <w:ins w:id="1163" w:author="Michael Jennions" w:date="2020-09-22T11:10:00Z">
        <w:r w:rsidR="008C000B">
          <w:rPr>
            <w:rFonts w:ascii="Garamond" w:hAnsi="Garamond"/>
            <w:color w:val="000000" w:themeColor="text1"/>
          </w:rPr>
          <w:t>why</w:t>
        </w:r>
      </w:ins>
      <w:r w:rsidR="00F100F4" w:rsidRPr="00033574">
        <w:rPr>
          <w:rFonts w:ascii="Garamond" w:hAnsi="Garamond"/>
          <w:color w:val="000000" w:themeColor="text1"/>
        </w:rPr>
        <w:t xml:space="preserve"> </w:t>
      </w:r>
      <w:r w:rsidR="00EA24AA" w:rsidRPr="00033574">
        <w:rPr>
          <w:rFonts w:ascii="Garamond" w:hAnsi="Garamond"/>
          <w:color w:val="000000" w:themeColor="text1"/>
        </w:rPr>
        <w:t xml:space="preserve">men have greater </w:t>
      </w:r>
      <w:r w:rsidR="00033574" w:rsidRPr="00033574">
        <w:rPr>
          <w:rFonts w:ascii="Garamond" w:hAnsi="Garamond"/>
          <w:color w:val="000000" w:themeColor="text1"/>
        </w:rPr>
        <w:t xml:space="preserve">trait </w:t>
      </w:r>
      <w:r w:rsidR="00EA24AA" w:rsidRPr="00033574">
        <w:rPr>
          <w:rFonts w:ascii="Garamond" w:hAnsi="Garamond"/>
          <w:color w:val="000000" w:themeColor="text1"/>
        </w:rPr>
        <w:t>variation than women</w:t>
      </w:r>
      <w:ins w:id="1164" w:author="Michael Jennions" w:date="2020-09-22T11:10:00Z">
        <w:r w:rsidR="008C000B">
          <w:rPr>
            <w:rFonts w:ascii="Garamond" w:hAnsi="Garamond"/>
            <w:color w:val="000000" w:themeColor="text1"/>
          </w:rPr>
          <w:t xml:space="preserve"> for behavioural traits</w:t>
        </w:r>
      </w:ins>
      <w:r w:rsidRPr="00033574">
        <w:rPr>
          <w:rFonts w:ascii="Garamond" w:hAnsi="Garamond"/>
          <w:color w:val="000000" w:themeColor="text1"/>
        </w:rPr>
        <w:t xml:space="preserve">. </w:t>
      </w:r>
    </w:p>
    <w:p w14:paraId="157DE092" w14:textId="77777777" w:rsidR="000B5B0D" w:rsidRDefault="000B5B0D" w:rsidP="008A067E">
      <w:pPr>
        <w:ind w:firstLine="720"/>
        <w:rPr>
          <w:rFonts w:ascii="Garamond" w:hAnsi="Garamond"/>
          <w:color w:val="000000" w:themeColor="text1"/>
        </w:rPr>
      </w:pPr>
    </w:p>
    <w:p w14:paraId="010F6639" w14:textId="0676D30F" w:rsidR="00A50073" w:rsidRDefault="00EE5B40" w:rsidP="008A067E">
      <w:pPr>
        <w:ind w:firstLine="720"/>
        <w:rPr>
          <w:rFonts w:ascii="Garamond" w:hAnsi="Garamond"/>
          <w:color w:val="000000" w:themeColor="text1"/>
        </w:rPr>
      </w:pPr>
      <w:r w:rsidRPr="007E3B63">
        <w:rPr>
          <w:rFonts w:ascii="Garamond" w:hAnsi="Garamond"/>
          <w:color w:val="000000" w:themeColor="text1"/>
        </w:rPr>
        <w:t xml:space="preserve">One </w:t>
      </w:r>
      <w:del w:id="1165" w:author="Michael Jennions" w:date="2020-09-22T11:11:00Z">
        <w:r w:rsidRPr="007E3B63" w:rsidDel="00FB54D0">
          <w:rPr>
            <w:rFonts w:ascii="Garamond" w:hAnsi="Garamond"/>
            <w:color w:val="000000" w:themeColor="text1"/>
          </w:rPr>
          <w:delText xml:space="preserve">of the most </w:delText>
        </w:r>
      </w:del>
      <w:r w:rsidRPr="007E3B63">
        <w:rPr>
          <w:rFonts w:ascii="Garamond" w:hAnsi="Garamond"/>
          <w:color w:val="000000" w:themeColor="text1"/>
        </w:rPr>
        <w:t xml:space="preserve">widespread </w:t>
      </w:r>
      <w:r w:rsidR="00B07768" w:rsidRPr="007E3B63">
        <w:rPr>
          <w:rFonts w:ascii="Garamond" w:hAnsi="Garamond"/>
          <w:color w:val="000000" w:themeColor="text1"/>
        </w:rPr>
        <w:t xml:space="preserve">biological </w:t>
      </w:r>
      <w:r w:rsidRPr="007E3B63">
        <w:rPr>
          <w:rFonts w:ascii="Garamond" w:hAnsi="Garamond"/>
          <w:color w:val="000000" w:themeColor="text1"/>
        </w:rPr>
        <w:t xml:space="preserve">explanations for greater variation among men than women is </w:t>
      </w:r>
      <w:r w:rsidR="00670A51" w:rsidRPr="007E3B63">
        <w:rPr>
          <w:rFonts w:ascii="Garamond" w:hAnsi="Garamond"/>
          <w:color w:val="000000" w:themeColor="text1"/>
        </w:rPr>
        <w:t>attributed to sex chromosomes</w:t>
      </w:r>
      <w:ins w:id="1166" w:author="Michael Jennions" w:date="2020-09-22T11:11:00Z">
        <w:r w:rsidR="00FB54D0">
          <w:rPr>
            <w:rFonts w:ascii="Garamond" w:hAnsi="Garamond"/>
            <w:color w:val="000000" w:themeColor="text1"/>
          </w:rPr>
          <w:t>,</w:t>
        </w:r>
      </w:ins>
      <w:r w:rsidR="00670A51" w:rsidRPr="007E3B63">
        <w:rPr>
          <w:rFonts w:ascii="Garamond" w:hAnsi="Garamond"/>
          <w:color w:val="000000" w:themeColor="text1"/>
        </w:rPr>
        <w:t xml:space="preserve"> and the fact that men are XY and women XX. Men therefore </w:t>
      </w:r>
      <w:r w:rsidR="00670A51" w:rsidRPr="007E3B63">
        <w:rPr>
          <w:rFonts w:ascii="Garamond" w:hAnsi="Garamond"/>
          <w:color w:val="000000" w:themeColor="text1"/>
        </w:rPr>
        <w:lastRenderedPageBreak/>
        <w:t xml:space="preserve">only express genes from a single X chromosome, while women, on average, express genes </w:t>
      </w:r>
      <w:del w:id="1167" w:author="Michael Jennions" w:date="2020-09-22T11:11:00Z">
        <w:r w:rsidR="00670A51" w:rsidRPr="007E3B63" w:rsidDel="00FB54D0">
          <w:rPr>
            <w:rFonts w:ascii="Garamond" w:hAnsi="Garamond"/>
            <w:color w:val="000000" w:themeColor="text1"/>
          </w:rPr>
          <w:delText xml:space="preserve">from </w:delText>
        </w:r>
      </w:del>
      <w:ins w:id="1168" w:author="Michael Jennions" w:date="2020-09-22T11:11:00Z">
        <w:r w:rsidR="00FB54D0">
          <w:rPr>
            <w:rFonts w:ascii="Garamond" w:hAnsi="Garamond"/>
            <w:color w:val="000000" w:themeColor="text1"/>
          </w:rPr>
          <w:t>on</w:t>
        </w:r>
        <w:r w:rsidR="00FB54D0" w:rsidRPr="007E3B63">
          <w:rPr>
            <w:rFonts w:ascii="Garamond" w:hAnsi="Garamond"/>
            <w:color w:val="000000" w:themeColor="text1"/>
          </w:rPr>
          <w:t xml:space="preserve"> </w:t>
        </w:r>
      </w:ins>
      <w:r w:rsidR="00670A51" w:rsidRPr="007E3B63">
        <w:rPr>
          <w:rFonts w:ascii="Garamond" w:hAnsi="Garamond"/>
          <w:color w:val="000000" w:themeColor="text1"/>
        </w:rPr>
        <w:t>both</w:t>
      </w:r>
      <w:del w:id="1169" w:author="Michael Jennions" w:date="2020-09-22T11:12:00Z">
        <w:r w:rsidR="00670A51" w:rsidRPr="007E3B63" w:rsidDel="00FB54D0">
          <w:rPr>
            <w:rFonts w:ascii="Garamond" w:hAnsi="Garamond"/>
            <w:color w:val="000000" w:themeColor="text1"/>
          </w:rPr>
          <w:delText xml:space="preserve"> chromosomes</w:delText>
        </w:r>
      </w:del>
      <w:r w:rsidR="00670A51" w:rsidRPr="007E3B63">
        <w:rPr>
          <w:rFonts w:ascii="Garamond" w:hAnsi="Garamond"/>
          <w:color w:val="000000" w:themeColor="text1"/>
        </w:rPr>
        <w:t xml:space="preserve">. The net effect is greater variance in gene expression among men, which should </w:t>
      </w:r>
      <w:r w:rsidR="00AC2B93" w:rsidRPr="007E3B63">
        <w:rPr>
          <w:rFonts w:ascii="Garamond" w:hAnsi="Garamond"/>
          <w:color w:val="000000" w:themeColor="text1"/>
        </w:rPr>
        <w:t xml:space="preserve">tend to </w:t>
      </w:r>
      <w:r w:rsidR="00670A51"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commentRangeStart w:id="1170"/>
      <w:r w:rsidR="00AD6F31">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AD6F31">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AD6F31">
        <w:rPr>
          <w:rFonts w:ascii="Garamond" w:hAnsi="Garamond"/>
          <w:color w:val="000000" w:themeColor="text1"/>
        </w:rPr>
        <w:fldChar w:fldCharType="end"/>
      </w:r>
      <w:r w:rsidR="00670A51" w:rsidRPr="007E3B63">
        <w:rPr>
          <w:rFonts w:ascii="Garamond" w:hAnsi="Garamond"/>
          <w:color w:val="000000" w:themeColor="text1"/>
        </w:rPr>
        <w:t>.</w:t>
      </w:r>
      <w:r w:rsidR="00945ECA" w:rsidRPr="007E3B63">
        <w:rPr>
          <w:rFonts w:ascii="Garamond" w:hAnsi="Garamond"/>
          <w:color w:val="000000" w:themeColor="text1"/>
        </w:rPr>
        <w:t xml:space="preserve"> </w:t>
      </w:r>
      <w:commentRangeEnd w:id="1170"/>
      <w:r w:rsidR="0058316F">
        <w:rPr>
          <w:rStyle w:val="CommentReference"/>
        </w:rPr>
        <w:commentReference w:id="1170"/>
      </w:r>
      <w:del w:id="1171" w:author="Michael Jennions" w:date="2020-09-22T11:12:00Z">
        <w:r w:rsidR="00014070" w:rsidDel="00FB54D0">
          <w:rPr>
            <w:rFonts w:ascii="Garamond" w:hAnsi="Garamond"/>
            <w:color w:val="000000" w:themeColor="text1"/>
          </w:rPr>
          <w:delText>In contradiction to this hypothesis</w:delText>
        </w:r>
      </w:del>
      <w:ins w:id="1172" w:author="Michael Jennions" w:date="2020-09-22T11:12:00Z">
        <w:r w:rsidR="00FB54D0">
          <w:rPr>
            <w:rFonts w:ascii="Garamond" w:hAnsi="Garamond"/>
            <w:color w:val="000000" w:themeColor="text1"/>
          </w:rPr>
          <w:t>However</w:t>
        </w:r>
      </w:ins>
      <w:r w:rsidR="00670A51" w:rsidRPr="007E3B63">
        <w:rPr>
          <w:rFonts w:ascii="Garamond" w:hAnsi="Garamond"/>
          <w:color w:val="000000" w:themeColor="text1"/>
        </w:rPr>
        <w:t>,</w:t>
      </w:r>
      <w:r w:rsidR="00014070">
        <w:rPr>
          <w:rFonts w:ascii="Garamond" w:hAnsi="Garamond"/>
          <w:color w:val="000000" w:themeColor="text1"/>
        </w:rPr>
        <w:t xml:space="preserve"> we found </w:t>
      </w:r>
      <w:r w:rsidR="00670A51" w:rsidRPr="007E3B63">
        <w:rPr>
          <w:rFonts w:ascii="Garamond" w:hAnsi="Garamond"/>
          <w:color w:val="000000" w:themeColor="text1"/>
        </w:rPr>
        <w:t xml:space="preserve">no difference </w:t>
      </w:r>
      <w:ins w:id="1173" w:author="Michael Jennions" w:date="2020-09-22T11:12:00Z">
        <w:r w:rsidR="00FB54D0">
          <w:rPr>
            <w:rFonts w:ascii="Garamond" w:hAnsi="Garamond"/>
            <w:color w:val="000000" w:themeColor="text1"/>
          </w:rPr>
          <w:t xml:space="preserve">in the sex difference in variability </w:t>
        </w:r>
      </w:ins>
      <w:r w:rsidR="00670A51" w:rsidRPr="007E3B63">
        <w:rPr>
          <w:rFonts w:ascii="Garamond" w:hAnsi="Garamond"/>
          <w:color w:val="000000" w:themeColor="text1"/>
        </w:rPr>
        <w:t xml:space="preserve">between mammals and birds even though males are heterogametic in mammals and homogametic in birds. One explanation is that genes on sex chromosomes do not </w:t>
      </w:r>
      <w:r w:rsidR="00AC2B93" w:rsidRPr="007E3B63">
        <w:rPr>
          <w:rFonts w:ascii="Garamond" w:hAnsi="Garamond"/>
          <w:color w:val="000000" w:themeColor="text1"/>
        </w:rPr>
        <w:t>affect</w:t>
      </w:r>
      <w:ins w:id="1174" w:author="Michael Jennions" w:date="2020-09-22T11:13:00Z">
        <w:r w:rsidR="00FB54D0">
          <w:rPr>
            <w:rFonts w:ascii="Garamond" w:hAnsi="Garamond"/>
            <w:color w:val="000000" w:themeColor="text1"/>
          </w:rPr>
          <w:t>, or only weakly affect,</w:t>
        </w:r>
      </w:ins>
      <w:r w:rsidR="00670A51" w:rsidRPr="007E3B63">
        <w:rPr>
          <w:rFonts w:ascii="Garamond" w:hAnsi="Garamond"/>
          <w:color w:val="000000" w:themeColor="text1"/>
        </w:rPr>
        <w:t xml:space="preserve"> behaviour</w:t>
      </w:r>
      <w:ins w:id="1175" w:author="Michael Jennions" w:date="2020-09-22T11:13:00Z">
        <w:r w:rsidR="00FB54D0">
          <w:rPr>
            <w:rFonts w:ascii="Garamond" w:hAnsi="Garamond"/>
            <w:color w:val="000000" w:themeColor="text1"/>
          </w:rPr>
          <w:t xml:space="preserve">s </w:t>
        </w:r>
      </w:ins>
      <w:del w:id="1176" w:author="Michael Jennions" w:date="2020-09-22T11:13:00Z">
        <w:r w:rsidR="00670A51" w:rsidRPr="007E3B63" w:rsidDel="00FB54D0">
          <w:rPr>
            <w:rFonts w:ascii="Garamond" w:hAnsi="Garamond"/>
            <w:color w:val="000000" w:themeColor="text1"/>
          </w:rPr>
          <w:delText xml:space="preserve">al traits </w:delText>
        </w:r>
      </w:del>
      <w:r w:rsidR="00670A51" w:rsidRPr="007E3B63">
        <w:rPr>
          <w:rFonts w:ascii="Garamond" w:hAnsi="Garamond"/>
          <w:color w:val="000000" w:themeColor="text1"/>
        </w:rPr>
        <w:t xml:space="preserve">associated with personality </w:t>
      </w:r>
      <w:del w:id="1177" w:author="Michael Jennions" w:date="2020-09-22T11:13:00Z">
        <w:r w:rsidR="00670A51" w:rsidRPr="007E3B63" w:rsidDel="00FB54D0">
          <w:rPr>
            <w:rFonts w:ascii="Garamond" w:hAnsi="Garamond"/>
            <w:color w:val="000000" w:themeColor="text1"/>
          </w:rPr>
          <w:delText xml:space="preserve">differences </w:delText>
        </w:r>
      </w:del>
      <w:r w:rsidR="00670A51" w:rsidRPr="007E3B63">
        <w:rPr>
          <w:rFonts w:ascii="Garamond" w:hAnsi="Garamond"/>
          <w:color w:val="000000" w:themeColor="text1"/>
        </w:rPr>
        <w:t>in animals.</w:t>
      </w:r>
      <w:r w:rsidR="00262EEF">
        <w:rPr>
          <w:rFonts w:ascii="Garamond" w:hAnsi="Garamond"/>
          <w:color w:val="000000" w:themeColor="text1"/>
        </w:rPr>
        <w:t xml:space="preserve"> </w:t>
      </w:r>
      <w:r w:rsidR="00262EEF" w:rsidRPr="00FB54D0">
        <w:rPr>
          <w:rFonts w:ascii="Garamond" w:hAnsi="Garamond"/>
          <w:color w:val="000000" w:themeColor="text1"/>
          <w:highlight w:val="yellow"/>
          <w:rPrChange w:id="1178" w:author="Michael Jennions" w:date="2020-09-22T11:14:00Z">
            <w:rPr>
              <w:rFonts w:ascii="Garamond" w:hAnsi="Garamond"/>
              <w:color w:val="000000" w:themeColor="text1"/>
            </w:rPr>
          </w:rPrChange>
        </w:rPr>
        <w:t xml:space="preserve">In mammals, genes responsible for </w:t>
      </w:r>
      <w:r w:rsidR="00113277" w:rsidRPr="00FB54D0">
        <w:rPr>
          <w:rFonts w:ascii="Garamond" w:hAnsi="Garamond"/>
          <w:color w:val="000000" w:themeColor="text1"/>
          <w:highlight w:val="yellow"/>
          <w:rPrChange w:id="1179" w:author="Michael Jennions" w:date="2020-09-22T11:14:00Z">
            <w:rPr>
              <w:rFonts w:ascii="Garamond" w:hAnsi="Garamond"/>
              <w:color w:val="000000" w:themeColor="text1"/>
            </w:rPr>
          </w:rPrChange>
        </w:rPr>
        <w:t xml:space="preserve">body size, </w:t>
      </w:r>
      <w:r w:rsidR="00262EEF" w:rsidRPr="00FB54D0">
        <w:rPr>
          <w:rFonts w:ascii="Garamond" w:hAnsi="Garamond"/>
          <w:color w:val="000000" w:themeColor="text1"/>
          <w:highlight w:val="yellow"/>
          <w:rPrChange w:id="1180" w:author="Michael Jennions" w:date="2020-09-22T11:14:00Z">
            <w:rPr>
              <w:rFonts w:ascii="Garamond" w:hAnsi="Garamond"/>
              <w:color w:val="000000" w:themeColor="text1"/>
            </w:rPr>
          </w:rPrChange>
        </w:rPr>
        <w:t>brain gender</w:t>
      </w:r>
      <w:r w:rsidR="00113277" w:rsidRPr="00FB54D0">
        <w:rPr>
          <w:rFonts w:ascii="Garamond" w:hAnsi="Garamond"/>
          <w:color w:val="000000" w:themeColor="text1"/>
          <w:highlight w:val="yellow"/>
          <w:rPrChange w:id="1181" w:author="Michael Jennions" w:date="2020-09-22T11:14:00Z">
            <w:rPr>
              <w:rFonts w:ascii="Garamond" w:hAnsi="Garamond"/>
              <w:color w:val="000000" w:themeColor="text1"/>
            </w:rPr>
          </w:rPrChange>
        </w:rPr>
        <w:t xml:space="preserve"> and brain characteristics </w:t>
      </w:r>
      <w:r w:rsidR="00262EEF" w:rsidRPr="00FB54D0">
        <w:rPr>
          <w:rFonts w:ascii="Garamond" w:hAnsi="Garamond"/>
          <w:color w:val="000000" w:themeColor="text1"/>
          <w:highlight w:val="yellow"/>
          <w:rPrChange w:id="1182" w:author="Michael Jennions" w:date="2020-09-22T11:14:00Z">
            <w:rPr>
              <w:rFonts w:ascii="Garamond" w:hAnsi="Garamond"/>
              <w:color w:val="000000" w:themeColor="text1"/>
            </w:rPr>
          </w:rPrChange>
        </w:rPr>
        <w:t>are X-linked and frequently escape X chromosome inactivation processes that silence gene expression</w:t>
      </w:r>
      <w:r w:rsidR="00A85405" w:rsidRPr="00FB54D0">
        <w:rPr>
          <w:rFonts w:ascii="Garamond" w:hAnsi="Garamond"/>
          <w:color w:val="000000" w:themeColor="text1"/>
          <w:highlight w:val="yellow"/>
          <w:rPrChange w:id="1183" w:author="Michael Jennions" w:date="2020-09-22T11:14:00Z">
            <w:rPr>
              <w:rFonts w:ascii="Garamond" w:hAnsi="Garamond"/>
              <w:color w:val="000000" w:themeColor="text1"/>
            </w:rPr>
          </w:rPrChange>
        </w:rPr>
        <w:t xml:space="preserve">, leading to </w:t>
      </w:r>
      <w:r w:rsidR="00113277" w:rsidRPr="00FB54D0">
        <w:rPr>
          <w:rFonts w:ascii="Garamond" w:hAnsi="Garamond"/>
          <w:color w:val="000000" w:themeColor="text1"/>
          <w:highlight w:val="yellow"/>
          <w:rPrChange w:id="1184" w:author="Michael Jennions" w:date="2020-09-22T11:14:00Z">
            <w:rPr>
              <w:rFonts w:ascii="Garamond" w:hAnsi="Garamond"/>
              <w:color w:val="000000" w:themeColor="text1"/>
            </w:rPr>
          </w:rPrChange>
        </w:rPr>
        <w:t>variability</w:t>
      </w:r>
      <w:r w:rsidR="00262EEF" w:rsidRPr="00FB54D0">
        <w:rPr>
          <w:rFonts w:ascii="Garamond" w:hAnsi="Garamond"/>
          <w:color w:val="000000" w:themeColor="text1"/>
          <w:highlight w:val="yellow"/>
          <w:rPrChange w:id="1185" w:author="Michael Jennions" w:date="2020-09-22T11:14:00Z">
            <w:rPr>
              <w:rFonts w:ascii="Garamond" w:hAnsi="Garamond"/>
              <w:color w:val="000000" w:themeColor="text1"/>
            </w:rPr>
          </w:rPrChange>
        </w:rPr>
        <w:t xml:space="preserve"> </w:t>
      </w:r>
      <w:commentRangeStart w:id="1186"/>
      <w:r w:rsidR="00A50073" w:rsidRPr="00FB54D0">
        <w:rPr>
          <w:rFonts w:ascii="Garamond" w:hAnsi="Garamond"/>
          <w:color w:val="000000" w:themeColor="text1"/>
          <w:highlight w:val="yellow"/>
          <w:rPrChange w:id="1187" w:author="Michael Jennions" w:date="2020-09-22T11:14:00Z">
            <w:rPr>
              <w:rFonts w:ascii="Garamond" w:hAnsi="Garamond"/>
              <w:color w:val="000000" w:themeColor="text1"/>
            </w:rPr>
          </w:rPrChange>
        </w:rPr>
        <w:fldChar w:fldCharType="begin" w:fldLock="1"/>
      </w:r>
      <w:r w:rsidR="00300532" w:rsidRPr="00FB54D0">
        <w:rPr>
          <w:rFonts w:ascii="Garamond" w:hAnsi="Garamond"/>
          <w:color w:val="000000" w:themeColor="text1"/>
          <w:highlight w:val="yellow"/>
          <w:rPrChange w:id="1188" w:author="Michael Jennions" w:date="2020-09-22T11:14:00Z">
            <w:rPr>
              <w:rFonts w:ascii="Garamond" w:hAnsi="Garamond"/>
              <w:color w:val="000000" w:themeColor="text1"/>
            </w:rPr>
          </w:rPrChange>
        </w:rPr>
        <w: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genes","type":"article-journal","volume":"155"},"uris":["http://www.mendeley.com/documents/?uuid=cc26da87-0fe1-4161-94a5-e867ec3f2896"]}],"mendeley":{"formattedCitation":"(Carruth &lt;i&gt;et al.&lt;/i&gt; 2002; Skuse 2006; Snell &amp; Turner 2018)","plainTextFormattedCitation":"(Carruth et al. 2002; Skuse 2006; Snell &amp; Turner 2018)","previouslyFormattedCitation":"(Carruth &lt;i&gt;et al.&lt;/i&gt; 2002; Skuse 2006; Snell &amp; Turner 2018)"},"properties":{"noteIndex":0},"schema":"https://github.com/citation-style-language/schema/raw/master/csl-citation.json"}</w:instrText>
      </w:r>
      <w:r w:rsidR="00A50073" w:rsidRPr="00FB54D0">
        <w:rPr>
          <w:rFonts w:ascii="Garamond" w:hAnsi="Garamond"/>
          <w:color w:val="000000" w:themeColor="text1"/>
          <w:highlight w:val="yellow"/>
          <w:rPrChange w:id="1189" w:author="Michael Jennions" w:date="2020-09-22T11:14:00Z">
            <w:rPr>
              <w:rFonts w:ascii="Garamond" w:hAnsi="Garamond"/>
              <w:color w:val="000000" w:themeColor="text1"/>
            </w:rPr>
          </w:rPrChange>
        </w:rPr>
        <w:fldChar w:fldCharType="separate"/>
      </w:r>
      <w:r w:rsidR="00A50073" w:rsidRPr="00FB54D0">
        <w:rPr>
          <w:rFonts w:ascii="Garamond" w:hAnsi="Garamond"/>
          <w:noProof/>
          <w:color w:val="000000" w:themeColor="text1"/>
          <w:highlight w:val="yellow"/>
          <w:rPrChange w:id="1190" w:author="Michael Jennions" w:date="2020-09-22T11:14:00Z">
            <w:rPr>
              <w:rFonts w:ascii="Garamond" w:hAnsi="Garamond"/>
              <w:noProof/>
              <w:color w:val="000000" w:themeColor="text1"/>
            </w:rPr>
          </w:rPrChange>
        </w:rPr>
        <w:t xml:space="preserve">(Carruth </w:t>
      </w:r>
      <w:r w:rsidR="00A50073" w:rsidRPr="00FB54D0">
        <w:rPr>
          <w:rFonts w:ascii="Garamond" w:hAnsi="Garamond"/>
          <w:i/>
          <w:noProof/>
          <w:color w:val="000000" w:themeColor="text1"/>
          <w:highlight w:val="yellow"/>
          <w:rPrChange w:id="1191" w:author="Michael Jennions" w:date="2020-09-22T11:14:00Z">
            <w:rPr>
              <w:rFonts w:ascii="Garamond" w:hAnsi="Garamond"/>
              <w:i/>
              <w:noProof/>
              <w:color w:val="000000" w:themeColor="text1"/>
            </w:rPr>
          </w:rPrChange>
        </w:rPr>
        <w:t>et al.</w:t>
      </w:r>
      <w:r w:rsidR="00A50073" w:rsidRPr="00FB54D0">
        <w:rPr>
          <w:rFonts w:ascii="Garamond" w:hAnsi="Garamond"/>
          <w:noProof/>
          <w:color w:val="000000" w:themeColor="text1"/>
          <w:highlight w:val="yellow"/>
          <w:rPrChange w:id="1192" w:author="Michael Jennions" w:date="2020-09-22T11:14:00Z">
            <w:rPr>
              <w:rFonts w:ascii="Garamond" w:hAnsi="Garamond"/>
              <w:noProof/>
              <w:color w:val="000000" w:themeColor="text1"/>
            </w:rPr>
          </w:rPrChange>
        </w:rPr>
        <w:t xml:space="preserve"> 2002; Skuse 2006; Snell &amp; Turner 2018)</w:t>
      </w:r>
      <w:r w:rsidR="00A50073" w:rsidRPr="00FB54D0">
        <w:rPr>
          <w:rFonts w:ascii="Garamond" w:hAnsi="Garamond"/>
          <w:color w:val="000000" w:themeColor="text1"/>
          <w:highlight w:val="yellow"/>
          <w:rPrChange w:id="1193" w:author="Michael Jennions" w:date="2020-09-22T11:14:00Z">
            <w:rPr>
              <w:rFonts w:ascii="Garamond" w:hAnsi="Garamond"/>
              <w:color w:val="000000" w:themeColor="text1"/>
            </w:rPr>
          </w:rPrChange>
        </w:rPr>
        <w:fldChar w:fldCharType="end"/>
      </w:r>
      <w:commentRangeEnd w:id="1186"/>
      <w:r w:rsidR="00FB54D0">
        <w:rPr>
          <w:rStyle w:val="CommentReference"/>
        </w:rPr>
        <w:commentReference w:id="1186"/>
      </w:r>
      <w:r w:rsidR="00A50073" w:rsidRPr="00FB54D0">
        <w:rPr>
          <w:rFonts w:ascii="Garamond" w:hAnsi="Garamond"/>
          <w:color w:val="000000" w:themeColor="text1"/>
          <w:highlight w:val="yellow"/>
          <w:rPrChange w:id="1194" w:author="Michael Jennions" w:date="2020-09-22T11:14:00Z">
            <w:rPr>
              <w:rFonts w:ascii="Garamond" w:hAnsi="Garamond"/>
              <w:color w:val="000000" w:themeColor="text1"/>
            </w:rPr>
          </w:rPrChange>
        </w:rPr>
        <w:t>.</w:t>
      </w:r>
      <w:r w:rsidR="00A50073">
        <w:rPr>
          <w:rFonts w:ascii="Garamond" w:hAnsi="Garamond"/>
          <w:color w:val="000000" w:themeColor="text1"/>
        </w:rPr>
        <w:t xml:space="preserve"> </w:t>
      </w:r>
    </w:p>
    <w:p w14:paraId="4B211BA6" w14:textId="77777777" w:rsidR="00A50073" w:rsidRDefault="00A50073" w:rsidP="008A067E">
      <w:pPr>
        <w:ind w:firstLine="720"/>
        <w:rPr>
          <w:rFonts w:ascii="Garamond" w:hAnsi="Garamond"/>
          <w:color w:val="000000" w:themeColor="text1"/>
        </w:rPr>
      </w:pPr>
    </w:p>
    <w:p w14:paraId="4A15729E" w14:textId="22EFDD66" w:rsidR="000C6BA1" w:rsidRPr="007E3B63" w:rsidRDefault="002C6D92">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w:t>
      </w:r>
      <w:del w:id="1195" w:author="Michael Jennions" w:date="2020-09-22T11:14:00Z">
        <w:r w:rsidR="00945ECA" w:rsidRPr="007E3B63" w:rsidDel="005B7C59">
          <w:rPr>
            <w:rFonts w:ascii="Garamond" w:hAnsi="Garamond"/>
            <w:color w:val="000000" w:themeColor="text1"/>
          </w:rPr>
          <w:delText xml:space="preserve">are considered </w:delText>
        </w:r>
        <w:r w:rsidRPr="007E3B63" w:rsidDel="005B7C59">
          <w:rPr>
            <w:rFonts w:ascii="Garamond" w:hAnsi="Garamond"/>
            <w:color w:val="000000" w:themeColor="text1"/>
          </w:rPr>
          <w:delText xml:space="preserve">to </w:delText>
        </w:r>
      </w:del>
      <w:r w:rsidRPr="007E3B63">
        <w:rPr>
          <w:rFonts w:ascii="Garamond" w:hAnsi="Garamond"/>
          <w:color w:val="000000" w:themeColor="text1"/>
        </w:rPr>
        <w:t xml:space="preserve">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w:t>
      </w:r>
      <w:del w:id="1196" w:author="Michael Jennions" w:date="2020-09-22T11:15:00Z">
        <w:r w:rsidR="00945ECA" w:rsidRPr="007E3B63" w:rsidDel="00927712">
          <w:rPr>
            <w:rFonts w:ascii="Garamond" w:hAnsi="Garamond"/>
            <w:color w:val="000000" w:themeColor="text1"/>
          </w:rPr>
          <w:delText xml:space="preserve">personality types </w:delText>
        </w:r>
        <w:r w:rsidR="00AC2B93" w:rsidRPr="007E3B63" w:rsidDel="00927712">
          <w:rPr>
            <w:rFonts w:ascii="Garamond" w:hAnsi="Garamond"/>
            <w:color w:val="000000" w:themeColor="text1"/>
          </w:rPr>
          <w:delText xml:space="preserve">in </w:delText>
        </w:r>
      </w:del>
      <w:r w:rsidR="00AC2B93" w:rsidRPr="007E3B63">
        <w:rPr>
          <w:rFonts w:ascii="Garamond" w:hAnsi="Garamond"/>
          <w:color w:val="000000" w:themeColor="text1"/>
        </w:rPr>
        <w:t xml:space="preserve">men </w:t>
      </w:r>
      <w:del w:id="1197" w:author="Michael Jennions" w:date="2020-09-22T11:15:00Z">
        <w:r w:rsidR="00945ECA" w:rsidRPr="007E3B63" w:rsidDel="00927712">
          <w:rPr>
            <w:rFonts w:ascii="Garamond" w:hAnsi="Garamond"/>
            <w:color w:val="000000" w:themeColor="text1"/>
          </w:rPr>
          <w:delText xml:space="preserve">attract </w:delText>
        </w:r>
      </w:del>
      <w:ins w:id="1198" w:author="Michael Jennions" w:date="2020-09-22T11:15:00Z">
        <w:r w:rsidR="00927712">
          <w:rPr>
            <w:rFonts w:ascii="Garamond" w:hAnsi="Garamond"/>
            <w:color w:val="000000" w:themeColor="text1"/>
          </w:rPr>
          <w:t>tend to have</w:t>
        </w:r>
        <w:r w:rsidR="00927712" w:rsidRPr="007E3B63">
          <w:rPr>
            <w:rFonts w:ascii="Garamond" w:hAnsi="Garamond"/>
            <w:color w:val="000000" w:themeColor="text1"/>
          </w:rPr>
          <w:t xml:space="preserve"> </w:t>
        </w:r>
      </w:ins>
      <w:r w:rsidR="00945ECA" w:rsidRPr="007E3B63">
        <w:rPr>
          <w:rFonts w:ascii="Garamond" w:hAnsi="Garamond"/>
          <w:color w:val="000000" w:themeColor="text1"/>
        </w:rPr>
        <w:t>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commentRangeStart w:id="1199"/>
      <w:r w:rsidR="00945ECA" w:rsidRPr="0058316F">
        <w:rPr>
          <w:rFonts w:ascii="Garamond" w:hAnsi="Garamond"/>
          <w:color w:val="000000" w:themeColor="text1"/>
          <w:highlight w:val="cyan"/>
          <w:rPrChange w:id="1200" w:author="Michael Jennions" w:date="2020-09-22T13:57:00Z">
            <w:rPr>
              <w:rFonts w:ascii="Garamond" w:hAnsi="Garamond"/>
              <w:color w:val="000000" w:themeColor="text1"/>
            </w:rPr>
          </w:rPrChange>
        </w:rPr>
        <w:fldChar w:fldCharType="begin" w:fldLock="1"/>
      </w:r>
      <w:r w:rsidR="006D7347" w:rsidRPr="0058316F">
        <w:rPr>
          <w:rFonts w:ascii="Garamond" w:hAnsi="Garamond"/>
          <w:color w:val="000000" w:themeColor="text1"/>
          <w:highlight w:val="cyan"/>
          <w:rPrChange w:id="1201" w:author="Michael Jennions" w:date="2020-09-22T13:57:00Z">
            <w:rPr>
              <w:rFonts w:ascii="Garamond" w:hAnsi="Garamond"/>
              <w:color w:val="000000" w:themeColor="text1"/>
            </w:rPr>
          </w:rPrChange>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animals","type":"article-journal","volume":"61"},"uris":["http://www.mendeley.com/documents/?uuid=3267fa47-2f79-4b55-84dd-90862ba2cdec"]},{"id":"ITEM-3","itemData":{"DOI":"10.1080/10400419.2016.1229978","ISSN":"10400419","abstract":"Recent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Journal","id":"ITEM-3","issue":"4","issued":{"date-parts":[["2016"]]},"page":"467-470","title":"Greater Male Variability in Creativity Outside the WEIRD World","type":"article-journal","volume":"28"},"uris":["http://www.mendeley.com/documents/?uuid=9937819d-334e-426a-950d-36a150defecf"]}],"mendeley":{"formattedCitation":"(Buss 1995; Nettle 2006; Karwowski &lt;i&gt;et al.&lt;/i&gt; 2016)","plainTextFormattedCitation":"(Buss 1995; Nettle 2006; Karwowski et al. 2016)","previouslyFormattedCitation":"(Buss 1995; Nettle 2006; Karwowski &lt;i&gt;et al.&lt;/i&gt; 2016)"},"properties":{"noteIndex":0},"schema":"https://github.com/citation-style-language/schema/raw/master/csl-citation.json"}</w:instrText>
      </w:r>
      <w:r w:rsidR="00945ECA" w:rsidRPr="0058316F">
        <w:rPr>
          <w:rFonts w:ascii="Garamond" w:hAnsi="Garamond"/>
          <w:color w:val="000000" w:themeColor="text1"/>
          <w:highlight w:val="cyan"/>
          <w:rPrChange w:id="1202" w:author="Michael Jennions" w:date="2020-09-22T13:57:00Z">
            <w:rPr>
              <w:rFonts w:ascii="Garamond" w:hAnsi="Garamond"/>
              <w:color w:val="000000" w:themeColor="text1"/>
            </w:rPr>
          </w:rPrChange>
        </w:rPr>
        <w:fldChar w:fldCharType="separate"/>
      </w:r>
      <w:r w:rsidR="0027064B" w:rsidRPr="0058316F">
        <w:rPr>
          <w:rFonts w:ascii="Garamond" w:hAnsi="Garamond"/>
          <w:noProof/>
          <w:color w:val="000000" w:themeColor="text1"/>
          <w:highlight w:val="cyan"/>
          <w:rPrChange w:id="1203" w:author="Michael Jennions" w:date="2020-09-22T13:57:00Z">
            <w:rPr>
              <w:rFonts w:ascii="Garamond" w:hAnsi="Garamond"/>
              <w:noProof/>
              <w:color w:val="000000" w:themeColor="text1"/>
            </w:rPr>
          </w:rPrChange>
        </w:rPr>
        <w:t xml:space="preserve">(Buss 1995; Nettle 2006; Karwowski </w:t>
      </w:r>
      <w:r w:rsidR="0027064B" w:rsidRPr="0058316F">
        <w:rPr>
          <w:rFonts w:ascii="Garamond" w:hAnsi="Garamond"/>
          <w:i/>
          <w:noProof/>
          <w:color w:val="000000" w:themeColor="text1"/>
          <w:highlight w:val="cyan"/>
          <w:rPrChange w:id="1204" w:author="Michael Jennions" w:date="2020-09-22T13:57:00Z">
            <w:rPr>
              <w:rFonts w:ascii="Garamond" w:hAnsi="Garamond"/>
              <w:i/>
              <w:noProof/>
              <w:color w:val="000000" w:themeColor="text1"/>
            </w:rPr>
          </w:rPrChange>
        </w:rPr>
        <w:t>et al.</w:t>
      </w:r>
      <w:r w:rsidR="0027064B" w:rsidRPr="0058316F">
        <w:rPr>
          <w:rFonts w:ascii="Garamond" w:hAnsi="Garamond"/>
          <w:noProof/>
          <w:color w:val="000000" w:themeColor="text1"/>
          <w:highlight w:val="cyan"/>
          <w:rPrChange w:id="1205" w:author="Michael Jennions" w:date="2020-09-22T13:57:00Z">
            <w:rPr>
              <w:rFonts w:ascii="Garamond" w:hAnsi="Garamond"/>
              <w:noProof/>
              <w:color w:val="000000" w:themeColor="text1"/>
            </w:rPr>
          </w:rPrChange>
        </w:rPr>
        <w:t xml:space="preserve"> 2016)</w:t>
      </w:r>
      <w:r w:rsidR="00945ECA" w:rsidRPr="0058316F">
        <w:rPr>
          <w:rFonts w:ascii="Garamond" w:hAnsi="Garamond"/>
          <w:color w:val="000000" w:themeColor="text1"/>
          <w:highlight w:val="cyan"/>
          <w:rPrChange w:id="1206" w:author="Michael Jennions" w:date="2020-09-22T13:57:00Z">
            <w:rPr>
              <w:rFonts w:ascii="Garamond" w:hAnsi="Garamond"/>
              <w:color w:val="000000" w:themeColor="text1"/>
            </w:rPr>
          </w:rPrChange>
        </w:rPr>
        <w:fldChar w:fldCharType="end"/>
      </w:r>
      <w:commentRangeEnd w:id="1199"/>
      <w:r w:rsidR="0058316F" w:rsidRPr="0058316F">
        <w:rPr>
          <w:rStyle w:val="CommentReference"/>
          <w:highlight w:val="cyan"/>
          <w:rPrChange w:id="1207" w:author="Michael Jennions" w:date="2020-09-22T13:57:00Z">
            <w:rPr>
              <w:rStyle w:val="CommentReference"/>
            </w:rPr>
          </w:rPrChange>
        </w:rPr>
        <w:commentReference w:id="1199"/>
      </w:r>
      <w:r w:rsidRPr="007E3B63">
        <w:rPr>
          <w:rFonts w:ascii="Garamond" w:hAnsi="Garamond"/>
          <w:color w:val="000000" w:themeColor="text1"/>
        </w:rPr>
        <w:t>.</w:t>
      </w:r>
      <w:r w:rsidR="00945ECA" w:rsidRPr="007E3B63">
        <w:rPr>
          <w:rFonts w:ascii="Garamond" w:hAnsi="Garamond"/>
          <w:color w:val="000000" w:themeColor="text1"/>
        </w:rPr>
        <w:t xml:space="preserve"> </w:t>
      </w:r>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 xml:space="preserve">consistent </w:t>
      </w:r>
      <w:r w:rsidR="00B07768" w:rsidRPr="007E3B63">
        <w:rPr>
          <w:rFonts w:ascii="Garamond" w:hAnsi="Garamond"/>
          <w:color w:val="000000" w:themeColor="text1"/>
        </w:rPr>
        <w:t xml:space="preserve">levels of aggression </w:t>
      </w:r>
      <w:r w:rsidR="006B4CA0">
        <w:rPr>
          <w:rFonts w:ascii="Garamond" w:hAnsi="Garamond"/>
          <w:color w:val="000000" w:themeColor="text1"/>
        </w:rPr>
        <w:t xml:space="preserve">(i.e. consistent, average levels of aggression) </w:t>
      </w:r>
      <w:del w:id="1208" w:author="Michael Jennions" w:date="2020-09-22T11:15:00Z">
        <w:r w:rsidR="00B07768" w:rsidRPr="007E3B63" w:rsidDel="00927712">
          <w:rPr>
            <w:rFonts w:ascii="Garamond" w:hAnsi="Garamond"/>
            <w:color w:val="000000" w:themeColor="text1"/>
          </w:rPr>
          <w:delText>are correlated with</w:delText>
        </w:r>
      </w:del>
      <w:ins w:id="1209" w:author="Michael Jennions" w:date="2020-09-22T11:15:00Z">
        <w:r w:rsidR="00927712">
          <w:rPr>
            <w:rFonts w:ascii="Garamond" w:hAnsi="Garamond"/>
            <w:color w:val="000000" w:themeColor="text1"/>
          </w:rPr>
          <w:t>elevate</w:t>
        </w:r>
      </w:ins>
      <w:r w:rsidR="00B07768" w:rsidRPr="007E3B63">
        <w:rPr>
          <w:rFonts w:ascii="Garamond" w:hAnsi="Garamond"/>
          <w:color w:val="000000" w:themeColor="text1"/>
        </w:rPr>
        <w:t xml:space="preserve"> success during male-male competition </w:t>
      </w:r>
      <w:r w:rsidR="000A6CD0">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killifish","type":"article-journal","volume":"79"},"uris":["http://www.mendeley.com/documents/?uuid=5980d6cb-1062-4581-afa5-f8769f0e3307"]}],"mendeley":{"formattedCitation":"(McGhee &amp; Travis 2010; McEvoy &lt;i&gt;et al.&lt;/i&gt; 2013)","manualFormatting":"(e.g. killifish: McGhee &amp; Travis 2010; social lizards: McEvoy et al. 2013)","plainTextFormattedCitation":"(McGhee &amp; Travis 2010; McEvoy et al. 2013)","previouslyFormattedCitation":"(McGhee &amp; Travis 2010; McEvoy &lt;i&gt;et al.&lt;/i&gt; 2013)"},"properties":{"noteIndex":0},"schema":"https://github.com/citation-style-language/schema/raw/master/csl-citation.json"}</w:instrText>
      </w:r>
      <w:r w:rsidR="000A6CD0">
        <w:rPr>
          <w:rFonts w:ascii="Garamond" w:hAnsi="Garamond"/>
          <w:color w:val="000000" w:themeColor="text1"/>
        </w:rPr>
        <w:fldChar w:fldCharType="separate"/>
      </w:r>
      <w:r w:rsidR="00BB35D0" w:rsidRPr="00BB35D0">
        <w:rPr>
          <w:rFonts w:ascii="Garamond" w:hAnsi="Garamond"/>
          <w:noProof/>
          <w:color w:val="000000" w:themeColor="text1"/>
        </w:rPr>
        <w:t>(</w:t>
      </w:r>
      <w:r w:rsidR="00BB35D0">
        <w:rPr>
          <w:rFonts w:ascii="Garamond" w:hAnsi="Garamond"/>
          <w:noProof/>
          <w:color w:val="000000" w:themeColor="text1"/>
        </w:rPr>
        <w:t xml:space="preserve">e.g. killifish: </w:t>
      </w:r>
      <w:r w:rsidR="00BB35D0" w:rsidRPr="00BB35D0">
        <w:rPr>
          <w:rFonts w:ascii="Garamond" w:hAnsi="Garamond"/>
          <w:noProof/>
          <w:color w:val="000000" w:themeColor="text1"/>
        </w:rPr>
        <w:t xml:space="preserve">McGhee &amp; Travis 2010; </w:t>
      </w:r>
      <w:r w:rsidR="00BB35D0">
        <w:rPr>
          <w:rFonts w:ascii="Garamond" w:hAnsi="Garamond"/>
          <w:noProof/>
          <w:color w:val="000000" w:themeColor="text1"/>
        </w:rPr>
        <w:t xml:space="preserve">social lizards: </w:t>
      </w:r>
      <w:r w:rsidR="00BB35D0" w:rsidRPr="00BB35D0">
        <w:rPr>
          <w:rFonts w:ascii="Garamond" w:hAnsi="Garamond"/>
          <w:noProof/>
          <w:color w:val="000000" w:themeColor="text1"/>
        </w:rPr>
        <w:t xml:space="preserve">McEvoy </w:t>
      </w:r>
      <w:r w:rsidR="00BB35D0" w:rsidRPr="00BB35D0">
        <w:rPr>
          <w:rFonts w:ascii="Garamond" w:hAnsi="Garamond"/>
          <w:i/>
          <w:noProof/>
          <w:color w:val="000000" w:themeColor="text1"/>
        </w:rPr>
        <w:t>et al.</w:t>
      </w:r>
      <w:r w:rsidR="00BB35D0" w:rsidRPr="00BB35D0">
        <w:rPr>
          <w:rFonts w:ascii="Garamond" w:hAnsi="Garamond"/>
          <w:noProof/>
          <w:color w:val="000000" w:themeColor="text1"/>
        </w:rPr>
        <w:t xml:space="preserve"> 2013)</w:t>
      </w:r>
      <w:r w:rsidR="000A6CD0">
        <w:rPr>
          <w:rFonts w:ascii="Garamond" w:hAnsi="Garamond"/>
          <w:color w:val="000000" w:themeColor="text1"/>
        </w:rPr>
        <w:fldChar w:fldCharType="end"/>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w:t>
      </w:r>
      <w:del w:id="1210" w:author="Michael Jennions" w:date="2020-09-22T11:16:00Z">
        <w:r w:rsidR="00B07768" w:rsidRPr="007E3B63" w:rsidDel="00927712">
          <w:rPr>
            <w:rFonts w:ascii="Garamond" w:hAnsi="Garamond"/>
            <w:color w:val="000000" w:themeColor="text1"/>
          </w:rPr>
          <w:delText xml:space="preserve">under direct </w:delText>
        </w:r>
      </w:del>
      <w:r w:rsidR="00B07768" w:rsidRPr="007E3B63">
        <w:rPr>
          <w:rFonts w:ascii="Garamond" w:hAnsi="Garamond"/>
          <w:color w:val="000000" w:themeColor="text1"/>
        </w:rPr>
        <w:t>sexual</w:t>
      </w:r>
      <w:ins w:id="1211" w:author="Michael Jennions" w:date="2020-09-22T11:16:00Z">
        <w:r w:rsidR="00927712">
          <w:rPr>
            <w:rFonts w:ascii="Garamond" w:hAnsi="Garamond"/>
            <w:color w:val="000000" w:themeColor="text1"/>
          </w:rPr>
          <w:t>ly</w:t>
        </w:r>
      </w:ins>
      <w:r w:rsidR="00B07768" w:rsidRPr="007E3B63">
        <w:rPr>
          <w:rFonts w:ascii="Garamond" w:hAnsi="Garamond"/>
          <w:color w:val="000000" w:themeColor="text1"/>
        </w:rPr>
        <w:t xml:space="preserve"> select</w:t>
      </w:r>
      <w:ins w:id="1212" w:author="Michael Jennions" w:date="2020-09-22T11:16:00Z">
        <w:r w:rsidR="00927712">
          <w:rPr>
            <w:rFonts w:ascii="Garamond" w:hAnsi="Garamond"/>
            <w:color w:val="000000" w:themeColor="text1"/>
          </w:rPr>
          <w:t>ed</w:t>
        </w:r>
      </w:ins>
      <w:del w:id="1213" w:author="Michael Jennions" w:date="2020-09-22T11:16:00Z">
        <w:r w:rsidR="00B07768" w:rsidRPr="007E3B63" w:rsidDel="00927712">
          <w:rPr>
            <w:rFonts w:ascii="Garamond" w:hAnsi="Garamond"/>
            <w:color w:val="000000" w:themeColor="text1"/>
          </w:rPr>
          <w:delText>ion</w:delText>
        </w:r>
      </w:del>
      <w:r w:rsidR="00014070">
        <w:rPr>
          <w:rFonts w:ascii="Garamond" w:hAnsi="Garamond"/>
          <w:color w:val="000000" w:themeColor="text1"/>
        </w:rPr>
        <w:t>.</w:t>
      </w:r>
      <w:r w:rsidR="00B07768" w:rsidRPr="007E3B63">
        <w:rPr>
          <w:rFonts w:ascii="Garamond" w:hAnsi="Garamond"/>
          <w:color w:val="000000" w:themeColor="text1"/>
        </w:rPr>
        <w:t xml:space="preserve"> </w:t>
      </w:r>
      <w:r w:rsidR="00014070">
        <w:rPr>
          <w:rFonts w:ascii="Garamond" w:hAnsi="Garamond"/>
          <w:color w:val="000000" w:themeColor="text1"/>
        </w:rPr>
        <w:t xml:space="preserve">Sexual selection is expected to result in </w:t>
      </w:r>
      <w:r w:rsidR="00014070" w:rsidRPr="007E3B63">
        <w:rPr>
          <w:rFonts w:ascii="Garamond" w:hAnsi="Garamond"/>
          <w:color w:val="000000" w:themeColor="text1"/>
        </w:rPr>
        <w:t xml:space="preserve">condition-dependent expression </w:t>
      </w:r>
      <w:r w:rsidR="00014070">
        <w:rPr>
          <w:rFonts w:ascii="Garamond" w:hAnsi="Garamond"/>
          <w:color w:val="000000" w:themeColor="text1"/>
        </w:rPr>
        <w:t xml:space="preserve">of </w:t>
      </w:r>
      <w:del w:id="1214" w:author="Michael Jennions" w:date="2020-09-22T11:16:00Z">
        <w:r w:rsidR="00014070" w:rsidDel="00927712">
          <w:rPr>
            <w:rFonts w:ascii="Garamond" w:hAnsi="Garamond"/>
            <w:color w:val="000000" w:themeColor="text1"/>
          </w:rPr>
          <w:delText xml:space="preserve">behavioural </w:delText>
        </w:r>
      </w:del>
      <w:r w:rsidR="00014070">
        <w:rPr>
          <w:rFonts w:ascii="Garamond" w:hAnsi="Garamond"/>
          <w:color w:val="000000" w:themeColor="text1"/>
        </w:rPr>
        <w:t xml:space="preserve">traits </w:t>
      </w:r>
      <w:r w:rsidR="00B07768" w:rsidRPr="007E3B63">
        <w:rPr>
          <w:rFonts w:ascii="Garamond" w:hAnsi="Garamond"/>
          <w:color w:val="000000" w:themeColor="text1"/>
        </w:rPr>
        <w:t>which should increase phenotypic variation</w:t>
      </w:r>
      <w:r w:rsidR="001A695A" w:rsidRPr="007E3B63">
        <w:rPr>
          <w:rFonts w:ascii="Garamond" w:hAnsi="Garamond"/>
          <w:color w:val="000000" w:themeColor="text1"/>
        </w:rPr>
        <w:t xml:space="preserve"> </w:t>
      </w:r>
      <w:r w:rsidR="001A695A" w:rsidRPr="007E3B63">
        <w:rPr>
          <w:rFonts w:ascii="Garamond" w:hAnsi="Garamond"/>
          <w:color w:val="000000" w:themeColor="text1"/>
        </w:rPr>
        <w:fldChar w:fldCharType="begin" w:fldLock="1"/>
      </w:r>
      <w:r w:rsidR="0027064B">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variance","type":"article-journal","volume":"263"},"uris":["http://www.mendeley.com/documents/?uuid=5b7b0173-d392-42d9-8349-d09f1be2cac3"]},{"id":"ITEM-3","itemData":{"author":[{"dropping-particle":"","family":"Gross","given":"M R","non-dropping-particle":"","parse-names":false,"suffix":""}],"container-title":"TREE","id":"ITEM-3","issue":"2","issued":{"date-parts":[["1996"]]},"page":"92-98","title":"Alternative reproductive strategies and tactics: diversity within sexes","type":"article-journal","volume":"11"},"uris":["http://www.mendeley.com/documents/?uuid=e290b488-d5d5-4a2f-b7ac-01fdc6b3280f"]}],"mendeley":{"formattedCitation":"(Gross 1996; Rowe and Houle 1996; Wolf &lt;i&gt;et al.&lt;/i&gt; 2007)","plainTextFormattedCitation":"(Gross 1996; Rowe and Houle 1996; Wolf et al. 2007)","previouslyFormattedCitation":"(Gross 1996; Rowe and Houle 1996; 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D566E6" w:rsidRPr="00D566E6">
        <w:rPr>
          <w:rFonts w:ascii="Garamond" w:hAnsi="Garamond"/>
          <w:noProof/>
          <w:color w:val="000000" w:themeColor="text1"/>
        </w:rPr>
        <w:t>(</w:t>
      </w:r>
      <w:del w:id="1215" w:author="Michael Jennions" w:date="2020-09-22T13:58:00Z">
        <w:r w:rsidR="00D566E6" w:rsidRPr="00D566E6" w:rsidDel="0058316F">
          <w:rPr>
            <w:rFonts w:ascii="Garamond" w:hAnsi="Garamond"/>
            <w:noProof/>
            <w:color w:val="000000" w:themeColor="text1"/>
          </w:rPr>
          <w:delText xml:space="preserve">Gross 1996; </w:delText>
        </w:r>
      </w:del>
      <w:r w:rsidR="00D566E6" w:rsidRPr="00D566E6">
        <w:rPr>
          <w:rFonts w:ascii="Garamond" w:hAnsi="Garamond"/>
          <w:noProof/>
          <w:color w:val="000000" w:themeColor="text1"/>
        </w:rPr>
        <w:t>Rowe and Houle 1996</w:t>
      </w:r>
      <w:del w:id="1216" w:author="Michael Jennions" w:date="2020-09-22T13:58:00Z">
        <w:r w:rsidR="00D566E6" w:rsidRPr="00D566E6" w:rsidDel="0058316F">
          <w:rPr>
            <w:rFonts w:ascii="Garamond" w:hAnsi="Garamond"/>
            <w:noProof/>
            <w:color w:val="000000" w:themeColor="text1"/>
          </w:rPr>
          <w:delText xml:space="preserve">; Wolf </w:delText>
        </w:r>
        <w:r w:rsidR="00D566E6" w:rsidRPr="00D566E6" w:rsidDel="0058316F">
          <w:rPr>
            <w:rFonts w:ascii="Garamond" w:hAnsi="Garamond"/>
            <w:i/>
            <w:noProof/>
            <w:color w:val="000000" w:themeColor="text1"/>
          </w:rPr>
          <w:delText>et al.</w:delText>
        </w:r>
        <w:r w:rsidR="00D566E6" w:rsidRPr="00D566E6" w:rsidDel="0058316F">
          <w:rPr>
            <w:rFonts w:ascii="Garamond" w:hAnsi="Garamond"/>
            <w:noProof/>
            <w:color w:val="000000" w:themeColor="text1"/>
          </w:rPr>
          <w:delText xml:space="preserve"> 2007</w:delText>
        </w:r>
      </w:del>
      <w:r w:rsidR="00D566E6" w:rsidRPr="00D566E6">
        <w:rPr>
          <w:rFonts w:ascii="Garamond" w:hAnsi="Garamond"/>
          <w:noProof/>
          <w:color w:val="000000" w:themeColor="text1"/>
        </w:rPr>
        <w:t>)</w:t>
      </w:r>
      <w:r w:rsidR="001A695A" w:rsidRPr="007E3B63">
        <w:rPr>
          <w:rFonts w:ascii="Garamond" w:hAnsi="Garamond"/>
          <w:color w:val="000000" w:themeColor="text1"/>
        </w:rPr>
        <w:fldChar w:fldCharType="end"/>
      </w:r>
      <w:r w:rsidR="00D566E6">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w:t>
      </w:r>
      <w:ins w:id="1217" w:author="Michael Jennions" w:date="2020-09-22T11:17:00Z">
        <w:r w:rsidR="00927712">
          <w:rPr>
            <w:rFonts w:ascii="Garamond" w:hAnsi="Garamond"/>
            <w:color w:val="000000" w:themeColor="text1"/>
          </w:rPr>
          <w:t xml:space="preserve">some </w:t>
        </w:r>
      </w:ins>
      <w:r w:rsidR="00FF23D4" w:rsidRPr="007E3B63">
        <w:rPr>
          <w:rFonts w:ascii="Garamond" w:hAnsi="Garamond"/>
          <w:color w:val="000000" w:themeColor="text1"/>
        </w:rPr>
        <w:t>traits under sexual selection show a greater sex</w:t>
      </w:r>
      <w:r w:rsidR="00A40D43">
        <w:rPr>
          <w:rFonts w:ascii="Garamond" w:hAnsi="Garamond"/>
          <w:color w:val="000000" w:themeColor="text1"/>
        </w:rPr>
        <w:t xml:space="preserve"> </w:t>
      </w:r>
      <w:r w:rsidR="00FF23D4" w:rsidRPr="007E3B63">
        <w:rPr>
          <w:rFonts w:ascii="Garamond" w:hAnsi="Garamond"/>
          <w:color w:val="000000" w:themeColor="text1"/>
        </w:rPr>
        <w:t xml:space="preserve">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33FA9">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&lt;i&gt;et al.&lt;/i&gt; 2016)","manualFormatting":"(e.g. Rohner et al. 2016)","plainTextFormattedCitation":"(Rohner et al. 2016)","previouslyFormattedCitation":"(Rohner &lt;i&gt;et al.&lt;/i&gt; 2016)"},"properties":{"noteIndex":0},"schema":"https://github.com/citation-style-language/schema/raw/master/csl-citation.json"}</w:instrText>
      </w:r>
      <w:r w:rsidR="00B33FA9">
        <w:rPr>
          <w:rFonts w:ascii="Garamond" w:hAnsi="Garamond"/>
          <w:color w:val="000000" w:themeColor="text1"/>
        </w:rPr>
        <w:fldChar w:fldCharType="separate"/>
      </w:r>
      <w:r w:rsidR="00B33FA9" w:rsidRPr="00B33FA9">
        <w:rPr>
          <w:rFonts w:ascii="Garamond" w:hAnsi="Garamond"/>
          <w:noProof/>
          <w:color w:val="000000" w:themeColor="text1"/>
        </w:rPr>
        <w:t>(</w:t>
      </w:r>
      <w:r w:rsidR="00B33FA9">
        <w:rPr>
          <w:rFonts w:ascii="Garamond" w:hAnsi="Garamond"/>
          <w:noProof/>
          <w:color w:val="000000" w:themeColor="text1"/>
        </w:rPr>
        <w:t xml:space="preserve">e.g. </w:t>
      </w:r>
      <w:r w:rsidR="00B33FA9" w:rsidRPr="00B33FA9">
        <w:rPr>
          <w:rFonts w:ascii="Garamond" w:hAnsi="Garamond"/>
          <w:noProof/>
          <w:color w:val="000000" w:themeColor="text1"/>
        </w:rPr>
        <w:t xml:space="preserve">Rohner </w:t>
      </w:r>
      <w:r w:rsidR="00B33FA9" w:rsidRPr="00B33FA9">
        <w:rPr>
          <w:rFonts w:ascii="Garamond" w:hAnsi="Garamond"/>
          <w:i/>
          <w:noProof/>
          <w:color w:val="000000" w:themeColor="text1"/>
        </w:rPr>
        <w:t>et al.</w:t>
      </w:r>
      <w:r w:rsidR="00B33FA9" w:rsidRPr="00B33FA9">
        <w:rPr>
          <w:rFonts w:ascii="Garamond" w:hAnsi="Garamond"/>
          <w:noProof/>
          <w:color w:val="000000" w:themeColor="text1"/>
        </w:rPr>
        <w:t xml:space="preserve"> 2016)</w:t>
      </w:r>
      <w:r w:rsidR="00B33FA9">
        <w:rPr>
          <w:rFonts w:ascii="Garamond" w:hAnsi="Garamond"/>
          <w:color w:val="000000" w:themeColor="text1"/>
        </w:rPr>
        <w:fldChar w:fldCharType="end"/>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w:t>
      </w:r>
      <w:ins w:id="1218" w:author="Michael Jennions" w:date="2020-09-22T11:18:00Z">
        <w:r w:rsidR="000C6BA1">
          <w:rPr>
            <w:rFonts w:ascii="Garamond" w:hAnsi="Garamond"/>
            <w:color w:val="000000" w:themeColor="text1"/>
          </w:rPr>
          <w:t xml:space="preserve"> </w:t>
        </w:r>
      </w:ins>
      <w:del w:id="1219" w:author="Michael Jennions" w:date="2020-09-22T11:17:00Z">
        <w:r w:rsidR="00B07768" w:rsidRPr="007E3B63" w:rsidDel="00927712">
          <w:rPr>
            <w:rFonts w:ascii="Garamond" w:hAnsi="Garamond"/>
            <w:color w:val="000000" w:themeColor="text1"/>
          </w:rPr>
          <w:delText xml:space="preserve">, by </w:delText>
        </w:r>
        <w:r w:rsidR="00AC2B93" w:rsidRPr="007E3B63" w:rsidDel="00927712">
          <w:rPr>
            <w:rFonts w:ascii="Garamond" w:hAnsi="Garamond"/>
            <w:color w:val="000000" w:themeColor="text1"/>
          </w:rPr>
          <w:delText xml:space="preserve">emphasizing </w:delText>
        </w:r>
        <w:r w:rsidR="00B07768" w:rsidRPr="007E3B63" w:rsidDel="00927712">
          <w:rPr>
            <w:rFonts w:ascii="Garamond" w:hAnsi="Garamond"/>
            <w:color w:val="000000" w:themeColor="text1"/>
          </w:rPr>
          <w:delText xml:space="preserve">sexual selection on males, </w:delText>
        </w:r>
        <w:r w:rsidR="00AD3172" w:rsidRPr="007E3B63" w:rsidDel="00927712">
          <w:rPr>
            <w:rFonts w:ascii="Garamond" w:hAnsi="Garamond"/>
            <w:color w:val="000000" w:themeColor="text1"/>
          </w:rPr>
          <w:delText>we</w:delText>
        </w:r>
        <w:r w:rsidR="00B07768" w:rsidRPr="007E3B63" w:rsidDel="00927712">
          <w:rPr>
            <w:rFonts w:ascii="Garamond" w:hAnsi="Garamond"/>
            <w:color w:val="000000" w:themeColor="text1"/>
          </w:rPr>
          <w:delText xml:space="preserve"> ignore </w:delText>
        </w:r>
      </w:del>
      <w:r w:rsidR="00B07768" w:rsidRPr="007E3B63">
        <w:rPr>
          <w:rFonts w:ascii="Garamond" w:hAnsi="Garamond"/>
          <w:color w:val="000000" w:themeColor="text1"/>
        </w:rPr>
        <w:t xml:space="preserve">natural selection on females </w:t>
      </w:r>
      <w:del w:id="1220" w:author="Michael Jennions" w:date="2020-09-22T11:18:00Z">
        <w:r w:rsidR="00B07768" w:rsidRPr="007E3B63" w:rsidDel="000C6BA1">
          <w:rPr>
            <w:rFonts w:ascii="Garamond" w:hAnsi="Garamond"/>
            <w:color w:val="000000" w:themeColor="text1"/>
          </w:rPr>
          <w:delText xml:space="preserve">that </w:delText>
        </w:r>
      </w:del>
      <w:r w:rsidR="00B07768" w:rsidRPr="007E3B63">
        <w:rPr>
          <w:rFonts w:ascii="Garamond" w:hAnsi="Garamond"/>
          <w:color w:val="000000" w:themeColor="text1"/>
        </w:rPr>
        <w:t xml:space="preserve">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 xml:space="preserve">Janicke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w:t>
      </w:r>
      <w:r w:rsidR="00C53C81">
        <w:rPr>
          <w:rFonts w:ascii="Garamond" w:hAnsi="Garamond"/>
          <w:color w:val="000000" w:themeColor="text1"/>
        </w:rPr>
        <w:t>there might</w:t>
      </w:r>
      <w:r w:rsidR="00AD3172" w:rsidRPr="007E3B63">
        <w:rPr>
          <w:rFonts w:ascii="Garamond" w:hAnsi="Garamond"/>
          <w:color w:val="000000" w:themeColor="text1"/>
        </w:rPr>
        <w:t xml:space="preserve"> therefore </w:t>
      </w:r>
      <w:r w:rsidR="00C53C81">
        <w:rPr>
          <w:rFonts w:ascii="Garamond" w:hAnsi="Garamond"/>
          <w:color w:val="000000" w:themeColor="text1"/>
        </w:rPr>
        <w:t xml:space="preserve">be </w:t>
      </w:r>
      <w:r w:rsidR="006B4CA0">
        <w:rPr>
          <w:rFonts w:ascii="Garamond" w:hAnsi="Garamond"/>
          <w:color w:val="000000" w:themeColor="text1"/>
        </w:rPr>
        <w:t>equally strong</w:t>
      </w:r>
      <w:r w:rsidR="00AD3172" w:rsidRPr="007E3B63">
        <w:rPr>
          <w:rFonts w:ascii="Garamond" w:hAnsi="Garamond"/>
          <w:color w:val="000000" w:themeColor="text1"/>
        </w:rPr>
        <w:t xml:space="preserve"> selection on </w:t>
      </w:r>
      <w:commentRangeStart w:id="1221"/>
      <w:r w:rsidR="00AD3172" w:rsidRPr="007E3B63">
        <w:rPr>
          <w:rFonts w:ascii="Garamond" w:hAnsi="Garamond"/>
          <w:color w:val="000000" w:themeColor="text1"/>
        </w:rPr>
        <w:t xml:space="preserve">females </w:t>
      </w:r>
      <w:r w:rsidR="006B4CA0">
        <w:rPr>
          <w:rFonts w:ascii="Garamond" w:hAnsi="Garamond"/>
          <w:color w:val="000000" w:themeColor="text1"/>
        </w:rPr>
        <w:t xml:space="preserve">as males </w:t>
      </w:r>
      <w:r w:rsidR="00AD3172" w:rsidRPr="007E3B63">
        <w:rPr>
          <w:rFonts w:ascii="Garamond" w:hAnsi="Garamond"/>
          <w:color w:val="000000" w:themeColor="text1"/>
        </w:rPr>
        <w:t>to</w:t>
      </w:r>
      <w:r w:rsidR="00B07768" w:rsidRPr="007E3B63">
        <w:rPr>
          <w:rFonts w:ascii="Garamond" w:hAnsi="Garamond"/>
          <w:color w:val="000000" w:themeColor="text1"/>
        </w:rPr>
        <w:t xml:space="preserve"> be aggressive</w:t>
      </w:r>
      <w:commentRangeEnd w:id="1221"/>
      <w:r w:rsidR="00DA47B6">
        <w:rPr>
          <w:rStyle w:val="CommentReference"/>
        </w:rPr>
        <w:commentReference w:id="1221"/>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female</w:t>
      </w:r>
      <w:r w:rsidR="00A40D43">
        <w:rPr>
          <w:rFonts w:ascii="Garamond" w:hAnsi="Garamond"/>
          <w:color w:val="000000" w:themeColor="text1"/>
        </w:rPr>
        <w:t>s</w:t>
      </w:r>
      <w:r w:rsidR="005F153B" w:rsidRPr="007E3B63">
        <w:rPr>
          <w:rFonts w:ascii="Garamond" w:hAnsi="Garamond"/>
          <w:color w:val="000000" w:themeColor="text1"/>
        </w:rPr>
        <w:t xml:space="preserv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del w:id="1222" w:author="Michael Jennions" w:date="2020-09-22T11:18:00Z">
        <w:r w:rsidR="00DE7D4F" w:rsidRPr="007E3B63" w:rsidDel="000C6BA1">
          <w:rPr>
            <w:rFonts w:ascii="Garamond" w:hAnsi="Garamond"/>
            <w:color w:val="000000" w:themeColor="text1"/>
          </w:rPr>
          <w:delText xml:space="preserve">rank </w:delText>
        </w:r>
      </w:del>
      <w:r w:rsidR="00DE7D4F" w:rsidRPr="007E3B63">
        <w:rPr>
          <w:rFonts w:ascii="Garamond" w:hAnsi="Garamond"/>
          <w:color w:val="000000" w:themeColor="text1"/>
        </w:rPr>
        <w:t xml:space="preserve">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t xml:space="preserve"> </w:t>
      </w:r>
      <w:r w:rsidR="005F153B" w:rsidRPr="007E3B63">
        <w:rPr>
          <w:rFonts w:ascii="Garamond" w:hAnsi="Garamond"/>
          <w:color w:val="000000" w:themeColor="text1"/>
        </w:rPr>
        <w:fldChar w:fldCharType="begin" w:fldLock="1"/>
      </w:r>
      <w:r w:rsidR="00CF485F">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aggression","type":"article-journal","volume":"22"},"uris":["http://www.mendeley.com/documents/?uuid=9d165d1b-2d4c-4712-994c-e769318615b8"]},{"id":"ITEM-2","itemData":{"author":[{"dropping-particle":"","family":"Kappeler","given":"Peter M.","non-dropping-particle":"","parse-names":false,"suffix":""}],"container-title":"Phil. Trans. R. Soc. B","id":"ITEM-2","issued":{"date-parts":[["2017"]]},"page":"20160321","title":"Sex roles and adult sex ratios: insights from mammalian biology and consequences for primate behaviour","type":"article-journal","volume":"372"},"uris":["http://www.mendeley.com/documents/?uuid=63f9c507-cb17-42ce-9965-c3df43ef1d07"]}],"mendeley":{"formattedCitation":"(Campbell 1999; Kappeler 2017)","manualFormatting":"(e.g. Campbell 1999; Kappeler 2017)","plainTextFormattedCitation":"(Campbell 1999; Kappeler 2017)","previouslyFormattedCitation":"(Campbell 1999; Kappeler 2017)"},"properties":{"noteIndex":0},"schema":"https://github.com/citation-style-language/schema/raw/master/csl-citation.json"}</w:instrText>
      </w:r>
      <w:r w:rsidR="005F153B" w:rsidRPr="007E3B63">
        <w:rPr>
          <w:rFonts w:ascii="Garamond" w:hAnsi="Garamond"/>
          <w:color w:val="000000" w:themeColor="text1"/>
        </w:rPr>
        <w:fldChar w:fldCharType="separate"/>
      </w:r>
      <w:r w:rsidR="009F0343" w:rsidRPr="009F0343">
        <w:rPr>
          <w:rFonts w:ascii="Garamond" w:hAnsi="Garamond"/>
          <w:noProof/>
          <w:color w:val="000000" w:themeColor="text1"/>
        </w:rPr>
        <w:t>(</w:t>
      </w:r>
      <w:r w:rsidR="009F0343">
        <w:rPr>
          <w:rFonts w:ascii="Garamond" w:hAnsi="Garamond"/>
          <w:noProof/>
          <w:color w:val="000000" w:themeColor="text1"/>
        </w:rPr>
        <w:t xml:space="preserve">e.g. </w:t>
      </w:r>
      <w:del w:id="1223" w:author="Michael Jennions" w:date="2020-09-22T13:58:00Z">
        <w:r w:rsidR="009F0343" w:rsidRPr="009F0343" w:rsidDel="0058316F">
          <w:rPr>
            <w:rFonts w:ascii="Garamond" w:hAnsi="Garamond"/>
            <w:noProof/>
            <w:color w:val="000000" w:themeColor="text1"/>
          </w:rPr>
          <w:delText xml:space="preserve">Campbell 1999; </w:delText>
        </w:r>
      </w:del>
      <w:r w:rsidR="009F0343" w:rsidRPr="009F0343">
        <w:rPr>
          <w:rFonts w:ascii="Garamond" w:hAnsi="Garamond"/>
          <w:noProof/>
          <w:color w:val="000000" w:themeColor="text1"/>
        </w:rPr>
        <w:t>Kappeler 2017)</w:t>
      </w:r>
      <w:r w:rsidR="005F153B" w:rsidRPr="007E3B63">
        <w:rPr>
          <w:rFonts w:ascii="Garamond" w:hAnsi="Garamond"/>
          <w:color w:val="000000" w:themeColor="text1"/>
        </w:rPr>
        <w:fldChar w:fldCharType="end"/>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w:t>
      </w:r>
      <w:del w:id="1224" w:author="Michael Jennions" w:date="2020-09-22T11:19:00Z">
        <w:r w:rsidR="00FF23D4" w:rsidRPr="007E3B63" w:rsidDel="000C6BA1">
          <w:rPr>
            <w:rFonts w:ascii="Garamond" w:hAnsi="Garamond"/>
            <w:color w:val="000000" w:themeColor="text1"/>
          </w:rPr>
          <w:delText xml:space="preserve">our </w:delText>
        </w:r>
      </w:del>
      <w:ins w:id="1225" w:author="Michael Jennions" w:date="2020-09-22T11:19:00Z">
        <w:r w:rsidR="000C6BA1">
          <w:rPr>
            <w:rFonts w:ascii="Garamond" w:hAnsi="Garamond"/>
            <w:color w:val="000000" w:themeColor="text1"/>
          </w:rPr>
          <w:t xml:space="preserve">not </w:t>
        </w:r>
      </w:ins>
      <w:r w:rsidR="00FF23D4" w:rsidRPr="007E3B63">
        <w:rPr>
          <w:rFonts w:ascii="Garamond" w:hAnsi="Garamond"/>
          <w:color w:val="000000" w:themeColor="text1"/>
        </w:rPr>
        <w:t xml:space="preserve">finding </w:t>
      </w:r>
      <w:del w:id="1226" w:author="Michael Jennions" w:date="2020-09-22T11:19:00Z">
        <w:r w:rsidR="001A695A" w:rsidRPr="007E3B63" w:rsidDel="000C6BA1">
          <w:rPr>
            <w:rFonts w:ascii="Garamond" w:hAnsi="Garamond"/>
            <w:color w:val="000000" w:themeColor="text1"/>
          </w:rPr>
          <w:delText xml:space="preserve">of no evidence for </w:delText>
        </w:r>
      </w:del>
      <w:r w:rsidR="001A695A" w:rsidRPr="007E3B63">
        <w:rPr>
          <w:rFonts w:ascii="Garamond" w:hAnsi="Garamond"/>
          <w:color w:val="000000" w:themeColor="text1"/>
        </w:rPr>
        <w:t xml:space="preserve">greater male variability in personality </w:t>
      </w:r>
      <w:ins w:id="1227" w:author="Michael Jennions" w:date="2020-09-22T11:19:00Z">
        <w:r w:rsidR="000C6BA1">
          <w:rPr>
            <w:rFonts w:ascii="Garamond" w:hAnsi="Garamond"/>
            <w:color w:val="000000" w:themeColor="text1"/>
          </w:rPr>
          <w:t xml:space="preserve">in animals </w:t>
        </w:r>
      </w:ins>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del w:id="1228" w:author="Michael Jennions" w:date="2020-09-22T11:19:00Z">
        <w:r w:rsidR="00AC2B93" w:rsidRPr="007E3B63" w:rsidDel="000C6BA1">
          <w:rPr>
            <w:rFonts w:ascii="Garamond" w:hAnsi="Garamond"/>
            <w:color w:val="000000" w:themeColor="text1"/>
          </w:rPr>
          <w:delText xml:space="preserve">made </w:delText>
        </w:r>
        <w:r w:rsidR="007B5710" w:rsidRPr="007E3B63" w:rsidDel="000C6BA1">
          <w:rPr>
            <w:rFonts w:ascii="Garamond" w:hAnsi="Garamond"/>
            <w:color w:val="000000" w:themeColor="text1"/>
          </w:rPr>
          <w:delText xml:space="preserve">in animals </w:delText>
        </w:r>
      </w:del>
      <w:r w:rsidR="007B5710" w:rsidRPr="007E3B63">
        <w:rPr>
          <w:rFonts w:ascii="Garamond" w:hAnsi="Garamond"/>
          <w:color w:val="000000" w:themeColor="text1"/>
        </w:rPr>
        <w:t xml:space="preserve">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 xml:space="preserve">are </w:t>
      </w:r>
      <w:del w:id="1229" w:author="Michael Jennions" w:date="2020-09-22T11:19:00Z">
        <w:r w:rsidR="007B5710" w:rsidRPr="007E3B63" w:rsidDel="000C6BA1">
          <w:rPr>
            <w:rFonts w:ascii="Garamond" w:hAnsi="Garamond"/>
            <w:color w:val="000000" w:themeColor="text1"/>
          </w:rPr>
          <w:delText>un</w:delText>
        </w:r>
        <w:r w:rsidR="001A695A" w:rsidRPr="007E3B63" w:rsidDel="000C6BA1">
          <w:rPr>
            <w:rFonts w:ascii="Garamond" w:hAnsi="Garamond"/>
            <w:color w:val="000000" w:themeColor="text1"/>
          </w:rPr>
          <w:delText>correlated</w:delText>
        </w:r>
        <w:r w:rsidR="007B5710" w:rsidRPr="007E3B63" w:rsidDel="000C6BA1">
          <w:rPr>
            <w:rFonts w:ascii="Garamond" w:hAnsi="Garamond"/>
            <w:color w:val="000000" w:themeColor="text1"/>
          </w:rPr>
          <w:delText xml:space="preserve"> </w:delText>
        </w:r>
        <w:r w:rsidR="001A695A" w:rsidRPr="007E3B63" w:rsidDel="000C6BA1">
          <w:rPr>
            <w:rFonts w:ascii="Garamond" w:hAnsi="Garamond"/>
            <w:color w:val="000000" w:themeColor="text1"/>
          </w:rPr>
          <w:delText>with</w:delText>
        </w:r>
        <w:r w:rsidR="007B5710" w:rsidRPr="007E3B63" w:rsidDel="000C6BA1">
          <w:rPr>
            <w:rFonts w:ascii="Garamond" w:hAnsi="Garamond"/>
            <w:color w:val="000000" w:themeColor="text1"/>
          </w:rPr>
          <w:delText xml:space="preserve"> traits under sexual selection</w:delText>
        </w:r>
        <w:r w:rsidR="00AC2B93" w:rsidRPr="007E3B63" w:rsidDel="000C6BA1">
          <w:rPr>
            <w:rFonts w:ascii="Garamond" w:hAnsi="Garamond"/>
            <w:color w:val="000000" w:themeColor="text1"/>
          </w:rPr>
          <w:delText>,</w:delText>
        </w:r>
        <w:r w:rsidR="007B5710" w:rsidRPr="007E3B63" w:rsidDel="000C6BA1">
          <w:rPr>
            <w:rFonts w:ascii="Garamond" w:hAnsi="Garamond"/>
            <w:color w:val="000000" w:themeColor="text1"/>
          </w:rPr>
          <w:delText xml:space="preserve"> </w:delText>
        </w:r>
        <w:r w:rsidR="00AC2B93" w:rsidRPr="007E3B63" w:rsidDel="000C6BA1">
          <w:rPr>
            <w:rFonts w:ascii="Garamond" w:hAnsi="Garamond"/>
            <w:color w:val="000000" w:themeColor="text1"/>
          </w:rPr>
          <w:delText xml:space="preserve">and </w:delText>
        </w:r>
      </w:del>
      <w:r w:rsidR="00AC2B93" w:rsidRPr="007E3B63">
        <w:rPr>
          <w:rFonts w:ascii="Garamond" w:hAnsi="Garamond"/>
          <w:color w:val="000000" w:themeColor="text1"/>
        </w:rPr>
        <w:t>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ins w:id="1230" w:author="Michael Jennions" w:date="2020-09-22T11:20:00Z">
        <w:r w:rsidR="000C6BA1">
          <w:rPr>
            <w:rFonts w:ascii="Garamond" w:hAnsi="Garamond"/>
            <w:color w:val="000000" w:themeColor="text1"/>
          </w:rPr>
          <w:t xml:space="preserve">boldness, which is linked to </w:t>
        </w:r>
      </w:ins>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w:t>
      </w:r>
      <w:ins w:id="1231" w:author="Michael Jennions" w:date="2020-09-22T11:20:00Z">
        <w:r w:rsidR="000C6BA1">
          <w:rPr>
            <w:rFonts w:ascii="Garamond" w:hAnsi="Garamond"/>
            <w:color w:val="000000" w:themeColor="text1"/>
          </w:rPr>
          <w:t>,</w:t>
        </w:r>
      </w:ins>
      <w:del w:id="1232" w:author="Michael Jennions" w:date="2020-09-22T11:20:00Z">
        <w:r w:rsidR="000C6F77" w:rsidRPr="007E3B63" w:rsidDel="000C6BA1">
          <w:rPr>
            <w:rFonts w:ascii="Garamond" w:hAnsi="Garamond"/>
            <w:color w:val="000000" w:themeColor="text1"/>
          </w:rPr>
          <w:delText xml:space="preserve"> (</w:delText>
        </w:r>
        <w:r w:rsidR="001A695A" w:rsidRPr="007E3B63" w:rsidDel="000C6BA1">
          <w:rPr>
            <w:rFonts w:ascii="Garamond" w:hAnsi="Garamond"/>
            <w:color w:val="000000" w:themeColor="text1"/>
          </w:rPr>
          <w:delText>as an index of boldness</w:delText>
        </w:r>
        <w:r w:rsidR="000C6F77" w:rsidRPr="007E3B63" w:rsidDel="000C6BA1">
          <w:rPr>
            <w:rFonts w:ascii="Garamond" w:hAnsi="Garamond"/>
            <w:color w:val="000000" w:themeColor="text1"/>
          </w:rPr>
          <w:delText>)</w:delText>
        </w:r>
      </w:del>
      <w:r w:rsidR="001A695A" w:rsidRPr="007E3B63">
        <w:rPr>
          <w:rFonts w:ascii="Garamond" w:hAnsi="Garamond"/>
          <w:color w:val="000000" w:themeColor="text1"/>
        </w:rPr>
        <w:t xml:space="preserve"> and </w:t>
      </w:r>
      <w:ins w:id="1233" w:author="Michael Jennions" w:date="2020-09-22T11:20:00Z">
        <w:r w:rsidR="000C6BA1" w:rsidRPr="007E3B63">
          <w:rPr>
            <w:rFonts w:ascii="Garamond" w:hAnsi="Garamond"/>
            <w:color w:val="000000" w:themeColor="text1"/>
          </w:rPr>
          <w:t>activity or exploration</w:t>
        </w:r>
      </w:ins>
      <w:del w:id="1234" w:author="Michael Jennions" w:date="2020-09-22T11:20:00Z">
        <w:r w:rsidR="000C6F77" w:rsidRPr="007E3B63" w:rsidDel="000C6BA1">
          <w:rPr>
            <w:rFonts w:ascii="Garamond" w:hAnsi="Garamond"/>
            <w:color w:val="000000" w:themeColor="text1"/>
          </w:rPr>
          <w:delText>foraging</w:delText>
        </w:r>
      </w:del>
      <w:ins w:id="1235" w:author="Michael Jennions" w:date="2020-09-22T11:20:00Z">
        <w:r w:rsidR="000C6BA1">
          <w:rPr>
            <w:rFonts w:ascii="Garamond" w:hAnsi="Garamond"/>
            <w:color w:val="000000" w:themeColor="text1"/>
          </w:rPr>
          <w:t>, which is linked to foraging.</w:t>
        </w:r>
      </w:ins>
      <w:del w:id="1236" w:author="Michael Jennions" w:date="2020-09-22T11:20:00Z">
        <w:r w:rsidR="000C6F77" w:rsidRPr="007E3B63" w:rsidDel="000C6BA1">
          <w:rPr>
            <w:rFonts w:ascii="Garamond" w:hAnsi="Garamond"/>
            <w:color w:val="000000" w:themeColor="text1"/>
          </w:rPr>
          <w:delText xml:space="preserve"> (</w:delText>
        </w:r>
        <w:r w:rsidR="001A695A" w:rsidRPr="007E3B63" w:rsidDel="000C6BA1">
          <w:rPr>
            <w:rFonts w:ascii="Garamond" w:hAnsi="Garamond"/>
            <w:color w:val="000000" w:themeColor="text1"/>
          </w:rPr>
          <w:delText>as an index of activity or exploration</w:delText>
        </w:r>
        <w:r w:rsidR="000C6F77" w:rsidRPr="007E3B63" w:rsidDel="000C6BA1">
          <w:rPr>
            <w:rFonts w:ascii="Garamond" w:hAnsi="Garamond"/>
            <w:color w:val="000000" w:themeColor="text1"/>
          </w:rPr>
          <w:delText xml:space="preserve">). </w:delText>
        </w:r>
      </w:del>
    </w:p>
    <w:p w14:paraId="41233495" w14:textId="677ABD1C" w:rsidR="00213A82" w:rsidRPr="007E3B63" w:rsidRDefault="00213A82" w:rsidP="001A695A">
      <w:pPr>
        <w:rPr>
          <w:rFonts w:ascii="Garamond" w:hAnsi="Garamond"/>
          <w:color w:val="000000" w:themeColor="text1"/>
        </w:rPr>
      </w:pPr>
    </w:p>
    <w:p w14:paraId="1EF152AF" w14:textId="0FD97A4C"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w:t>
      </w:r>
      <w:del w:id="1237" w:author="Michael Jennions" w:date="2020-09-22T11:21:00Z">
        <w:r w:rsidRPr="007E3B63" w:rsidDel="00DC279B">
          <w:rPr>
            <w:rFonts w:ascii="Garamond" w:hAnsi="Garamond"/>
            <w:color w:val="000000" w:themeColor="text1"/>
          </w:rPr>
          <w:delText>the fact that we found</w:delText>
        </w:r>
      </w:del>
      <w:ins w:id="1238" w:author="Michael Jennions" w:date="2020-09-22T11:21:00Z">
        <w:r w:rsidR="00DC279B">
          <w:rPr>
            <w:rFonts w:ascii="Garamond" w:hAnsi="Garamond"/>
            <w:color w:val="000000" w:themeColor="text1"/>
          </w:rPr>
          <w:t>a lack of</w:t>
        </w:r>
      </w:ins>
      <w:r w:rsidRPr="007E3B63">
        <w:rPr>
          <w:rFonts w:ascii="Garamond" w:hAnsi="Garamond"/>
          <w:color w:val="000000" w:themeColor="text1"/>
        </w:rPr>
        <w:t xml:space="preserve"> </w:t>
      </w:r>
      <w:del w:id="1239" w:author="Michael Jennions" w:date="2020-09-22T11:21:00Z">
        <w:r w:rsidRPr="007E3B63" w:rsidDel="00DC279B">
          <w:rPr>
            <w:rFonts w:ascii="Garamond" w:hAnsi="Garamond"/>
            <w:color w:val="000000" w:themeColor="text1"/>
          </w:rPr>
          <w:delText xml:space="preserve">no </w:delText>
        </w:r>
      </w:del>
      <w:r w:rsidRPr="007E3B63">
        <w:rPr>
          <w:rFonts w:ascii="Garamond" w:hAnsi="Garamond"/>
          <w:color w:val="000000" w:themeColor="text1"/>
        </w:rPr>
        <w:t xml:space="preserve">evidence for </w:t>
      </w:r>
      <w:del w:id="1240" w:author="Michael Jennions" w:date="2020-09-22T11:21:00Z">
        <w:r w:rsidRPr="007E3B63" w:rsidDel="00DC279B">
          <w:rPr>
            <w:rFonts w:ascii="Garamond" w:hAnsi="Garamond"/>
            <w:color w:val="000000" w:themeColor="text1"/>
          </w:rPr>
          <w:delText xml:space="preserve">the </w:delText>
        </w:r>
      </w:del>
      <w:r w:rsidRPr="007E3B63">
        <w:rPr>
          <w:rFonts w:ascii="Garamond" w:hAnsi="Garamond"/>
          <w:color w:val="000000" w:themeColor="text1"/>
        </w:rPr>
        <w:t xml:space="preserve">greater male variability </w:t>
      </w:r>
      <w:del w:id="1241" w:author="Michael Jennions" w:date="2020-09-22T11:21:00Z">
        <w:r w:rsidRPr="007E3B63" w:rsidDel="00DC279B">
          <w:rPr>
            <w:rFonts w:ascii="Garamond" w:hAnsi="Garamond"/>
            <w:color w:val="000000" w:themeColor="text1"/>
          </w:rPr>
          <w:delText xml:space="preserve">hypothesis </w:delText>
        </w:r>
      </w:del>
      <w:r w:rsidRPr="007E3B63">
        <w:rPr>
          <w:rFonts w:ascii="Garamond" w:hAnsi="Garamond"/>
          <w:color w:val="000000" w:themeColor="text1"/>
        </w:rPr>
        <w:t xml:space="preserve">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666FAC">
        <w:rPr>
          <w:rFonts w:ascii="Garamond" w:hAnsi="Garamond"/>
          <w:color w:val="000000" w:themeColor="text1"/>
        </w:rPr>
        <w:fldChar w:fldCharType="begin" w:fldLock="1"/>
      </w:r>
      <w:r w:rsidR="00E018BE">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00666FAC">
        <w:rPr>
          <w:rFonts w:ascii="Garamond" w:hAnsi="Garamond"/>
          <w:color w:val="000000" w:themeColor="text1"/>
        </w:rPr>
        <w:fldChar w:fldCharType="separate"/>
      </w:r>
      <w:r w:rsidR="00666FAC" w:rsidRPr="00666FAC">
        <w:rPr>
          <w:rFonts w:ascii="Garamond" w:hAnsi="Garamond"/>
          <w:noProof/>
          <w:color w:val="000000" w:themeColor="text1"/>
        </w:rPr>
        <w:t>(Snell &amp; Turner 2018)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sex-specific variability in behaviour</w:t>
      </w:r>
      <w:ins w:id="1242" w:author="Michael Jennions" w:date="2020-09-22T11:22:00Z">
        <w:r w:rsidR="00DC279B">
          <w:rPr>
            <w:rFonts w:ascii="Garamond" w:hAnsi="Garamond"/>
            <w:color w:val="000000" w:themeColor="text1"/>
          </w:rPr>
          <w:t xml:space="preserve"> </w:t>
        </w:r>
      </w:ins>
      <w:del w:id="1243" w:author="Michael Jennions" w:date="2020-09-22T11:22:00Z">
        <w:r w:rsidR="00F102AB" w:rsidRPr="007E3B63" w:rsidDel="00DC279B">
          <w:rPr>
            <w:rFonts w:ascii="Garamond" w:hAnsi="Garamond"/>
            <w:color w:val="000000" w:themeColor="text1"/>
          </w:rPr>
          <w:delText xml:space="preserve">al traits </w:delText>
        </w:r>
      </w:del>
      <w:r w:rsidR="00F102AB" w:rsidRPr="007E3B63">
        <w:rPr>
          <w:rFonts w:ascii="Garamond" w:hAnsi="Garamond"/>
          <w:color w:val="000000" w:themeColor="text1"/>
        </w:rPr>
        <w:t>in primates</w:t>
      </w:r>
      <w:del w:id="1244" w:author="Michael Jennions" w:date="2020-09-22T11:22:00Z">
        <w:r w:rsidR="00B92ED8" w:rsidRPr="007E3B63" w:rsidDel="00DC279B">
          <w:rPr>
            <w:rFonts w:ascii="Garamond" w:hAnsi="Garamond"/>
            <w:color w:val="000000" w:themeColor="text1"/>
          </w:rPr>
          <w:delText>,</w:delText>
        </w:r>
        <w:r w:rsidR="00F102AB" w:rsidRPr="007E3B63" w:rsidDel="00DC279B">
          <w:rPr>
            <w:rFonts w:ascii="Garamond" w:hAnsi="Garamond"/>
            <w:color w:val="000000" w:themeColor="text1"/>
          </w:rPr>
          <w:delText xml:space="preserve"> or even just the Hominidae</w:delText>
        </w:r>
      </w:del>
      <w:r w:rsidR="00F102AB" w:rsidRPr="007E3B63">
        <w:rPr>
          <w:rFonts w:ascii="Garamond" w:hAnsi="Garamond"/>
          <w:color w:val="000000" w:themeColor="text1"/>
        </w:rPr>
        <w:t xml:space="preserve">. </w:t>
      </w:r>
      <w:r w:rsidR="00085555" w:rsidRPr="007E3B63">
        <w:rPr>
          <w:rFonts w:ascii="Garamond" w:hAnsi="Garamond"/>
          <w:color w:val="000000" w:themeColor="text1"/>
        </w:rPr>
        <w:t xml:space="preserve">Nonetheless, our findings </w:t>
      </w:r>
      <w:del w:id="1245" w:author="Michael Jennions" w:date="2020-09-22T11:22:00Z">
        <w:r w:rsidR="00085555" w:rsidRPr="007E3B63" w:rsidDel="00DC279B">
          <w:rPr>
            <w:rFonts w:ascii="Garamond" w:hAnsi="Garamond"/>
            <w:color w:val="000000" w:themeColor="text1"/>
          </w:rPr>
          <w:delText xml:space="preserve">in </w:delText>
        </w:r>
      </w:del>
      <w:ins w:id="1246" w:author="Michael Jennions" w:date="2020-09-22T11:22:00Z">
        <w:r w:rsidR="00DC279B">
          <w:rPr>
            <w:rFonts w:ascii="Garamond" w:hAnsi="Garamond"/>
            <w:color w:val="000000" w:themeColor="text1"/>
          </w:rPr>
          <w:t>for</w:t>
        </w:r>
        <w:r w:rsidR="00DC279B" w:rsidRPr="007E3B63">
          <w:rPr>
            <w:rFonts w:ascii="Garamond" w:hAnsi="Garamond"/>
            <w:color w:val="000000" w:themeColor="text1"/>
          </w:rPr>
          <w:t xml:space="preserve"> </w:t>
        </w:r>
      </w:ins>
      <w:r w:rsidR="00085555" w:rsidRPr="007E3B63">
        <w:rPr>
          <w:rFonts w:ascii="Garamond" w:hAnsi="Garamond"/>
          <w:color w:val="000000" w:themeColor="text1"/>
        </w:rPr>
        <w:t xml:space="preserve">animals, alongside </w:t>
      </w:r>
      <w:del w:id="1247" w:author="Michael Jennions" w:date="2020-09-22T11:22:00Z">
        <w:r w:rsidR="00085555" w:rsidRPr="007E3B63" w:rsidDel="00DC279B">
          <w:rPr>
            <w:rFonts w:ascii="Garamond" w:hAnsi="Garamond"/>
            <w:color w:val="000000" w:themeColor="text1"/>
          </w:rPr>
          <w:delText xml:space="preserve">rather </w:delText>
        </w:r>
      </w:del>
      <w:ins w:id="1248" w:author="Michael Jennions" w:date="2020-09-22T11:22:00Z">
        <w:r w:rsidR="00DC279B">
          <w:rPr>
            <w:rFonts w:ascii="Garamond" w:hAnsi="Garamond"/>
            <w:color w:val="000000" w:themeColor="text1"/>
          </w:rPr>
          <w:t>the</w:t>
        </w:r>
        <w:r w:rsidR="00DC279B" w:rsidRPr="007E3B63">
          <w:rPr>
            <w:rFonts w:ascii="Garamond" w:hAnsi="Garamond"/>
            <w:color w:val="000000" w:themeColor="text1"/>
          </w:rPr>
          <w:t xml:space="preserve"> </w:t>
        </w:r>
      </w:ins>
      <w:r w:rsidR="00085555" w:rsidRPr="007E3B63">
        <w:rPr>
          <w:rFonts w:ascii="Garamond" w:hAnsi="Garamond"/>
          <w:color w:val="000000" w:themeColor="text1"/>
        </w:rPr>
        <w:t xml:space="preserve">weak evidence for greater male variability in </w:t>
      </w:r>
      <w:del w:id="1249" w:author="Michael Jennions" w:date="2020-09-22T11:22:00Z">
        <w:r w:rsidR="00B92ED8" w:rsidRPr="007E3B63" w:rsidDel="00DC279B">
          <w:rPr>
            <w:rFonts w:ascii="Garamond" w:hAnsi="Garamond"/>
            <w:color w:val="000000" w:themeColor="text1"/>
          </w:rPr>
          <w:delText xml:space="preserve">a suite of </w:delText>
        </w:r>
      </w:del>
      <w:r w:rsidR="00085555" w:rsidRPr="007E3B63">
        <w:rPr>
          <w:rFonts w:ascii="Garamond" w:hAnsi="Garamond"/>
          <w:color w:val="000000" w:themeColor="text1"/>
        </w:rPr>
        <w:t xml:space="preserve">other traits </w:t>
      </w:r>
      <w:r w:rsidR="00CF485F">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note":"heterogametic = the sex with two different sex chromosomes (ie. males in mammals and females in birds)\n\nmeta-analysis for sex-specific variance in body size\n\nfound that the literature does provide support for the sex-chromosome hypothesis for sex differential variation in phenotypes\n\nThe Y-chromosome in mammals is much smaller than the X-chromosome, and mostly carries genes for male sex-dtermining characteristics. For females, the characteristics that are influenced by genes carried by the X-chromosome will be influenced by two parental copies, whereas males only have the one X-chromosome copy to influence traits.\n\nWhen we consider things in more detail, a polymorphic sex chromosome-linked locus will contribute twice as much to trait variance in the heterogametic sex as it will to the variance in the homogametic sex (Lynch &amp;amp; Walsh 1998). Additionally, the contribution of the sex chromosome to trait variance should therefore depend on its relative size within the genome, with trait variance differences between the sexes being more pronounced in species with large sex chromosomes. Sexual dimorphism is often a consequence of segregated sex chromosomes, as it is a means for maintaining genetic variation, so sexual dimorphism can also be considered an indicator of variability between the sexes.","page":"3662-3668","title":"The variability is in the sex chromosomes","type":"article-journal","volume":"67"},"uris":["http://www.mendeley.com/documents/?uuid=0fd37ab5-22e0-45d8-afd1-e49a5fc0fa83"]},{"id":"ITEM-2","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-2","issued":{"date-parts":[["2020"]]},"page":"1-20","title":"Sex and Power: sexual dimorphism in trait variability and its eco-evolutionary and statistical implications","type":"article-journal"},"uris":["http://www.mendeley.com/documents/?uuid=1b45b16e-19b2-42fc-a846-86558471d391"]},{"id":"ITEM-3","itemData":{"DOI":"10.1007/s00265-018-2534-2","ISBN":"0340-5443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Sociobiology","id":"ITEM-3","issue":"8","issued":{"date-parts":[["2018"]]},"note":"overall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meta-analysis","type":"article-journal","volume":"72"},"uris":["http://www.mendeley.com/documents/?uuid=8e6ed607-34d2-4ce8-964c-b5e4172b1ca5"]}],"mendeley":{"formattedCitation":"(Reinhold &amp; Engqvist 2013b; Tarka &lt;i&gt;et al.&lt;/i&gt; 2018b; Zajitschek &lt;i&gt;et al.&lt;/i&gt; 2020)","manualFormatting":"(Reinhold &amp; Engqvist 2013; Tarka et al. 2018; Zajitschek et al. 2020)","plainTextFormattedCitation":"(Reinhold &amp; Engqvist 2013b; Tarka et al. 2018b; Zajitschek et al. 2020)","previouslyFormattedCitation":"(Reinhold &amp; Engqvist 2013b; Tarka &lt;i&gt;et al.&lt;/i&gt; 2018b; Zajitschek &lt;i&gt;et al.&lt;/i&gt; 2020)"},"properties":{"noteIndex":0},"schema":"https://github.com/citation-style-language/schema/raw/master/csl-citation.json"}</w:instrText>
      </w:r>
      <w:r w:rsidR="00CF485F">
        <w:rPr>
          <w:rFonts w:ascii="Garamond" w:hAnsi="Garamond"/>
          <w:color w:val="000000" w:themeColor="text1"/>
        </w:rPr>
        <w:fldChar w:fldCharType="separate"/>
      </w:r>
      <w:r w:rsidR="00CF485F" w:rsidRPr="00CF485F">
        <w:rPr>
          <w:rFonts w:ascii="Garamond" w:hAnsi="Garamond"/>
          <w:noProof/>
          <w:color w:val="000000" w:themeColor="text1"/>
        </w:rPr>
        <w:t xml:space="preserve">(Reinhold &amp; Engqvist 2013; Tarka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2018; Zajitschek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2020)</w:t>
      </w:r>
      <w:r w:rsidR="00CF485F">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del w:id="1250" w:author="Michael Jennions" w:date="2020-09-22T11:23:00Z">
        <w:r w:rsidR="00AC2B93" w:rsidRPr="007E3B63" w:rsidDel="00DC279B">
          <w:rPr>
            <w:rFonts w:ascii="Garamond" w:hAnsi="Garamond"/>
            <w:color w:val="000000" w:themeColor="text1"/>
          </w:rPr>
          <w:delText xml:space="preserve">and </w:delText>
        </w:r>
        <w:r w:rsidR="00B92ED8" w:rsidRPr="007E3B63" w:rsidDel="00DC279B">
          <w:rPr>
            <w:rFonts w:ascii="Garamond" w:hAnsi="Garamond"/>
            <w:color w:val="000000" w:themeColor="text1"/>
          </w:rPr>
          <w:delText>result in</w:delText>
        </w:r>
      </w:del>
      <w:ins w:id="1251" w:author="Michael Jennions" w:date="2020-09-22T11:23:00Z">
        <w:r w:rsidR="00DC279B">
          <w:rPr>
            <w:rFonts w:ascii="Garamond" w:hAnsi="Garamond"/>
            <w:color w:val="000000" w:themeColor="text1"/>
          </w:rPr>
          <w:t>yielding</w:t>
        </w:r>
      </w:ins>
      <w:r w:rsidR="00B92ED8" w:rsidRPr="007E3B63">
        <w:rPr>
          <w:rFonts w:ascii="Garamond" w:hAnsi="Garamond"/>
          <w:color w:val="000000" w:themeColor="text1"/>
        </w:rPr>
        <w:t xml:space="preserve"> greater </w:t>
      </w:r>
      <w:ins w:id="1252" w:author="Michael Jennions" w:date="2020-09-22T11:23:00Z">
        <w:r w:rsidR="00DC279B" w:rsidRPr="007E3B63">
          <w:rPr>
            <w:rFonts w:ascii="Garamond" w:hAnsi="Garamond"/>
            <w:color w:val="000000" w:themeColor="text1"/>
          </w:rPr>
          <w:t>behaviour</w:t>
        </w:r>
        <w:r w:rsidR="00DC279B">
          <w:rPr>
            <w:rFonts w:ascii="Garamond" w:hAnsi="Garamond"/>
            <w:color w:val="000000" w:themeColor="text1"/>
          </w:rPr>
          <w:t>al</w:t>
        </w:r>
        <w:r w:rsidR="00DC279B" w:rsidRPr="007E3B63">
          <w:rPr>
            <w:rFonts w:ascii="Garamond" w:hAnsi="Garamond"/>
            <w:color w:val="000000" w:themeColor="text1"/>
          </w:rPr>
          <w:t xml:space="preserve"> </w:t>
        </w:r>
      </w:ins>
      <w:r w:rsidR="00B92ED8" w:rsidRPr="007E3B63">
        <w:rPr>
          <w:rFonts w:ascii="Garamond" w:hAnsi="Garamond"/>
          <w:color w:val="000000" w:themeColor="text1"/>
        </w:rPr>
        <w:t xml:space="preserve">variability in </w:t>
      </w:r>
      <w:del w:id="1253" w:author="Michael Jennions" w:date="2020-09-22T11:23:00Z">
        <w:r w:rsidR="00B92ED8" w:rsidRPr="007E3B63" w:rsidDel="00DC279B">
          <w:rPr>
            <w:rFonts w:ascii="Garamond" w:hAnsi="Garamond"/>
            <w:color w:val="000000" w:themeColor="text1"/>
          </w:rPr>
          <w:delText xml:space="preserve">behaviour among </w:delText>
        </w:r>
      </w:del>
      <w:r w:rsidR="00B92ED8" w:rsidRPr="007E3B63">
        <w:rPr>
          <w:rFonts w:ascii="Garamond" w:hAnsi="Garamond"/>
          <w:color w:val="000000" w:themeColor="text1"/>
        </w:rPr>
        <w:t xml:space="preserve">men than </w:t>
      </w:r>
      <w:r w:rsidR="00B92ED8" w:rsidRPr="001E26AB">
        <w:rPr>
          <w:rFonts w:ascii="Garamond" w:hAnsi="Garamond"/>
          <w:color w:val="000000" w:themeColor="text1"/>
        </w:rPr>
        <w:t xml:space="preserve">women </w:t>
      </w:r>
      <w:r w:rsidR="005D3031" w:rsidRPr="001E26AB">
        <w:rPr>
          <w:rFonts w:ascii="Garamond" w:hAnsi="Garamond"/>
          <w:color w:val="000000" w:themeColor="text1"/>
        </w:rPr>
        <w:fldChar w:fldCharType="begin" w:fldLock="1"/>
      </w:r>
      <w:r w:rsidR="009F0343" w:rsidRPr="001E26AB">
        <w:rPr>
          <w:rFonts w:ascii="Garamond" w:hAnsi="Garamond"/>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005D3031" w:rsidRPr="001E26AB">
        <w:rPr>
          <w:rFonts w:ascii="Garamond" w:hAnsi="Garamond"/>
          <w:color w:val="000000" w:themeColor="text1"/>
        </w:rPr>
        <w:fldChar w:fldCharType="separate"/>
      </w:r>
      <w:r w:rsidR="005D3031" w:rsidRPr="001E26AB">
        <w:rPr>
          <w:rFonts w:ascii="Garamond" w:hAnsi="Garamond"/>
          <w:noProof/>
          <w:color w:val="000000" w:themeColor="text1"/>
        </w:rPr>
        <w:t xml:space="preserve">(Gray </w:t>
      </w:r>
      <w:r w:rsidR="005D3031" w:rsidRPr="001E26AB">
        <w:rPr>
          <w:rFonts w:ascii="Garamond" w:hAnsi="Garamond"/>
          <w:i/>
          <w:noProof/>
          <w:color w:val="000000" w:themeColor="text1"/>
        </w:rPr>
        <w:t>et al.</w:t>
      </w:r>
      <w:r w:rsidR="005D3031" w:rsidRPr="001E26AB">
        <w:rPr>
          <w:rFonts w:ascii="Garamond" w:hAnsi="Garamond"/>
          <w:noProof/>
          <w:color w:val="000000" w:themeColor="text1"/>
        </w:rPr>
        <w:t xml:space="preserve"> 2019)</w:t>
      </w:r>
      <w:r w:rsidR="005D3031" w:rsidRPr="001E26AB">
        <w:rPr>
          <w:rFonts w:ascii="Garamond" w:hAnsi="Garamond"/>
          <w:color w:val="000000" w:themeColor="text1"/>
        </w:rPr>
        <w:fldChar w:fldCharType="end"/>
      </w:r>
      <w:r w:rsidR="00B92ED8" w:rsidRPr="001E26AB">
        <w:rPr>
          <w:rFonts w:ascii="Garamond" w:hAnsi="Garamond"/>
          <w:color w:val="000000" w:themeColor="text1"/>
        </w:rPr>
        <w:t>.</w:t>
      </w:r>
      <w:r w:rsidR="00B92ED8" w:rsidRPr="007E3B63">
        <w:rPr>
          <w:rFonts w:ascii="Garamond" w:hAnsi="Garamond"/>
          <w:color w:val="000000" w:themeColor="text1"/>
        </w:rPr>
        <w:t xml:space="preserve"> </w:t>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4F3E13BF" w:rsidR="00DA2BB5" w:rsidRPr="00C62D9C" w:rsidRDefault="00DA2BB5" w:rsidP="00DA2BB5">
      <w:pPr>
        <w:rPr>
          <w:rFonts w:ascii="Garamond" w:hAnsi="Garamond"/>
        </w:rPr>
      </w:pPr>
      <w:commentRangeStart w:id="1254"/>
      <w:commentRangeStart w:id="1255"/>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commentRangeEnd w:id="1254"/>
      <w:r w:rsidR="000C1902">
        <w:rPr>
          <w:rStyle w:val="CommentReference"/>
        </w:rPr>
        <w:commentReference w:id="1254"/>
      </w:r>
      <w:commentRangeEnd w:id="1255"/>
      <w:r w:rsidR="00A04139">
        <w:rPr>
          <w:rStyle w:val="CommentReference"/>
        </w:rPr>
        <w:commentReference w:id="1255"/>
      </w:r>
      <w:r w:rsidR="00733A60">
        <w:rPr>
          <w:rFonts w:ascii="Garamond" w:hAnsi="Garamond"/>
          <w:i/>
          <w:iCs/>
        </w:rPr>
        <w:t xml:space="preserve"> </w:t>
      </w:r>
    </w:p>
    <w:p w14:paraId="350499F9" w14:textId="77777777" w:rsidR="00DA2BB5" w:rsidRDefault="00DA2BB5" w:rsidP="00DA2BB5">
      <w:pPr>
        <w:rPr>
          <w:rFonts w:ascii="Garamond" w:hAnsi="Garamond"/>
        </w:rPr>
      </w:pPr>
    </w:p>
    <w:p w14:paraId="0C93B7F5" w14:textId="4887960F" w:rsidR="00DA2BB5" w:rsidRDefault="00A04139" w:rsidP="00B85080">
      <w:pPr>
        <w:ind w:firstLine="720"/>
        <w:contextualSpacing/>
        <w:rPr>
          <w:rFonts w:ascii="Garamond" w:hAnsi="Garamond"/>
        </w:rPr>
      </w:pPr>
      <w:r>
        <w:rPr>
          <w:rFonts w:ascii="Garamond" w:hAnsi="Garamond"/>
        </w:rPr>
        <w:t xml:space="preserve">This </w:t>
      </w:r>
      <w:r w:rsidR="008F42B6">
        <w:rPr>
          <w:rFonts w:ascii="Garamond" w:hAnsi="Garamond"/>
        </w:rPr>
        <w:t>meta-analysis</w:t>
      </w:r>
      <w:r>
        <w:rPr>
          <w:rFonts w:ascii="Garamond" w:hAnsi="Garamond"/>
        </w:rPr>
        <w:t xml:space="preserve"> </w:t>
      </w:r>
      <w:del w:id="1256" w:author="Michael Jennions" w:date="2020-09-22T11:23:00Z">
        <w:r w:rsidDel="007671E6">
          <w:rPr>
            <w:rFonts w:ascii="Garamond" w:hAnsi="Garamond"/>
          </w:rPr>
          <w:delText>has been</w:delText>
        </w:r>
      </w:del>
      <w:ins w:id="1257" w:author="Michael Jennions" w:date="2020-09-22T11:23:00Z">
        <w:r w:rsidR="007671E6">
          <w:rPr>
            <w:rFonts w:ascii="Garamond" w:hAnsi="Garamond"/>
          </w:rPr>
          <w:t>was</w:t>
        </w:r>
      </w:ins>
      <w:r>
        <w:rPr>
          <w:rFonts w:ascii="Garamond" w:hAnsi="Garamond"/>
        </w:rPr>
        <w:t xml:space="preserve"> pre-registered with the O</w:t>
      </w:r>
      <w:r w:rsidR="00C62D9C">
        <w:rPr>
          <w:rFonts w:ascii="Garamond" w:hAnsi="Garamond"/>
        </w:rPr>
        <w:t xml:space="preserve">pen </w:t>
      </w:r>
      <w:r>
        <w:rPr>
          <w:rFonts w:ascii="Garamond" w:hAnsi="Garamond"/>
        </w:rPr>
        <w:t>S</w:t>
      </w:r>
      <w:r w:rsidR="00C62D9C">
        <w:rPr>
          <w:rFonts w:ascii="Garamond" w:hAnsi="Garamond"/>
        </w:rPr>
        <w:t xml:space="preserve">cience </w:t>
      </w:r>
      <w:r>
        <w:rPr>
          <w:rFonts w:ascii="Garamond" w:hAnsi="Garamond"/>
        </w:rPr>
        <w:t>F</w:t>
      </w:r>
      <w:r w:rsidR="00C62D9C">
        <w:rPr>
          <w:rFonts w:ascii="Garamond" w:hAnsi="Garamond"/>
        </w:rPr>
        <w:t>oundation</w:t>
      </w:r>
      <w:r>
        <w:rPr>
          <w:rFonts w:ascii="Garamond" w:hAnsi="Garamond"/>
        </w:rPr>
        <w:t xml:space="preserve"> (OSF; study details available at</w:t>
      </w:r>
      <w:r w:rsidR="00B85080">
        <w:rPr>
          <w:rFonts w:ascii="Garamond" w:hAnsi="Garamond"/>
        </w:rPr>
        <w:t>:</w:t>
      </w:r>
      <w:r>
        <w:rPr>
          <w:rFonts w:ascii="Garamond" w:hAnsi="Garamond"/>
        </w:rPr>
        <w:t xml:space="preserve"> </w:t>
      </w:r>
      <w:hyperlink r:id="rId10" w:history="1">
        <w:r w:rsidR="00B85080" w:rsidRPr="00B85080">
          <w:rPr>
            <w:rStyle w:val="Hyperlink"/>
            <w:rFonts w:ascii="Garamond" w:hAnsi="Garamond"/>
            <w:color w:val="000000" w:themeColor="text1"/>
          </w:rPr>
          <w:t>https://osf.io/bwjyt/</w:t>
        </w:r>
      </w:hyperlink>
      <w:r>
        <w:rPr>
          <w:rFonts w:ascii="Garamond" w:hAnsi="Garamond"/>
        </w:rPr>
        <w:t>).</w:t>
      </w:r>
      <w:r w:rsidR="00B85080">
        <w:rPr>
          <w:rFonts w:ascii="Garamond" w:hAnsi="Garamond"/>
        </w:rPr>
        <w:t xml:space="preserve"> </w:t>
      </w:r>
      <w:r w:rsidR="00DA2BB5">
        <w:rPr>
          <w:rFonts w:ascii="Garamond" w:hAnsi="Garamond"/>
        </w:rPr>
        <w:t xml:space="preserve">We conducted a systematic search of </w:t>
      </w:r>
      <w:r w:rsidR="00DA2BB5" w:rsidRPr="00407717">
        <w:rPr>
          <w:rFonts w:ascii="Garamond" w:hAnsi="Garamond"/>
        </w:rPr>
        <w:t xml:space="preserve">the literature for empirical studies </w:t>
      </w:r>
      <w:r w:rsidR="00DA2BB5">
        <w:rPr>
          <w:rFonts w:ascii="Garamond" w:hAnsi="Garamond"/>
        </w:rPr>
        <w:t>of animals that quantify</w:t>
      </w:r>
      <w:r w:rsidR="00DA2BB5" w:rsidRPr="00407717">
        <w:rPr>
          <w:rFonts w:ascii="Garamond" w:hAnsi="Garamond"/>
        </w:rPr>
        <w:t xml:space="preserve"> personality traits</w:t>
      </w:r>
      <w:r w:rsidR="00DA2BB5">
        <w:rPr>
          <w:rFonts w:ascii="Garamond" w:hAnsi="Garamond"/>
        </w:rPr>
        <w:t xml:space="preserve">, which were categorised into five </w:t>
      </w:r>
      <w:r w:rsidR="00DA2BB5" w:rsidRPr="00BB22AF">
        <w:rPr>
          <w:rFonts w:ascii="Garamond" w:hAnsi="Garamond"/>
        </w:rPr>
        <w:t>types</w:t>
      </w:r>
      <w:r w:rsidR="00DA2BB5">
        <w:rPr>
          <w:rFonts w:ascii="Garamond" w:hAnsi="Garamond"/>
        </w:rPr>
        <w:t>:</w:t>
      </w:r>
      <w:r w:rsidR="00DA2BB5" w:rsidRPr="00BB22AF">
        <w:rPr>
          <w:rFonts w:ascii="Garamond" w:hAnsi="Garamond"/>
        </w:rPr>
        <w:t xml:space="preserve"> </w:t>
      </w:r>
      <w:r w:rsidR="00DA2BB5">
        <w:rPr>
          <w:rFonts w:ascii="Garamond" w:hAnsi="Garamond"/>
        </w:rPr>
        <w:t>‘b</w:t>
      </w:r>
      <w:r w:rsidR="00DA2BB5" w:rsidRPr="00BB22AF">
        <w:rPr>
          <w:rFonts w:ascii="Garamond" w:hAnsi="Garamond"/>
        </w:rPr>
        <w:t>oldness</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ggression</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ctivity</w:t>
      </w:r>
      <w:r w:rsidR="00DA2BB5">
        <w:rPr>
          <w:rFonts w:ascii="Garamond" w:hAnsi="Garamond"/>
        </w:rPr>
        <w:t>’</w:t>
      </w:r>
      <w:r w:rsidR="00DA2BB5" w:rsidRPr="00BB22AF">
        <w:rPr>
          <w:rFonts w:ascii="Garamond" w:hAnsi="Garamond"/>
        </w:rPr>
        <w:t xml:space="preserve">, </w:t>
      </w:r>
      <w:r w:rsidR="00DA2BB5">
        <w:rPr>
          <w:rFonts w:ascii="Garamond" w:hAnsi="Garamond"/>
        </w:rPr>
        <w:t>‘s</w:t>
      </w:r>
      <w:r w:rsidR="00DA2BB5" w:rsidRPr="00BB22AF">
        <w:rPr>
          <w:rFonts w:ascii="Garamond" w:hAnsi="Garamond"/>
        </w:rPr>
        <w:t>ociality</w:t>
      </w:r>
      <w:r w:rsidR="00DA2BB5">
        <w:rPr>
          <w:rFonts w:ascii="Garamond" w:hAnsi="Garamond"/>
        </w:rPr>
        <w:t>’</w:t>
      </w:r>
      <w:r w:rsidR="00DA2BB5" w:rsidRPr="00BB22AF">
        <w:rPr>
          <w:rFonts w:ascii="Garamond" w:hAnsi="Garamond"/>
        </w:rPr>
        <w:t xml:space="preserve"> and </w:t>
      </w:r>
      <w:r w:rsidR="00DA2BB5">
        <w:rPr>
          <w:rFonts w:ascii="Garamond" w:hAnsi="Garamond"/>
        </w:rPr>
        <w:t>‘e</w:t>
      </w:r>
      <w:r w:rsidR="00DA2BB5" w:rsidRPr="00BB22AF">
        <w:rPr>
          <w:rFonts w:ascii="Garamond" w:hAnsi="Garamond"/>
        </w:rPr>
        <w:t>xploration</w:t>
      </w:r>
      <w:r w:rsidR="00DA2BB5">
        <w:rPr>
          <w:rFonts w:ascii="Garamond" w:hAnsi="Garamond"/>
        </w:rPr>
        <w:t>’ (</w:t>
      </w:r>
      <w:r w:rsidR="00DA2BB5" w:rsidRPr="00BB3A1D">
        <w:rPr>
          <w:rFonts w:ascii="Garamond" w:hAnsi="Garamond"/>
          <w:noProof/>
        </w:rPr>
        <w:t xml:space="preserve">Sih </w:t>
      </w:r>
      <w:r w:rsidR="00DA2BB5" w:rsidRPr="00BB3A1D">
        <w:rPr>
          <w:rFonts w:ascii="Garamond" w:hAnsi="Garamond"/>
          <w:i/>
          <w:noProof/>
        </w:rPr>
        <w:t>et al.</w:t>
      </w:r>
      <w:r w:rsidR="00DA2BB5" w:rsidRPr="00BB3A1D">
        <w:rPr>
          <w:rFonts w:ascii="Garamond" w:hAnsi="Garamond"/>
          <w:noProof/>
        </w:rPr>
        <w:t xml:space="preserve"> 2004; Réale </w:t>
      </w:r>
      <w:r w:rsidR="00DA2BB5" w:rsidRPr="00BB3A1D">
        <w:rPr>
          <w:rFonts w:ascii="Garamond" w:hAnsi="Garamond"/>
          <w:i/>
          <w:noProof/>
        </w:rPr>
        <w:t>et al.</w:t>
      </w:r>
      <w:r w:rsidR="00DA2BB5" w:rsidRPr="00BB3A1D">
        <w:rPr>
          <w:rFonts w:ascii="Garamond" w:hAnsi="Garamond"/>
          <w:noProof/>
        </w:rPr>
        <w:t xml:space="preserve"> 2007</w:t>
      </w:r>
      <w:r w:rsidR="00DA2BB5">
        <w:rPr>
          <w:rFonts w:ascii="Garamond" w:hAnsi="Garamond"/>
        </w:rPr>
        <w:t xml:space="preserve">). We ran </w:t>
      </w:r>
      <w:r w:rsidR="00DA2BB5" w:rsidRPr="00AC6EE2">
        <w:rPr>
          <w:rFonts w:ascii="Garamond" w:hAnsi="Garamond"/>
        </w:rPr>
        <w:t>primary and secondary keyword search</w:t>
      </w:r>
      <w:r w:rsidR="00DA2BB5">
        <w:rPr>
          <w:rFonts w:ascii="Garamond" w:hAnsi="Garamond"/>
        </w:rPr>
        <w:t>es using the search strings shown in Supplementary Table S</w:t>
      </w:r>
      <w:r w:rsidR="00733A60">
        <w:rPr>
          <w:rFonts w:ascii="Garamond" w:hAnsi="Garamond"/>
        </w:rPr>
        <w:t>2</w:t>
      </w:r>
      <w:r w:rsidR="004803F1">
        <w:rPr>
          <w:rFonts w:ascii="Garamond" w:hAnsi="Garamond"/>
        </w:rPr>
        <w:t>5</w:t>
      </w:r>
      <w:r w:rsidR="00DA2BB5">
        <w:rPr>
          <w:rFonts w:ascii="Garamond" w:hAnsi="Garamond"/>
        </w:rPr>
        <w:t>.</w:t>
      </w:r>
      <w:r w:rsidR="00DA2BB5" w:rsidRPr="00537DAA">
        <w:rPr>
          <w:rFonts w:ascii="Garamond" w:hAnsi="Garamond"/>
        </w:rPr>
        <w:t xml:space="preserve"> </w:t>
      </w:r>
      <w:r w:rsidR="00DA2BB5">
        <w:rPr>
          <w:rFonts w:ascii="Garamond" w:hAnsi="Garamond"/>
        </w:rPr>
        <w:t xml:space="preserve">In the primary searches we looked for behavioural measures commonly used by those studying animal personality to quantify each of the five personality types, such as ‘hiding time’ as an index of boldness or ‘distance moved’ as an index of exploration (see </w:t>
      </w:r>
      <w:r w:rsidR="00DA2BB5">
        <w:rPr>
          <w:rFonts w:ascii="Garamond" w:hAnsi="Garamond"/>
        </w:rPr>
        <w:fldChar w:fldCharType="begin" w:fldLock="1"/>
      </w:r>
      <w:r w:rsidR="00DA2BB5">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DA2BB5">
        <w:rPr>
          <w:rFonts w:ascii="Garamond" w:hAnsi="Garamond"/>
        </w:rPr>
        <w:fldChar w:fldCharType="separate"/>
      </w:r>
      <w:r w:rsidR="00DA2BB5" w:rsidRPr="004923C5">
        <w:rPr>
          <w:rFonts w:ascii="Garamond" w:hAnsi="Garamond"/>
          <w:noProof/>
        </w:rPr>
        <w:t xml:space="preserve">Sih </w:t>
      </w:r>
      <w:r w:rsidR="00DA2BB5" w:rsidRPr="004923C5">
        <w:rPr>
          <w:rFonts w:ascii="Garamond" w:hAnsi="Garamond"/>
          <w:i/>
          <w:noProof/>
        </w:rPr>
        <w:t>et al.</w:t>
      </w:r>
      <w:r w:rsidR="00DA2BB5" w:rsidRPr="004923C5">
        <w:rPr>
          <w:rFonts w:ascii="Garamond" w:hAnsi="Garamond"/>
          <w:noProof/>
        </w:rPr>
        <w:t xml:space="preserve"> 2004; Réale </w:t>
      </w:r>
      <w:r w:rsidR="00DA2BB5" w:rsidRPr="004923C5">
        <w:rPr>
          <w:rFonts w:ascii="Garamond" w:hAnsi="Garamond"/>
          <w:i/>
          <w:noProof/>
        </w:rPr>
        <w:t>et al.</w:t>
      </w:r>
      <w:r w:rsidR="00DA2BB5" w:rsidRPr="004923C5">
        <w:rPr>
          <w:rFonts w:ascii="Garamond" w:hAnsi="Garamond"/>
          <w:noProof/>
        </w:rPr>
        <w:t xml:space="preserve"> 2007)</w:t>
      </w:r>
      <w:r w:rsidR="00DA2BB5">
        <w:rPr>
          <w:rFonts w:ascii="Garamond" w:hAnsi="Garamond"/>
        </w:rPr>
        <w:fldChar w:fldCharType="end"/>
      </w:r>
      <w:r w:rsidR="00DA2BB5">
        <w:rPr>
          <w:rFonts w:ascii="Garamond" w:hAnsi="Garamond"/>
        </w:rPr>
        <w:t>. Our secondary searches were designed to locate studies of ‘personality-like’ behaviours that were alternate measures of activity, aggression, boldness, exploration or sociality.</w:t>
      </w:r>
      <w:r w:rsidR="00DA2BB5" w:rsidRPr="00537DAA">
        <w:rPr>
          <w:rFonts w:ascii="Garamond" w:hAnsi="Garamond"/>
        </w:rPr>
        <w:t xml:space="preserve"> </w:t>
      </w:r>
      <w:r w:rsidR="00DA2BB5">
        <w:rPr>
          <w:rFonts w:ascii="Garamond" w:hAnsi="Garamond"/>
        </w:rPr>
        <w:t>We then conducted additional forward citation searches to include</w:t>
      </w:r>
      <w:r w:rsidR="00DA2BB5" w:rsidRPr="00AC6EE2">
        <w:rPr>
          <w:rFonts w:ascii="Garamond" w:hAnsi="Garamond"/>
        </w:rPr>
        <w:t xml:space="preserve"> </w:t>
      </w:r>
      <w:r w:rsidR="00DA2BB5">
        <w:rPr>
          <w:rFonts w:ascii="Garamond" w:hAnsi="Garamond"/>
        </w:rPr>
        <w:t>all</w:t>
      </w:r>
      <w:r w:rsidR="00DA2BB5" w:rsidRPr="00AC6EE2">
        <w:rPr>
          <w:rFonts w:ascii="Garamond" w:hAnsi="Garamond"/>
        </w:rPr>
        <w:t xml:space="preserve"> </w:t>
      </w:r>
      <w:r w:rsidR="00DA2BB5">
        <w:rPr>
          <w:rFonts w:ascii="Garamond" w:hAnsi="Garamond"/>
        </w:rPr>
        <w:t>articles</w:t>
      </w:r>
      <w:r w:rsidR="00DA2BB5" w:rsidRPr="00AC6EE2">
        <w:rPr>
          <w:rFonts w:ascii="Garamond" w:hAnsi="Garamond"/>
        </w:rPr>
        <w:t xml:space="preserve"> that </w:t>
      </w:r>
      <w:r w:rsidR="00DA2BB5">
        <w:rPr>
          <w:rFonts w:ascii="Garamond" w:hAnsi="Garamond"/>
        </w:rPr>
        <w:t xml:space="preserve">had </w:t>
      </w:r>
      <w:r w:rsidR="00DA2BB5" w:rsidRPr="00AC6EE2">
        <w:rPr>
          <w:rFonts w:ascii="Garamond" w:hAnsi="Garamond"/>
        </w:rPr>
        <w:t xml:space="preserve">cited </w:t>
      </w:r>
      <w:del w:id="1258" w:author="Michael Jennions" w:date="2020-09-22T11:24:00Z">
        <w:r w:rsidR="00DA2BB5" w:rsidRPr="00AC6EE2" w:rsidDel="007671E6">
          <w:rPr>
            <w:rFonts w:ascii="Garamond" w:hAnsi="Garamond"/>
          </w:rPr>
          <w:delText xml:space="preserve">one </w:delText>
        </w:r>
      </w:del>
      <w:ins w:id="1259" w:author="Michael Jennions" w:date="2020-09-22T11:24:00Z">
        <w:r w:rsidR="007671E6">
          <w:rPr>
            <w:rFonts w:ascii="Garamond" w:hAnsi="Garamond"/>
          </w:rPr>
          <w:t>any</w:t>
        </w:r>
        <w:r w:rsidR="007671E6" w:rsidRPr="00AC6EE2">
          <w:rPr>
            <w:rFonts w:ascii="Garamond" w:hAnsi="Garamond"/>
          </w:rPr>
          <w:t xml:space="preserve"> </w:t>
        </w:r>
      </w:ins>
      <w:r w:rsidR="00DA2BB5" w:rsidRPr="00AC6EE2">
        <w:rPr>
          <w:rFonts w:ascii="Garamond" w:hAnsi="Garamond"/>
        </w:rPr>
        <w:t xml:space="preserve">of </w:t>
      </w:r>
      <w:r w:rsidR="00DA2BB5">
        <w:rPr>
          <w:rFonts w:ascii="Garamond" w:hAnsi="Garamond"/>
        </w:rPr>
        <w:t xml:space="preserve">five influential reviews of animal personality: </w:t>
      </w:r>
      <w:r w:rsidR="00DA2BB5">
        <w:rPr>
          <w:rFonts w:ascii="Garamond" w:hAnsi="Garamond"/>
        </w:rPr>
        <w:fldChar w:fldCharType="begin" w:fldLock="1"/>
      </w:r>
      <w:r w:rsidR="00DA2BB5">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DA2BB5">
        <w:rPr>
          <w:rFonts w:ascii="Garamond" w:hAnsi="Garamond"/>
        </w:rPr>
        <w:fldChar w:fldCharType="separate"/>
      </w:r>
      <w:r w:rsidR="00DA2BB5" w:rsidRPr="00BB3A1D">
        <w:rPr>
          <w:rFonts w:ascii="Garamond" w:hAnsi="Garamond"/>
          <w:noProof/>
        </w:rPr>
        <w:t xml:space="preserve">(Dall </w:t>
      </w:r>
      <w:r w:rsidR="00DA2BB5" w:rsidRPr="00BB3A1D">
        <w:rPr>
          <w:rFonts w:ascii="Garamond" w:hAnsi="Garamond"/>
          <w:i/>
          <w:noProof/>
        </w:rPr>
        <w:t>et al.</w:t>
      </w:r>
      <w:r w:rsidR="00DA2BB5" w:rsidRPr="00BB3A1D">
        <w:rPr>
          <w:rFonts w:ascii="Garamond" w:hAnsi="Garamond"/>
          <w:noProof/>
        </w:rPr>
        <w:t xml:space="preserve"> 2004; Sih </w:t>
      </w:r>
      <w:r w:rsidR="00DA2BB5" w:rsidRPr="00BB3A1D">
        <w:rPr>
          <w:rFonts w:ascii="Garamond" w:hAnsi="Garamond"/>
          <w:i/>
          <w:noProof/>
        </w:rPr>
        <w:t>et al.</w:t>
      </w:r>
      <w:r w:rsidR="00DA2BB5" w:rsidRPr="00BB3A1D">
        <w:rPr>
          <w:rFonts w:ascii="Garamond" w:hAnsi="Garamond"/>
          <w:noProof/>
        </w:rPr>
        <w:t xml:space="preserve"> 2004; Réale </w:t>
      </w:r>
      <w:r w:rsidR="00DA2BB5" w:rsidRPr="00BB3A1D">
        <w:rPr>
          <w:rFonts w:ascii="Garamond" w:hAnsi="Garamond"/>
          <w:i/>
          <w:noProof/>
        </w:rPr>
        <w:t>et al.</w:t>
      </w:r>
      <w:r w:rsidR="00DA2BB5" w:rsidRPr="00BB3A1D">
        <w:rPr>
          <w:rFonts w:ascii="Garamond" w:hAnsi="Garamond"/>
          <w:noProof/>
        </w:rPr>
        <w:t xml:space="preserve"> 2007; Schuett </w:t>
      </w:r>
      <w:r w:rsidR="00DA2BB5" w:rsidRPr="00BB3A1D">
        <w:rPr>
          <w:rFonts w:ascii="Garamond" w:hAnsi="Garamond"/>
          <w:i/>
          <w:noProof/>
        </w:rPr>
        <w:t>et al.</w:t>
      </w:r>
      <w:r w:rsidR="00DA2BB5" w:rsidRPr="00BB3A1D">
        <w:rPr>
          <w:rFonts w:ascii="Garamond" w:hAnsi="Garamond"/>
          <w:noProof/>
        </w:rPr>
        <w:t xml:space="preserve"> 2010</w:t>
      </w:r>
      <w:r w:rsidR="00DA2BB5">
        <w:rPr>
          <w:rFonts w:ascii="Garamond" w:hAnsi="Garamond"/>
          <w:noProof/>
        </w:rPr>
        <w:t>; Dingemanse &amp; Wolf 2010</w:t>
      </w:r>
      <w:r w:rsidR="00DA2BB5" w:rsidRPr="00BB3A1D">
        <w:rPr>
          <w:rFonts w:ascii="Garamond" w:hAnsi="Garamond"/>
          <w:noProof/>
        </w:rPr>
        <w:t>)</w:t>
      </w:r>
      <w:r w:rsidR="00DA2BB5">
        <w:rPr>
          <w:rFonts w:ascii="Garamond" w:hAnsi="Garamond"/>
        </w:rPr>
        <w:fldChar w:fldCharType="end"/>
      </w:r>
      <w:r w:rsidR="00DA2BB5">
        <w:rPr>
          <w:rFonts w:ascii="Garamond" w:hAnsi="Garamond"/>
        </w:rPr>
        <w:t xml:space="preserve">. In all cases we searched for studies that collected data on both males and females so that the sexes could be compared </w:t>
      </w:r>
      <w:del w:id="1260" w:author="Michael Jennions" w:date="2020-09-22T11:24:00Z">
        <w:r w:rsidR="00DA2BB5" w:rsidDel="007671E6">
          <w:rPr>
            <w:rFonts w:ascii="Garamond" w:hAnsi="Garamond"/>
          </w:rPr>
          <w:delText xml:space="preserve">in </w:delText>
        </w:r>
      </w:del>
      <w:ins w:id="1261" w:author="Michael Jennions" w:date="2020-09-22T11:24:00Z">
        <w:r w:rsidR="007671E6">
          <w:rPr>
            <w:rFonts w:ascii="Garamond" w:hAnsi="Garamond"/>
          </w:rPr>
          <w:t xml:space="preserve">for </w:t>
        </w:r>
      </w:ins>
      <w:r w:rsidR="00DA2BB5">
        <w:rPr>
          <w:rFonts w:ascii="Garamond" w:hAnsi="Garamond"/>
        </w:rPr>
        <w:t>data collected by the same researchers from the same population using equivalent methods.</w:t>
      </w:r>
      <w:r w:rsidR="00DA2BB5" w:rsidRPr="00B4557F">
        <w:rPr>
          <w:rFonts w:ascii="Garamond" w:hAnsi="Garamond"/>
        </w:rPr>
        <w:t xml:space="preserve"> </w:t>
      </w:r>
      <w:r w:rsidR="00DA2BB5">
        <w:rPr>
          <w:rFonts w:ascii="Garamond" w:hAnsi="Garamond"/>
        </w:rPr>
        <w:t>In total, we</w:t>
      </w:r>
      <w:r w:rsidR="00DA2BB5" w:rsidRPr="00AC6EE2">
        <w:rPr>
          <w:rFonts w:ascii="Garamond" w:hAnsi="Garamond"/>
        </w:rPr>
        <w:t xml:space="preserve"> collected </w:t>
      </w:r>
      <w:r w:rsidR="00DA2BB5">
        <w:rPr>
          <w:rFonts w:ascii="Garamond" w:hAnsi="Garamond"/>
        </w:rPr>
        <w:t>9,698</w:t>
      </w:r>
      <w:r w:rsidR="00DA2BB5" w:rsidRPr="00AC6EE2">
        <w:rPr>
          <w:rFonts w:ascii="Garamond" w:hAnsi="Garamond"/>
        </w:rPr>
        <w:t xml:space="preserve"> </w:t>
      </w:r>
      <w:r w:rsidR="00DA2BB5">
        <w:rPr>
          <w:rFonts w:ascii="Garamond" w:hAnsi="Garamond"/>
        </w:rPr>
        <w:t>records</w:t>
      </w:r>
      <w:r w:rsidR="00DA2BB5" w:rsidRPr="00AC6EE2">
        <w:rPr>
          <w:rFonts w:ascii="Garamond" w:hAnsi="Garamond"/>
        </w:rPr>
        <w:t xml:space="preserve"> from </w:t>
      </w:r>
      <w:r w:rsidR="00DA2BB5">
        <w:rPr>
          <w:rFonts w:ascii="Garamond" w:hAnsi="Garamond"/>
        </w:rPr>
        <w:t>the</w:t>
      </w:r>
      <w:r w:rsidR="00DA2BB5" w:rsidRPr="00AC6EE2">
        <w:rPr>
          <w:rFonts w:ascii="Garamond" w:hAnsi="Garamond"/>
        </w:rPr>
        <w:t xml:space="preserve"> </w:t>
      </w:r>
      <w:r w:rsidR="00DA2BB5" w:rsidRPr="00814634">
        <w:rPr>
          <w:rFonts w:ascii="Garamond" w:hAnsi="Garamond"/>
          <w:i/>
        </w:rPr>
        <w:t>ISI Web of Science</w:t>
      </w:r>
      <w:r w:rsidR="00DA2BB5" w:rsidRPr="00AC6EE2">
        <w:rPr>
          <w:rFonts w:ascii="Garamond" w:hAnsi="Garamond"/>
        </w:rPr>
        <w:t xml:space="preserve"> and </w:t>
      </w:r>
      <w:r w:rsidR="00DA2BB5" w:rsidRPr="00814634">
        <w:rPr>
          <w:rFonts w:ascii="Garamond" w:hAnsi="Garamond"/>
          <w:i/>
        </w:rPr>
        <w:t>SCOPUS</w:t>
      </w:r>
      <w:r w:rsidR="00DA2BB5">
        <w:rPr>
          <w:rFonts w:ascii="Garamond" w:hAnsi="Garamond"/>
        </w:rPr>
        <w:t xml:space="preserve"> </w:t>
      </w:r>
      <w:r w:rsidR="00DA2BB5" w:rsidRPr="00AC6EE2">
        <w:rPr>
          <w:rFonts w:ascii="Garamond" w:hAnsi="Garamond"/>
        </w:rPr>
        <w:t>databases</w:t>
      </w:r>
      <w:r w:rsidR="00DA2BB5">
        <w:rPr>
          <w:rFonts w:ascii="Garamond" w:hAnsi="Garamond"/>
        </w:rPr>
        <w:t xml:space="preserve"> on 11 December 2018.</w:t>
      </w:r>
      <w:r w:rsidR="00DA2BB5" w:rsidRPr="000F05DC">
        <w:rPr>
          <w:rFonts w:ascii="Garamond" w:hAnsi="Garamond"/>
        </w:rPr>
        <w:t xml:space="preserve"> </w:t>
      </w:r>
      <w:r w:rsidR="00DA2BB5">
        <w:rPr>
          <w:rFonts w:ascii="Garamond" w:hAnsi="Garamond"/>
        </w:rPr>
        <w:t xml:space="preserve">The </w:t>
      </w:r>
      <w:r w:rsidR="00DA2BB5" w:rsidRPr="00763764">
        <w:rPr>
          <w:rFonts w:ascii="Garamond" w:hAnsi="Garamond"/>
        </w:rPr>
        <w:t xml:space="preserve">PRISMA </w:t>
      </w:r>
      <w:r w:rsidR="00DA2BB5">
        <w:rPr>
          <w:rFonts w:ascii="Garamond" w:hAnsi="Garamond"/>
        </w:rPr>
        <w:t xml:space="preserve">diagram summarising our search protocol and the number of articles located using each search method is shown </w:t>
      </w:r>
      <w:r w:rsidR="00DA2BB5" w:rsidRPr="00763764">
        <w:rPr>
          <w:rFonts w:ascii="Garamond" w:hAnsi="Garamond"/>
        </w:rPr>
        <w:t>in Fig</w:t>
      </w:r>
      <w:r w:rsidR="00DA2BB5">
        <w:rPr>
          <w:rFonts w:ascii="Garamond" w:hAnsi="Garamond"/>
        </w:rPr>
        <w:t>.</w:t>
      </w:r>
      <w:r w:rsidR="00DA2BB5" w:rsidRPr="00763764">
        <w:rPr>
          <w:rFonts w:ascii="Garamond" w:hAnsi="Garamond"/>
        </w:rPr>
        <w:t xml:space="preserve"> </w:t>
      </w:r>
      <w:r w:rsidR="00DA2BB5">
        <w:rPr>
          <w:rFonts w:ascii="Garamond" w:hAnsi="Garamond"/>
        </w:rPr>
        <w:t>3.</w:t>
      </w:r>
      <w:r>
        <w:rPr>
          <w:rFonts w:ascii="Garamond" w:hAnsi="Garamond"/>
        </w:rPr>
        <w:t xml:space="preserve"> </w:t>
      </w:r>
    </w:p>
    <w:p w14:paraId="1A04E4F5" w14:textId="77777777" w:rsidR="00DA2BB5" w:rsidRDefault="00DA2BB5" w:rsidP="00DA2BB5">
      <w:pPr>
        <w:ind w:firstLine="720"/>
        <w:contextualSpacing/>
        <w:rPr>
          <w:rFonts w:ascii="Garamond" w:hAnsi="Garamond"/>
        </w:rPr>
      </w:pPr>
    </w:p>
    <w:p w14:paraId="48D05243" w14:textId="761A24F8" w:rsidR="00DA2BB5" w:rsidRPr="003D6309" w:rsidRDefault="00DA2BB5" w:rsidP="00DA2BB5">
      <w:pPr>
        <w:ind w:firstLine="720"/>
        <w:contextualSpacing/>
        <w:rPr>
          <w:rFonts w:ascii="Garamond" w:hAnsi="Garamond"/>
          <w:color w:val="FF0000"/>
        </w:rPr>
      </w:pPr>
      <w:r>
        <w:rPr>
          <w:rFonts w:ascii="Garamond" w:hAnsi="Garamond"/>
        </w:rPr>
        <w:t xml:space="preserve">After removing duplicates, 3,739 articles were available for title and abstract screening by LMH. Of these, 942 were excluded at the title/abstract screening stage because they were: a) </w:t>
      </w:r>
      <w:commentRangeStart w:id="1262"/>
      <w:commentRangeStart w:id="1263"/>
      <w:r>
        <w:rPr>
          <w:rFonts w:ascii="Garamond" w:hAnsi="Garamond"/>
        </w:rPr>
        <w:t>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w:t>
      </w:r>
      <w:commentRangeEnd w:id="1262"/>
      <w:r w:rsidR="00181714">
        <w:rPr>
          <w:rStyle w:val="CommentReference"/>
        </w:rPr>
        <w:commentReference w:id="1262"/>
      </w:r>
      <w:commentRangeEnd w:id="1263"/>
      <w:r w:rsidR="0018333E">
        <w:rPr>
          <w:rStyle w:val="CommentReference"/>
        </w:rPr>
        <w:commentReference w:id="1263"/>
      </w:r>
      <w:r>
        <w:rPr>
          <w:rFonts w:ascii="Garamond" w:hAnsi="Garamond"/>
        </w:rPr>
        <w:t xml:space="preserve">).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00181714">
        <w:rPr>
          <w:rFonts w:ascii="Garamond" w:hAnsi="Garamond"/>
        </w:rPr>
        <w:t>,</w:t>
      </w:r>
      <w:r w:rsidRPr="00407717">
        <w:rPr>
          <w:rFonts w:ascii="Garamond" w:hAnsi="Garamond"/>
        </w:rPr>
        <w:t xml:space="preserve"> </w:t>
      </w:r>
      <w:r>
        <w:rPr>
          <w:rFonts w:ascii="Garamond" w:hAnsi="Garamond"/>
        </w:rPr>
        <w:t>variances (i.e. standard error or standard deviation)</w:t>
      </w:r>
      <w:r w:rsidRPr="00407717">
        <w:rPr>
          <w:rFonts w:ascii="Garamond" w:hAnsi="Garamond"/>
        </w:rPr>
        <w:t xml:space="preserve"> </w:t>
      </w:r>
      <w:r w:rsidR="00181714">
        <w:rPr>
          <w:rFonts w:ascii="Garamond" w:hAnsi="Garamond"/>
        </w:rPr>
        <w:t xml:space="preserve">and sample sizes </w:t>
      </w:r>
      <w:r>
        <w:rPr>
          <w:rFonts w:ascii="Garamond" w:hAnsi="Garamond"/>
        </w:rPr>
        <w:t xml:space="preserve">for behavioural measures of personality for both </w:t>
      </w:r>
      <w:del w:id="1264" w:author="Michael Jennions" w:date="2020-09-22T11:25:00Z">
        <w:r w:rsidDel="007671E6">
          <w:rPr>
            <w:rFonts w:ascii="Garamond" w:hAnsi="Garamond"/>
          </w:rPr>
          <w:delText>males and females</w:delText>
        </w:r>
      </w:del>
      <w:ins w:id="1265" w:author="Michael Jennions" w:date="2020-09-22T11:25:00Z">
        <w:r w:rsidR="007671E6">
          <w:rPr>
            <w:rFonts w:ascii="Garamond" w:hAnsi="Garamond"/>
          </w:rPr>
          <w:t>sexes</w:t>
        </w:r>
      </w:ins>
      <w:r>
        <w:rPr>
          <w:rFonts w:ascii="Garamond" w:hAnsi="Garamond"/>
        </w:rPr>
        <w:t xml:space="preserve">. Raw summary statistics are required to calculate variance-based effect sizes, which also provide greater opportunities to control for sources of non-independence </w:t>
      </w:r>
      <w:commentRangeStart w:id="1266"/>
      <w:r w:rsidRPr="0058316F">
        <w:rPr>
          <w:rFonts w:ascii="Garamond" w:eastAsiaTheme="minorEastAsia" w:hAnsi="Garamond"/>
          <w:noProof/>
          <w:highlight w:val="cyan"/>
          <w:rPrChange w:id="1267" w:author="Michael Jennions" w:date="2020-09-22T13:59:00Z">
            <w:rPr>
              <w:rFonts w:ascii="Garamond" w:eastAsiaTheme="minorEastAsia" w:hAnsi="Garamond"/>
              <w:noProof/>
            </w:rPr>
          </w:rPrChange>
        </w:rPr>
        <w:fldChar w:fldCharType="begin" w:fldLock="1"/>
      </w:r>
      <w:r w:rsidRPr="0058316F">
        <w:rPr>
          <w:rFonts w:ascii="Garamond" w:eastAsiaTheme="minorEastAsia" w:hAnsi="Garamond"/>
          <w:noProof/>
          <w:highlight w:val="cyan"/>
          <w:rPrChange w:id="1268" w:author="Michael Jennions" w:date="2020-09-22T13:59:00Z">
            <w:rPr>
              <w:rFonts w:ascii="Garamond" w:eastAsiaTheme="minorEastAsia" w:hAnsi="Garamond"/>
              <w:noProof/>
            </w:rPr>
          </w:rPrChange>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Pr="0058316F">
        <w:rPr>
          <w:rFonts w:ascii="Garamond" w:eastAsiaTheme="minorEastAsia" w:hAnsi="Garamond"/>
          <w:noProof/>
          <w:highlight w:val="cyan"/>
          <w:rPrChange w:id="1269" w:author="Michael Jennions" w:date="2020-09-22T13:59:00Z">
            <w:rPr>
              <w:rFonts w:ascii="Garamond" w:eastAsiaTheme="minorEastAsia" w:hAnsi="Garamond"/>
              <w:noProof/>
            </w:rPr>
          </w:rPrChange>
        </w:rPr>
        <w:fldChar w:fldCharType="separate"/>
      </w:r>
      <w:r w:rsidRPr="0058316F">
        <w:rPr>
          <w:rFonts w:ascii="Garamond" w:eastAsiaTheme="minorEastAsia" w:hAnsi="Garamond"/>
          <w:noProof/>
          <w:highlight w:val="cyan"/>
          <w:rPrChange w:id="1270" w:author="Michael Jennions" w:date="2020-09-22T13:59:00Z">
            <w:rPr>
              <w:rFonts w:ascii="Garamond" w:eastAsiaTheme="minorEastAsia" w:hAnsi="Garamond"/>
              <w:noProof/>
            </w:rPr>
          </w:rPrChange>
        </w:rPr>
        <w:t xml:space="preserve">(Nakagawa </w:t>
      </w:r>
      <w:r w:rsidRPr="0058316F">
        <w:rPr>
          <w:rFonts w:ascii="Garamond" w:eastAsiaTheme="minorEastAsia" w:hAnsi="Garamond"/>
          <w:i/>
          <w:noProof/>
          <w:highlight w:val="cyan"/>
          <w:rPrChange w:id="1271" w:author="Michael Jennions" w:date="2020-09-22T13:59:00Z">
            <w:rPr>
              <w:rFonts w:ascii="Garamond" w:eastAsiaTheme="minorEastAsia" w:hAnsi="Garamond"/>
              <w:i/>
              <w:noProof/>
            </w:rPr>
          </w:rPrChange>
        </w:rPr>
        <w:t>et al.</w:t>
      </w:r>
      <w:r w:rsidRPr="0058316F">
        <w:rPr>
          <w:rFonts w:ascii="Garamond" w:eastAsiaTheme="minorEastAsia" w:hAnsi="Garamond"/>
          <w:noProof/>
          <w:highlight w:val="cyan"/>
          <w:rPrChange w:id="1272" w:author="Michael Jennions" w:date="2020-09-22T13:59:00Z">
            <w:rPr>
              <w:rFonts w:ascii="Garamond" w:eastAsiaTheme="minorEastAsia" w:hAnsi="Garamond"/>
              <w:noProof/>
            </w:rPr>
          </w:rPrChange>
        </w:rPr>
        <w:t xml:space="preserve"> 2015; Noble </w:t>
      </w:r>
      <w:r w:rsidRPr="0058316F">
        <w:rPr>
          <w:rFonts w:ascii="Garamond" w:eastAsiaTheme="minorEastAsia" w:hAnsi="Garamond"/>
          <w:i/>
          <w:noProof/>
          <w:highlight w:val="cyan"/>
          <w:rPrChange w:id="1273" w:author="Michael Jennions" w:date="2020-09-22T13:59:00Z">
            <w:rPr>
              <w:rFonts w:ascii="Garamond" w:eastAsiaTheme="minorEastAsia" w:hAnsi="Garamond"/>
              <w:i/>
              <w:noProof/>
            </w:rPr>
          </w:rPrChange>
        </w:rPr>
        <w:t>et al.</w:t>
      </w:r>
      <w:r w:rsidRPr="0058316F">
        <w:rPr>
          <w:rFonts w:ascii="Garamond" w:eastAsiaTheme="minorEastAsia" w:hAnsi="Garamond"/>
          <w:noProof/>
          <w:highlight w:val="cyan"/>
          <w:rPrChange w:id="1274" w:author="Michael Jennions" w:date="2020-09-22T13:59:00Z">
            <w:rPr>
              <w:rFonts w:ascii="Garamond" w:eastAsiaTheme="minorEastAsia" w:hAnsi="Garamond"/>
              <w:noProof/>
            </w:rPr>
          </w:rPrChange>
        </w:rPr>
        <w:t xml:space="preserve"> 2017)</w:t>
      </w:r>
      <w:r w:rsidRPr="0058316F">
        <w:rPr>
          <w:rFonts w:ascii="Garamond" w:eastAsiaTheme="minorEastAsia" w:hAnsi="Garamond"/>
          <w:noProof/>
          <w:highlight w:val="cyan"/>
          <w:rPrChange w:id="1275" w:author="Michael Jennions" w:date="2020-09-22T13:59:00Z">
            <w:rPr>
              <w:rFonts w:ascii="Garamond" w:eastAsiaTheme="minorEastAsia" w:hAnsi="Garamond"/>
              <w:noProof/>
            </w:rPr>
          </w:rPrChange>
        </w:rPr>
        <w:fldChar w:fldCharType="end"/>
      </w:r>
      <w:commentRangeEnd w:id="1266"/>
      <w:r w:rsidR="0058316F" w:rsidRPr="0058316F">
        <w:rPr>
          <w:rStyle w:val="CommentReference"/>
          <w:highlight w:val="cyan"/>
          <w:rPrChange w:id="1276" w:author="Michael Jennions" w:date="2020-09-22T13:59:00Z">
            <w:rPr>
              <w:rStyle w:val="CommentReference"/>
            </w:rPr>
          </w:rPrChange>
        </w:rPr>
        <w:commentReference w:id="1266"/>
      </w:r>
      <w:r w:rsidRPr="00407717">
        <w:rPr>
          <w:rFonts w:ascii="Garamond" w:hAnsi="Garamond"/>
        </w:rPr>
        <w:t>.</w:t>
      </w:r>
      <w:r w:rsidR="00F871B4">
        <w:rPr>
          <w:rFonts w:ascii="Garamond" w:hAnsi="Garamond"/>
        </w:rPr>
        <w:t xml:space="preserve"> </w:t>
      </w:r>
      <w:r>
        <w:rPr>
          <w:rFonts w:ascii="Garamond" w:hAnsi="Garamond"/>
        </w:rPr>
        <w:t xml:space="preserve">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2018a)","manualFormatting":"(see Tarka et al. 2018)","plainTextFormattedCitation":"(Tarka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Pr="000941A1">
        <w:rPr>
          <w:rFonts w:ascii="Garamond" w:hAnsi="Garamond"/>
          <w:noProof/>
        </w:rPr>
        <w:t>(</w:t>
      </w:r>
      <w:r>
        <w:rPr>
          <w:rFonts w:ascii="Garamond" w:hAnsi="Garamond"/>
          <w:noProof/>
        </w:rPr>
        <w:t xml:space="preserve">see </w:t>
      </w:r>
      <w:r w:rsidRPr="000941A1">
        <w:rPr>
          <w:rFonts w:ascii="Garamond" w:hAnsi="Garamond"/>
          <w:noProof/>
        </w:rPr>
        <w:t xml:space="preserve">Tarka </w:t>
      </w:r>
      <w:r w:rsidRPr="000941A1">
        <w:rPr>
          <w:rFonts w:ascii="Garamond" w:hAnsi="Garamond"/>
          <w:i/>
          <w:noProof/>
        </w:rPr>
        <w:t>et al.</w:t>
      </w:r>
      <w:r w:rsidRPr="000941A1">
        <w:rPr>
          <w:rFonts w:ascii="Garamond" w:hAnsi="Garamond"/>
          <w:noProof/>
        </w:rPr>
        <w:t xml:space="preserve"> 2018)</w:t>
      </w:r>
      <w:r>
        <w:rPr>
          <w:rFonts w:ascii="Garamond" w:hAnsi="Garamond"/>
        </w:rPr>
        <w:fldChar w:fldCharType="end"/>
      </w:r>
      <w:r>
        <w:rPr>
          <w:rFonts w:ascii="Garamond" w:hAnsi="Garamond"/>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(see</w:t>
      </w:r>
      <w:r w:rsidRPr="00763764">
        <w:rPr>
          <w:rFonts w:ascii="Garamond" w:hAnsi="Garamond"/>
        </w:rPr>
        <w:t xml:space="preserve"> Figure </w:t>
      </w:r>
      <w:r>
        <w:rPr>
          <w:rFonts w:ascii="Garamond" w:hAnsi="Garamond"/>
        </w:rPr>
        <w:t xml:space="preserve">3 and Supplementary Material). </w:t>
      </w:r>
      <w:r w:rsidR="004803F1">
        <w:rPr>
          <w:rFonts w:ascii="Garamond" w:hAnsi="Garamond"/>
        </w:rPr>
        <w:t xml:space="preserve">Recently, there has been a push for </w:t>
      </w:r>
      <w:del w:id="1277" w:author="Michael Jennions" w:date="2020-09-22T11:26:00Z">
        <w:r w:rsidR="004803F1" w:rsidDel="007671E6">
          <w:rPr>
            <w:rFonts w:ascii="Garamond" w:hAnsi="Garamond"/>
          </w:rPr>
          <w:delText xml:space="preserve">much </w:delText>
        </w:r>
      </w:del>
      <w:r w:rsidR="004803F1">
        <w:rPr>
          <w:rFonts w:ascii="Garamond" w:hAnsi="Garamond"/>
        </w:rPr>
        <w:t xml:space="preserve">stricter definitions of personalities in animal behaviour studies </w:t>
      </w:r>
      <w:r w:rsidR="004803F1">
        <w:rPr>
          <w:rFonts w:ascii="Garamond" w:hAnsi="Garamond"/>
        </w:rPr>
        <w:fldChar w:fldCharType="begin" w:fldLock="1"/>
      </w:r>
      <w:r w:rsidR="004803F1">
        <w:rPr>
          <w:rFonts w:ascii="Garamond" w:hAnsi="Garamond"/>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syndromes","type":"article-journal","volume":"126"},"uris":["http://www.mendeley.com/documents/?uuid=2201a2f4-2e63-48c5-93b5-5da9c7ce02ce"]}],"mendeley":{"formattedCitation":"(Dingemanse &amp; Wright 2020)","manualFormatting":"(e.g. Dingemanse &amp; Wright 2020)","plainTextFormattedCitation":"(Dingemanse &amp; Wright 2020)"},"properties":{"noteIndex":0},"schema":"https://github.com/citation-style-language/schema/raw/master/csl-citation.json"}</w:instrText>
      </w:r>
      <w:r w:rsidR="004803F1">
        <w:rPr>
          <w:rFonts w:ascii="Garamond" w:hAnsi="Garamond"/>
        </w:rPr>
        <w:fldChar w:fldCharType="separate"/>
      </w:r>
      <w:r w:rsidR="004803F1" w:rsidRPr="004803F1">
        <w:rPr>
          <w:rFonts w:ascii="Garamond" w:hAnsi="Garamond"/>
          <w:noProof/>
        </w:rPr>
        <w:t>(</w:t>
      </w:r>
      <w:r w:rsidR="004803F1">
        <w:rPr>
          <w:rFonts w:ascii="Garamond" w:hAnsi="Garamond"/>
          <w:noProof/>
        </w:rPr>
        <w:t xml:space="preserve">e.g. </w:t>
      </w:r>
      <w:r w:rsidR="004803F1" w:rsidRPr="004803F1">
        <w:rPr>
          <w:rFonts w:ascii="Garamond" w:hAnsi="Garamond"/>
          <w:noProof/>
        </w:rPr>
        <w:t>Dingemanse &amp; Wright 2020)</w:t>
      </w:r>
      <w:r w:rsidR="004803F1">
        <w:rPr>
          <w:rFonts w:ascii="Garamond" w:hAnsi="Garamond"/>
        </w:rPr>
        <w:fldChar w:fldCharType="end"/>
      </w:r>
      <w:r w:rsidR="004803F1">
        <w:rPr>
          <w:rFonts w:ascii="Garamond" w:hAnsi="Garamond"/>
        </w:rPr>
        <w:t xml:space="preserve">. </w:t>
      </w:r>
      <w:r>
        <w:rPr>
          <w:rFonts w:ascii="Garamond" w:hAnsi="Garamond"/>
        </w:rPr>
        <w:t>By definition, personality traits are repeatable (</w:t>
      </w:r>
      <w:r w:rsidRPr="00F37091">
        <w:rPr>
          <w:rFonts w:ascii="Garamond" w:hAnsi="Garamond"/>
        </w:rPr>
        <w:t xml:space="preserve">Sih </w:t>
      </w:r>
      <w:r w:rsidRPr="00F37091">
        <w:rPr>
          <w:rFonts w:ascii="Garamond" w:hAnsi="Garamond"/>
          <w:i/>
        </w:rPr>
        <w:t>et al</w:t>
      </w:r>
      <w:r w:rsidRPr="00F37091">
        <w:rPr>
          <w:rFonts w:ascii="Garamond" w:hAnsi="Garamond"/>
        </w:rPr>
        <w:t>. 2004</w:t>
      </w:r>
      <w:r>
        <w:rPr>
          <w:rFonts w:ascii="Garamond" w:hAnsi="Garamond"/>
        </w:rPr>
        <w:t xml:space="preserve">), but very few of the available studies reported repeatability, or cited previous work that has documented repeatability of the behavioural measure used to quantify personality. </w:t>
      </w:r>
      <w:r w:rsidR="004803F1">
        <w:rPr>
          <w:rFonts w:ascii="Garamond" w:hAnsi="Garamond"/>
        </w:rPr>
        <w:t>As such, many earlier studies</w:t>
      </w:r>
      <w:r>
        <w:rPr>
          <w:rFonts w:ascii="Garamond" w:hAnsi="Garamond"/>
        </w:rPr>
        <w:t xml:space="preserve"> </w:t>
      </w:r>
      <w:r w:rsidR="004803F1">
        <w:rPr>
          <w:rFonts w:ascii="Garamond" w:hAnsi="Garamond"/>
        </w:rPr>
        <w:t xml:space="preserve">of personality-like animal behaviours do not necessarily meet </w:t>
      </w:r>
      <w:del w:id="1278" w:author="Michael Jennions" w:date="2020-09-22T11:27:00Z">
        <w:r w:rsidR="004803F1" w:rsidDel="007671E6">
          <w:rPr>
            <w:rFonts w:ascii="Garamond" w:hAnsi="Garamond"/>
          </w:rPr>
          <w:delText>all the</w:delText>
        </w:r>
      </w:del>
      <w:ins w:id="1279" w:author="Michael Jennions" w:date="2020-09-22T11:27:00Z">
        <w:r w:rsidR="007671E6">
          <w:rPr>
            <w:rFonts w:ascii="Garamond" w:hAnsi="Garamond"/>
          </w:rPr>
          <w:t>these</w:t>
        </w:r>
      </w:ins>
      <w:r w:rsidR="004803F1">
        <w:rPr>
          <w:rFonts w:ascii="Garamond" w:hAnsi="Garamond"/>
        </w:rPr>
        <w:t xml:space="preserve"> criteria</w:t>
      </w:r>
      <w:ins w:id="1280" w:author="Michael Jennions" w:date="2020-09-22T11:27:00Z">
        <w:r w:rsidR="007671E6">
          <w:rPr>
            <w:rFonts w:ascii="Garamond" w:hAnsi="Garamond"/>
          </w:rPr>
          <w:t>. To ensure sufficient sample sizes</w:t>
        </w:r>
      </w:ins>
      <w:r w:rsidR="004803F1">
        <w:rPr>
          <w:rFonts w:ascii="Garamond" w:hAnsi="Garamond"/>
        </w:rPr>
        <w:t xml:space="preserve">, </w:t>
      </w:r>
      <w:ins w:id="1281" w:author="Michael Jennions" w:date="2020-09-22T11:27:00Z">
        <w:r w:rsidR="007671E6">
          <w:rPr>
            <w:rFonts w:ascii="Garamond" w:hAnsi="Garamond"/>
          </w:rPr>
          <w:t xml:space="preserve">we </w:t>
        </w:r>
      </w:ins>
      <w:r>
        <w:rPr>
          <w:rFonts w:ascii="Garamond" w:hAnsi="Garamond"/>
        </w:rPr>
        <w:t xml:space="preserve">therefore </w:t>
      </w:r>
      <w:del w:id="1282" w:author="Michael Jennions" w:date="2020-09-22T11:27:00Z">
        <w:r w:rsidR="004803F1" w:rsidDel="007671E6">
          <w:rPr>
            <w:rFonts w:ascii="Garamond" w:hAnsi="Garamond"/>
          </w:rPr>
          <w:delText xml:space="preserve">we </w:delText>
        </w:r>
      </w:del>
      <w:r>
        <w:rPr>
          <w:rFonts w:ascii="Garamond" w:hAnsi="Garamond"/>
        </w:rPr>
        <w:t xml:space="preserve">included behaviours that are commonly described as </w:t>
      </w:r>
      <w:del w:id="1283" w:author="Michael Jennions" w:date="2020-09-22T11:27:00Z">
        <w:r w:rsidDel="007671E6">
          <w:rPr>
            <w:rFonts w:ascii="Garamond" w:hAnsi="Garamond"/>
          </w:rPr>
          <w:delText xml:space="preserve">being </w:delText>
        </w:r>
      </w:del>
      <w:r>
        <w:rPr>
          <w:rFonts w:ascii="Garamond" w:hAnsi="Garamond"/>
        </w:rPr>
        <w:t>indices of animal personality</w:t>
      </w:r>
      <w:r w:rsidR="004803F1">
        <w:rPr>
          <w:rFonts w:ascii="Garamond" w:hAnsi="Garamond"/>
        </w:rPr>
        <w:t>, and</w:t>
      </w:r>
      <w:r>
        <w:rPr>
          <w:rFonts w:ascii="Garamond" w:hAnsi="Garamond"/>
        </w:rPr>
        <w:t xml:space="preserve"> </w:t>
      </w:r>
      <w:r w:rsidR="004803F1">
        <w:rPr>
          <w:rFonts w:ascii="Garamond" w:hAnsi="Garamond"/>
        </w:rPr>
        <w:t>where</w:t>
      </w:r>
      <w:r w:rsidR="00F059B0">
        <w:rPr>
          <w:rFonts w:ascii="Garamond" w:hAnsi="Garamond"/>
        </w:rPr>
        <w:t xml:space="preserve"> the </w:t>
      </w:r>
      <w:commentRangeStart w:id="1284"/>
      <w:r w:rsidR="00F059B0">
        <w:rPr>
          <w:rFonts w:ascii="Garamond" w:hAnsi="Garamond"/>
        </w:rPr>
        <w:t xml:space="preserve">authors interpreted behaviours as ‘personalities’ </w:t>
      </w:r>
      <w:commentRangeEnd w:id="1284"/>
      <w:r w:rsidR="00F059B0">
        <w:rPr>
          <w:rStyle w:val="CommentReference"/>
        </w:rPr>
        <w:commentReference w:id="1284"/>
      </w:r>
      <w:r>
        <w:rPr>
          <w:rFonts w:ascii="Garamond" w:hAnsi="Garamond"/>
        </w:rPr>
        <w:t xml:space="preserve">(see </w:t>
      </w:r>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r>
        <w:rPr>
          <w:rFonts w:ascii="Garamond" w:hAnsi="Garamond"/>
        </w:rPr>
        <w:t>.</w:t>
      </w:r>
      <w:r w:rsidR="00874719">
        <w:rPr>
          <w:rFonts w:ascii="Garamond" w:hAnsi="Garamond"/>
        </w:rPr>
        <w:t xml:space="preserve"> </w:t>
      </w:r>
    </w:p>
    <w:p w14:paraId="7AF0A436" w14:textId="77777777" w:rsidR="00DA2BB5" w:rsidRDefault="00DA2BB5" w:rsidP="00DA2BB5">
      <w:pPr>
        <w:ind w:firstLine="720"/>
        <w:contextualSpacing/>
        <w:rPr>
          <w:rFonts w:ascii="Garamond" w:hAnsi="Garamond"/>
        </w:rPr>
      </w:pPr>
    </w:p>
    <w:p w14:paraId="44032F89" w14:textId="7656A724" w:rsidR="00ED2C8F" w:rsidRDefault="00DA2BB5" w:rsidP="00ED2C8F">
      <w:pPr>
        <w:ind w:firstLine="720"/>
        <w:contextualSpacing/>
        <w:rPr>
          <w:rFonts w:ascii="Garamond" w:hAnsi="Garamond"/>
        </w:rPr>
      </w:pPr>
      <w:r>
        <w:rPr>
          <w:rFonts w:ascii="Garamond" w:hAnsi="Garamond"/>
        </w:rPr>
        <w:lastRenderedPageBreak/>
        <w:t>In total, we identified 21</w:t>
      </w:r>
      <w:r w:rsidR="00745392">
        <w:rPr>
          <w:rFonts w:ascii="Garamond" w:hAnsi="Garamond"/>
        </w:rPr>
        <w:t>0</w:t>
      </w:r>
      <w:r>
        <w:rPr>
          <w:rFonts w:ascii="Garamond" w:hAnsi="Garamond"/>
        </w:rPr>
        <w:t xml:space="preserve"> eligible articles </w:t>
      </w:r>
      <w:del w:id="1285" w:author="Michael Jennions" w:date="2020-09-22T11:28:00Z">
        <w:r w:rsidDel="002F3ECF">
          <w:rPr>
            <w:rFonts w:ascii="Garamond" w:hAnsi="Garamond"/>
          </w:rPr>
          <w:delText xml:space="preserve">that provided us </w:delText>
        </w:r>
      </w:del>
      <w:r>
        <w:rPr>
          <w:rFonts w:ascii="Garamond" w:hAnsi="Garamond"/>
        </w:rPr>
        <w:t>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r w:rsidRPr="005E13DD">
        <w:rPr>
          <w:rFonts w:ascii="Garamond" w:hAnsi="Garamond"/>
          <w:i/>
          <w:iCs/>
        </w:rPr>
        <w:t>metaDigitise</w:t>
      </w:r>
      <w:r>
        <w:rPr>
          <w:rFonts w:ascii="Garamond" w:hAnsi="Garamond"/>
        </w:rPr>
        <w:t xml:space="preserve"> (v1.0.0, </w:t>
      </w:r>
      <w:r>
        <w:rPr>
          <w:rFonts w:ascii="Garamond" w:hAnsi="Garamond"/>
        </w:rPr>
        <w:fldChar w:fldCharType="begin" w:fldLock="1"/>
      </w:r>
      <w:r>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Pr>
          <w:rFonts w:ascii="Garamond" w:hAnsi="Garamond"/>
        </w:rPr>
        <w:fldChar w:fldCharType="separate"/>
      </w:r>
      <w:r w:rsidRPr="000941A1">
        <w:rPr>
          <w:rFonts w:ascii="Garamond" w:hAnsi="Garamond"/>
          <w:noProof/>
        </w:rPr>
        <w:t xml:space="preserve">Pick </w:t>
      </w:r>
      <w:r w:rsidRPr="000941A1">
        <w:rPr>
          <w:rFonts w:ascii="Garamond" w:hAnsi="Garamond"/>
          <w:i/>
          <w:noProof/>
        </w:rPr>
        <w:t>et al.</w:t>
      </w:r>
      <w:r w:rsidRPr="000941A1">
        <w:rPr>
          <w:rFonts w:ascii="Garamond" w:hAnsi="Garamond"/>
          <w:noProof/>
        </w:rPr>
        <w:t xml:space="preserve"> 2019)</w:t>
      </w:r>
      <w:r>
        <w:rPr>
          <w:rFonts w:ascii="Garamond" w:hAnsi="Garamond"/>
        </w:rPr>
        <w:fldChar w:fldCharType="end"/>
      </w:r>
      <w:r>
        <w:rPr>
          <w:rFonts w:ascii="Garamond" w:hAnsi="Garamond"/>
        </w:rPr>
        <w:t xml:space="preserve"> to extract summary statistics from figures. The location of the data in the original article is provided in our raw data </w:t>
      </w:r>
      <w:r w:rsidR="001F3615">
        <w:rPr>
          <w:rFonts w:ascii="Garamond" w:hAnsi="Garamond"/>
        </w:rPr>
        <w:t xml:space="preserve">files </w:t>
      </w:r>
      <w:r>
        <w:rPr>
          <w:rFonts w:ascii="Garamond" w:hAnsi="Garamond"/>
        </w:rPr>
        <w:t xml:space="preserve">(see Supplementary Material). </w:t>
      </w:r>
    </w:p>
    <w:p w14:paraId="697736E8" w14:textId="0166CA65" w:rsidR="00882A6D" w:rsidRDefault="00882A6D" w:rsidP="00882A6D">
      <w:pPr>
        <w:contextualSpacing/>
        <w:rPr>
          <w:rFonts w:ascii="Garamond" w:hAnsi="Garamond"/>
        </w:rPr>
      </w:pPr>
    </w:p>
    <w:p w14:paraId="5F6F37F1" w14:textId="41FBABE2" w:rsidR="00882A6D" w:rsidRPr="00ED2C8F" w:rsidRDefault="00882A6D" w:rsidP="00882A6D">
      <w:pPr>
        <w:contextualSpacing/>
        <w:rPr>
          <w:rFonts w:ascii="Garamond" w:hAnsi="Garamond"/>
        </w:rPr>
      </w:pPr>
      <w:r>
        <w:rPr>
          <w:rFonts w:ascii="Garamond" w:hAnsi="Garamond"/>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Pr>
          <w:rFonts w:ascii="Garamond" w:hAnsi="Garamond"/>
        </w:rPr>
        <w:t>5</w:t>
      </w:r>
      <w:r>
        <w:rPr>
          <w:rFonts w:ascii="Garamond" w:hAnsi="Garamond"/>
        </w:rPr>
        <w:t>). As such, we decided to remove these effect sizes, which reduced our final dataset to n=2,167 effect sizes, n=203 studies and n=</w:t>
      </w:r>
      <w:r w:rsidRPr="007E3B63">
        <w:rPr>
          <w:rFonts w:ascii="Garamond" w:hAnsi="Garamond"/>
          <w:color w:val="000000" w:themeColor="text1"/>
        </w:rPr>
        <w:t>2</w:t>
      </w:r>
      <w:r>
        <w:rPr>
          <w:rFonts w:ascii="Garamond" w:hAnsi="Garamond"/>
          <w:color w:val="000000" w:themeColor="text1"/>
        </w:rPr>
        <w:t>26</w:t>
      </w:r>
      <w:r>
        <w:rPr>
          <w:rFonts w:ascii="Garamond" w:hAnsi="Garamond"/>
        </w:rPr>
        <w:t xml:space="preserve"> species.  </w:t>
      </w:r>
    </w:p>
    <w:p w14:paraId="7CDA5226" w14:textId="77777777" w:rsidR="00ED2C8F" w:rsidRDefault="00ED2C8F" w:rsidP="00DA2BB5">
      <w:pPr>
        <w:contextualSpacing/>
        <w:rPr>
          <w:ins w:id="1286" w:author="Daniel Noble" w:date="2020-09-05T13:54:00Z"/>
          <w:rFonts w:ascii="Garamond" w:hAnsi="Garamond"/>
        </w:rPr>
      </w:pPr>
    </w:p>
    <w:p w14:paraId="45975B0E" w14:textId="650B4806" w:rsidR="008A389D" w:rsidRDefault="008A389D" w:rsidP="008A389D">
      <w:pPr>
        <w:contextualSpacing/>
        <w:rPr>
          <w:rFonts w:ascii="Garamond" w:eastAsiaTheme="minorEastAsia" w:hAnsi="Garamond"/>
          <w:i/>
          <w:noProof/>
        </w:rPr>
      </w:pPr>
      <w:r>
        <w:rPr>
          <w:rFonts w:ascii="Garamond" w:eastAsiaTheme="minorEastAsia" w:hAnsi="Garamond"/>
          <w:i/>
          <w:noProof/>
        </w:rPr>
        <w:t>Data transformations</w:t>
      </w:r>
    </w:p>
    <w:p w14:paraId="5A8D049F" w14:textId="77777777" w:rsidR="008A389D" w:rsidRPr="002429AC" w:rsidRDefault="008A389D" w:rsidP="008A389D">
      <w:pPr>
        <w:contextualSpacing/>
        <w:rPr>
          <w:rFonts w:ascii="Garamond" w:eastAsiaTheme="minorEastAsia" w:hAnsi="Garamond"/>
          <w:noProof/>
        </w:rPr>
      </w:pPr>
    </w:p>
    <w:p w14:paraId="6EF72E1C" w14:textId="51FE54F0" w:rsidR="008A389D" w:rsidRDefault="008A389D" w:rsidP="008A389D">
      <w:pPr>
        <w:ind w:firstLine="720"/>
        <w:contextualSpacing/>
        <w:rPr>
          <w:rFonts w:ascii="Garamond" w:eastAsiaTheme="minorEastAsia" w:hAnsi="Garamond"/>
          <w:noProof/>
        </w:rPr>
      </w:pPr>
      <w:r>
        <w:rPr>
          <w:rFonts w:ascii="Garamond" w:eastAsiaTheme="minorEastAsia" w:hAnsi="Garamond"/>
          <w:noProof/>
        </w:rPr>
        <w:t xml:space="preserve">Our dataset contained some means, and associated variances, that </w:t>
      </w:r>
      <w:del w:id="1287" w:author="Michael Jennions" w:date="2020-09-22T11:29:00Z">
        <w:r w:rsidDel="002F3ECF">
          <w:rPr>
            <w:rFonts w:ascii="Garamond" w:eastAsiaTheme="minorEastAsia" w:hAnsi="Garamond"/>
            <w:noProof/>
          </w:rPr>
          <w:delText xml:space="preserve">needed </w:delText>
        </w:r>
      </w:del>
      <w:ins w:id="1288" w:author="Michael Jennions" w:date="2020-09-22T11:29:00Z">
        <w:r w:rsidR="002F3ECF">
          <w:rPr>
            <w:rFonts w:ascii="Garamond" w:eastAsiaTheme="minorEastAsia" w:hAnsi="Garamond"/>
            <w:noProof/>
          </w:rPr>
          <w:t xml:space="preserve">had </w:t>
        </w:r>
      </w:ins>
      <w:r>
        <w:rPr>
          <w:rFonts w:ascii="Garamond" w:eastAsiaTheme="minorEastAsia" w:hAnsi="Garamond"/>
          <w:noProof/>
        </w:rPr>
        <w:t xml:space="preserve">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3E19EF" w:rsidRDefault="008A389D" w:rsidP="008A389D">
      <w:pPr>
        <w:contextualSpacing/>
        <w:rPr>
          <w:rFonts w:ascii="Garamond" w:eastAsiaTheme="minorEastAsia" w:hAnsi="Garamond"/>
          <w:noProof/>
          <w:sz w:val="20"/>
          <w:szCs w:val="20"/>
        </w:rPr>
      </w:pPr>
    </w:p>
    <w:p w14:paraId="6D81B49A"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23FA6558" w14:textId="64B5A29E" w:rsidR="008A389D" w:rsidRPr="006C2D94" w:rsidRDefault="008A389D" w:rsidP="008A389D">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1</w:t>
      </w:r>
    </w:p>
    <w:p w14:paraId="580E9BF0"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43811E27" w14:textId="58F58578" w:rsidR="008A389D" w:rsidRPr="006C2D94" w:rsidRDefault="008A389D" w:rsidP="008A389D">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2</w:t>
      </w:r>
    </w:p>
    <w:p w14:paraId="4B6EA173" w14:textId="77777777" w:rsidR="008A389D" w:rsidRDefault="008A389D" w:rsidP="008A389D">
      <w:pPr>
        <w:contextualSpacing/>
        <w:rPr>
          <w:rFonts w:ascii="Garamond" w:hAnsi="Garamond"/>
        </w:rPr>
      </w:pPr>
    </w:p>
    <w:p w14:paraId="6E34861A" w14:textId="1FBFB93F" w:rsidR="008A389D" w:rsidRDefault="008A389D" w:rsidP="008A389D">
      <w:pPr>
        <w:contextualSpacing/>
        <w:rPr>
          <w:rFonts w:ascii="Garamond" w:hAnsi="Garamond"/>
        </w:rPr>
      </w:pPr>
      <w:r>
        <w:rPr>
          <w:rFonts w:ascii="Garamond" w:hAnsi="Garamond"/>
        </w:rPr>
        <w:t xml:space="preserve">Second, some behavioural measures were presented as proportions, which constrains their distribution, so we converted them to </w:t>
      </w:r>
      <w:commentRangeStart w:id="1289"/>
      <w:r>
        <w:rPr>
          <w:rFonts w:ascii="Garamond" w:hAnsi="Garamond"/>
        </w:rPr>
        <w:t>the logit scale</w:t>
      </w:r>
      <w:r w:rsidR="0024276A">
        <w:rPr>
          <w:rFonts w:ascii="Garamond" w:hAnsi="Garamond"/>
        </w:rPr>
        <w:t xml:space="preserve">: mean= </w:t>
      </w:r>
      <w:r>
        <w:rPr>
          <w:rFonts w:ascii="Garamond" w:hAnsi="Garamond"/>
        </w:rPr>
        <w:t>log (p/[1-p]</w:t>
      </w:r>
      <w:r w:rsidR="0024276A">
        <w:rPr>
          <w:rFonts w:ascii="Garamond" w:hAnsi="Garamond"/>
        </w:rPr>
        <w:t xml:space="preserve">); </w:t>
      </w:r>
      <w:r w:rsidR="0024276A" w:rsidRPr="0024276A">
        <w:rPr>
          <w:rFonts w:ascii="Garamond" w:hAnsi="Garamond"/>
        </w:rPr>
        <w:t>SD=</w:t>
      </w:r>
      <m:oMath>
        <m:r>
          <w:rPr>
            <w:rFonts w:ascii="Cambria Math" w:hAnsi="Cambria Math"/>
          </w:rPr>
          <m:t>√</m:t>
        </m:r>
        <m:sSup>
          <m:sSupPr>
            <m:ctrlPr>
              <w:rPr>
                <w:rFonts w:ascii="Cambria Math" w:hAnsi="Cambria Math"/>
                <w:i/>
              </w:rPr>
            </m:ctrlPr>
          </m:sSupPr>
          <m:e>
            <m:r>
              <w:rPr>
                <w:rFonts w:ascii="Cambria Math" w:hAnsi="Cambria Math"/>
              </w:rPr>
              <m:t>(SD</m:t>
            </m:r>
          </m:e>
          <m:sup>
            <m:r>
              <w:rPr>
                <w:rFonts w:ascii="Cambria Math" w:hAnsi="Cambria Math"/>
              </w:rPr>
              <m:t>2</m:t>
            </m:r>
          </m:sup>
        </m:sSup>
        <m:r>
          <w:rPr>
            <w:rFonts w:ascii="Cambria Math" w:hAnsi="Cambria Math"/>
          </w:rPr>
          <m:t>)*(1/p)+(1/(1-</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oMath>
      <w:r w:rsidR="0024276A">
        <w:rPr>
          <w:rFonts w:ascii="Garamond" w:hAnsi="Garamond"/>
        </w:rPr>
        <w:t xml:space="preserve"> </w:t>
      </w:r>
      <w:commentRangeEnd w:id="1289"/>
      <w:r w:rsidR="00000FCD">
        <w:rPr>
          <w:rStyle w:val="CommentReference"/>
        </w:rPr>
        <w:commentReference w:id="1289"/>
      </w:r>
      <w:r>
        <w:rPr>
          <w:rFonts w:ascii="Garamond" w:hAnsi="Garamond"/>
        </w:rPr>
        <w:t>to meet normality assumptions before calculating the relevant effect size. Information on which effect sizes are based on transformed values are provided in our raw data and code supplied in the Supplementary Materials.</w:t>
      </w:r>
    </w:p>
    <w:p w14:paraId="1E3B6FFA" w14:textId="77777777" w:rsidR="008A389D" w:rsidRDefault="008A389D"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77777777"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Hedges’ </w:t>
      </w:r>
      <w:r w:rsidRPr="008F7F1B">
        <w:rPr>
          <w:rFonts w:ascii="Garamond" w:hAnsi="Garamond"/>
          <w:i/>
        </w:rPr>
        <w:t>g</w:t>
      </w:r>
      <w:r>
        <w:rPr>
          <w:rFonts w:ascii="Garamond" w:hAnsi="Garamond"/>
        </w:rPr>
        <w:t xml:space="preserve"> (sample size adjusted standardised mean difference; </w:t>
      </w:r>
      <w:r>
        <w:rPr>
          <w:rFonts w:ascii="Garamond" w:hAnsi="Garamond"/>
        </w:rPr>
        <w:fldChar w:fldCharType="begin" w:fldLock="1"/>
      </w:r>
      <w:r>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Pr>
          <w:rFonts w:ascii="Garamond" w:hAnsi="Garamond"/>
        </w:rPr>
        <w:fldChar w:fldCharType="separate"/>
      </w:r>
      <w:r w:rsidRPr="000941A1">
        <w:rPr>
          <w:rFonts w:ascii="Garamond" w:hAnsi="Garamond"/>
          <w:noProof/>
        </w:rPr>
        <w:t>Hedges &amp; Olkin 1985)</w:t>
      </w:r>
      <w:r>
        <w:rPr>
          <w:rFonts w:ascii="Garamond" w:hAnsi="Garamond"/>
        </w:rPr>
        <w:fldChar w:fldCharType="end"/>
      </w:r>
      <w:r>
        <w:rPr>
          <w:rFonts w:ascii="Garamond" w:hAnsi="Garamond"/>
        </w:rPr>
        <w:t xml:space="preserve"> as follows: </w:t>
      </w:r>
    </w:p>
    <w:p w14:paraId="78E4BDD7" w14:textId="66F31457" w:rsidR="00DA2BB5" w:rsidRPr="00733A60" w:rsidRDefault="00733A60" w:rsidP="00DA2BB5">
      <w:pPr>
        <w:contextualSpacing/>
        <w:jc w:val="center"/>
        <w:rPr>
          <w:rFonts w:ascii="Garamond" w:eastAsiaTheme="minorEastAsia" w:hAnsi="Garamond"/>
          <w:sz w:val="20"/>
          <w:szCs w:val="20"/>
        </w:rPr>
      </w:pP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r>
          <w:rPr>
            <w:rFonts w:ascii="Cambria Math" w:hAnsi="Cambria Math"/>
            <w:sz w:val="20"/>
            <w:szCs w:val="20"/>
          </w:rPr>
          <m:t>J</m:t>
        </m:r>
      </m:oMath>
      <w:r w:rsidR="00DA2BB5" w:rsidRPr="00733A60">
        <w:rPr>
          <w:rFonts w:ascii="Garamond" w:eastAsiaTheme="minorEastAsia" w:hAnsi="Garamond"/>
          <w:sz w:val="20"/>
          <w:szCs w:val="20"/>
        </w:rPr>
        <w:t xml:space="preserve"> ,</w:t>
      </w:r>
    </w:p>
    <w:p w14:paraId="7A53CC8D" w14:textId="357E333C"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 xml:space="preserve">Eq. </w:t>
      </w:r>
      <w:r w:rsidR="00733A60">
        <w:rPr>
          <w:rFonts w:ascii="Garamond" w:eastAsiaTheme="minorEastAsia" w:hAnsi="Garamond"/>
          <w:i/>
          <w:sz w:val="20"/>
          <w:szCs w:val="20"/>
        </w:rPr>
        <w:t>3</w:t>
      </w:r>
    </w:p>
    <w:p w14:paraId="7BDB2957" w14:textId="77777777" w:rsidR="00DA2BB5" w:rsidRPr="006C2D94" w:rsidRDefault="00FB5919"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0C1247A1"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 xml:space="preserve">Eq. </w:t>
      </w:r>
      <w:r w:rsidR="00733A60">
        <w:rPr>
          <w:rFonts w:ascii="Garamond" w:hAnsi="Garamond"/>
          <w:i/>
          <w:sz w:val="20"/>
          <w:szCs w:val="20"/>
        </w:rPr>
        <w:t>4</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m:den>
          </m:f>
        </m:oMath>
      </m:oMathPara>
    </w:p>
    <w:p w14:paraId="1159930B" w14:textId="37BDA6D3" w:rsidR="00DA2BB5" w:rsidRPr="006C2D94"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5</w:t>
      </w:r>
    </w:p>
    <w:p w14:paraId="346ABB4E" w14:textId="34588A92" w:rsidR="00DA2BB5" w:rsidRDefault="00DA2BB5" w:rsidP="00DA2BB5">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4CF808FD" w:rsidR="00DA2BB5" w:rsidRPr="009F7C5C" w:rsidRDefault="00FB5919"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g</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del w:id="1290" w:author="Daniel Noble" w:date="2020-09-05T13:46:00Z">
              <w:rPr>
                <w:rFonts w:ascii="Cambria Math" w:eastAsiaTheme="minorEastAsia" w:hAnsi="Cambria Math"/>
                <w:sz w:val="20"/>
                <w:szCs w:val="20"/>
              </w:rPr>
              <m:t>,</m:t>
            </w:del>
          </m:r>
        </m:oMath>
      </m:oMathPara>
    </w:p>
    <w:p w14:paraId="2ECAE7F9" w14:textId="6E17CDCB" w:rsidR="00DA2BB5"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6</w:t>
      </w:r>
    </w:p>
    <w:p w14:paraId="5136F87B" w14:textId="63B6CC21" w:rsidR="00DA2BB5" w:rsidRDefault="00DA2BB5" w:rsidP="00DA2BB5">
      <w:pPr>
        <w:contextualSpacing/>
        <w:jc w:val="right"/>
        <w:rPr>
          <w:rFonts w:ascii="Garamond" w:hAnsi="Garamond"/>
          <w:i/>
          <w:sz w:val="20"/>
          <w:szCs w:val="20"/>
        </w:rPr>
      </w:pPr>
    </w:p>
    <w:p w14:paraId="44E75968" w14:textId="77777777" w:rsidR="00DA2BB5" w:rsidRDefault="00DA2BB5" w:rsidP="00DA2BB5">
      <w:pPr>
        <w:contextualSpacing/>
        <w:jc w:val="right"/>
        <w:rPr>
          <w:rFonts w:ascii="Garamond" w:hAnsi="Garamond"/>
          <w:i/>
          <w:sz w:val="20"/>
          <w:szCs w:val="20"/>
        </w:rPr>
      </w:pPr>
    </w:p>
    <w:p w14:paraId="7A5DB2A2" w14:textId="4A40AD0D"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some behavioural measures were based on ranks or scores. As such, response ratios could not be calculated because score and rank data are not bound to zero </w:t>
      </w:r>
      <w:r>
        <w:rPr>
          <w:rFonts w:ascii="Garamond" w:eastAsiaTheme="minorEastAsia" w:hAnsi="Garamond"/>
        </w:rPr>
        <w:fldChar w:fldCharType="begin" w:fldLock="1"/>
      </w:r>
      <w:r>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Pr>
          <w:rFonts w:ascii="Garamond" w:eastAsiaTheme="minorEastAsia" w:hAnsi="Garamond"/>
        </w:rPr>
        <w:fldChar w:fldCharType="separate"/>
      </w:r>
      <w:r w:rsidRPr="00976782">
        <w:rPr>
          <w:rFonts w:ascii="Garamond" w:eastAsiaTheme="minorEastAsia" w:hAnsi="Garamond"/>
          <w:noProof/>
        </w:rPr>
        <w:t xml:space="preserve">(Houle </w:t>
      </w:r>
      <w:r w:rsidRPr="00976782">
        <w:rPr>
          <w:rFonts w:ascii="Garamond" w:eastAsiaTheme="minorEastAsia" w:hAnsi="Garamond"/>
          <w:i/>
          <w:noProof/>
        </w:rPr>
        <w:t>et al.</w:t>
      </w:r>
      <w:r w:rsidRPr="00976782">
        <w:rPr>
          <w:rFonts w:ascii="Garamond" w:eastAsiaTheme="minorEastAsia" w:hAnsi="Garamond"/>
          <w:noProof/>
        </w:rPr>
        <w:t xml:space="preserve"> 2011; Nakagawa </w:t>
      </w:r>
      <w:r w:rsidRPr="00976782">
        <w:rPr>
          <w:rFonts w:ascii="Garamond" w:eastAsiaTheme="minorEastAsia" w:hAnsi="Garamond"/>
          <w:i/>
          <w:noProof/>
        </w:rPr>
        <w:t>et al.</w:t>
      </w:r>
      <w:r w:rsidRPr="00976782">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or ‘time to resume a behaviour’ following a simulated 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60A24C23"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 xml:space="preserve">used the log coefficient of variation (lnCVR) </w:t>
      </w:r>
      <w:r>
        <w:rPr>
          <w:rFonts w:ascii="Garamond" w:eastAsiaTheme="minorEastAsia" w:hAnsi="Garamond"/>
        </w:rPr>
        <w:fldChar w:fldCharType="begin" w:fldLock="1"/>
      </w:r>
      <w:r>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Pr>
          <w:rFonts w:ascii="Garamond" w:eastAsiaTheme="minorEastAsia" w:hAnsi="Garamond"/>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noProof/>
        </w:rPr>
        <w:t xml:space="preserve">. </w:t>
      </w:r>
      <w:r w:rsidR="009A0817">
        <w:rPr>
          <w:rFonts w:ascii="Garamond" w:eastAsiaTheme="minorEastAsia" w:hAnsi="Garamond"/>
        </w:rPr>
        <w:t>In our data set there was a strong, positive relationship between the mean and variance in personality measurements (</w:t>
      </w:r>
      <w:r w:rsidR="009A0817" w:rsidRPr="001E52B7">
        <w:rPr>
          <w:rFonts w:ascii="Garamond" w:eastAsiaTheme="minorEastAsia" w:hAnsi="Garamond"/>
        </w:rPr>
        <w:t xml:space="preserve">males: </w:t>
      </w:r>
      <w:r w:rsidR="009A0817" w:rsidRPr="001E52B7">
        <w:rPr>
          <w:rFonts w:ascii="Garamond" w:eastAsiaTheme="minorEastAsia" w:hAnsi="Garamond"/>
          <w:i/>
          <w:iCs/>
        </w:rPr>
        <w:t xml:space="preserve">r </w:t>
      </w:r>
      <w:r w:rsidR="009A0817" w:rsidRPr="001E52B7">
        <w:rPr>
          <w:rFonts w:ascii="Garamond" w:eastAsiaTheme="minorEastAsia" w:hAnsi="Garamond"/>
        </w:rPr>
        <w:t>=0.</w:t>
      </w:r>
      <w:r w:rsidR="009A0817">
        <w:rPr>
          <w:rFonts w:ascii="Garamond" w:eastAsiaTheme="minorEastAsia" w:hAnsi="Garamond"/>
        </w:rPr>
        <w:t>90</w:t>
      </w:r>
      <w:r w:rsidR="009A0817" w:rsidRPr="001E52B7">
        <w:rPr>
          <w:rFonts w:ascii="Garamond" w:eastAsiaTheme="minorEastAsia" w:hAnsi="Garamond"/>
        </w:rPr>
        <w:t xml:space="preserve">; females: </w:t>
      </w:r>
      <w:r w:rsidR="009A0817" w:rsidRPr="001E52B7">
        <w:rPr>
          <w:rFonts w:ascii="Garamond" w:eastAsiaTheme="minorEastAsia" w:hAnsi="Garamond"/>
          <w:i/>
          <w:iCs/>
        </w:rPr>
        <w:t>r</w:t>
      </w:r>
      <w:r w:rsidR="009A0817" w:rsidRPr="001E52B7">
        <w:rPr>
          <w:rFonts w:ascii="Garamond" w:eastAsiaTheme="minorEastAsia" w:hAnsi="Garamond"/>
        </w:rPr>
        <w:t xml:space="preserve"> =0.</w:t>
      </w:r>
      <w:r w:rsidR="009A0817">
        <w:rPr>
          <w:rFonts w:ascii="Garamond" w:eastAsiaTheme="minorEastAsia" w:hAnsi="Garamond"/>
        </w:rPr>
        <w:t>91). As such, using lnCVR</w:t>
      </w:r>
      <w:r>
        <w:rPr>
          <w:rFonts w:ascii="Garamond" w:eastAsiaTheme="minorEastAsia" w:hAnsi="Garamond"/>
        </w:rPr>
        <w:t xml:space="preserve"> control</w:t>
      </w:r>
      <w:r w:rsidR="009A0817">
        <w:rPr>
          <w:rFonts w:ascii="Garamond" w:eastAsiaTheme="minorEastAsia" w:hAnsi="Garamond"/>
        </w:rPr>
        <w:t>led</w:t>
      </w:r>
      <w:r>
        <w:rPr>
          <w:rFonts w:ascii="Garamond" w:eastAsiaTheme="minorEastAsia" w:hAnsi="Garamond"/>
        </w:rPr>
        <w:t xml:space="preserve"> for mean-variance relationships and </w:t>
      </w:r>
      <w:r w:rsidR="009A0817">
        <w:rPr>
          <w:rFonts w:ascii="Garamond" w:eastAsiaTheme="minorEastAsia" w:hAnsi="Garamond"/>
        </w:rPr>
        <w:t xml:space="preserve">allowed us to </w:t>
      </w:r>
      <w:r>
        <w:rPr>
          <w:rFonts w:ascii="Garamond" w:eastAsiaTheme="minorEastAsia" w:hAnsi="Garamond"/>
        </w:rPr>
        <w:t>quantify sex difference</w:t>
      </w:r>
      <w:r w:rsidR="009A0817">
        <w:rPr>
          <w:rFonts w:ascii="Garamond" w:eastAsiaTheme="minorEastAsia" w:hAnsi="Garamond"/>
        </w:rPr>
        <w:t>s</w:t>
      </w:r>
      <w:r>
        <w:rPr>
          <w:rFonts w:ascii="Garamond" w:eastAsiaTheme="minorEastAsia" w:hAnsi="Garamond"/>
        </w:rPr>
        <w:t xml:space="preserve"> in variances independent of the</w:t>
      </w:r>
      <w:ins w:id="1291" w:author="Michael Jennions" w:date="2020-09-22T11:31:00Z">
        <w:r w:rsidR="00B0274F">
          <w:rPr>
            <w:rFonts w:ascii="Garamond" w:eastAsiaTheme="minorEastAsia" w:hAnsi="Garamond"/>
          </w:rPr>
          <w:t xml:space="preserve"> mean</w:t>
        </w:r>
      </w:ins>
      <w:r>
        <w:rPr>
          <w:rFonts w:ascii="Garamond" w:eastAsiaTheme="minorEastAsia" w:hAnsi="Garamond"/>
        </w:rPr>
        <w:t xml:space="preserve"> </w:t>
      </w:r>
      <w:r w:rsidR="003F4313">
        <w:rPr>
          <w:rFonts w:ascii="Garamond" w:eastAsiaTheme="minorEastAsia" w:hAnsi="Garamond"/>
        </w:rPr>
        <w:fldChar w:fldCharType="begin" w:fldLock="1"/>
      </w:r>
      <w:r w:rsidR="00D566E6">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ratio","type":"article-journal","volume":"11"},"uris":["http://www.mendeley.com/documents/?uuid=71da5bcc-dfdf-4210-bb19-ae38901e70a4"]}],"mendeley":{"formattedCitation":"(Nakagawa &lt;i&gt;et al.&lt;/i&gt; 2015; Senior &lt;i&gt;et al.&lt;/i&gt; 2020)","plainTextFormattedCitation":"(Nakagawa et al. 2015; Senior et al. 2020)","previouslyFormattedCitation":"(Nakagawa &lt;i&gt;et al.&lt;/i&gt; 2015; Senior &lt;i&gt;et al.&lt;/i&gt; 2020)"},"properties":{"noteIndex":0},"schema":"https://github.com/citation-style-language/schema/raw/master/csl-citation.json"}</w:instrText>
      </w:r>
      <w:r w:rsidR="003F4313">
        <w:rPr>
          <w:rFonts w:ascii="Garamond" w:eastAsiaTheme="minorEastAsia" w:hAnsi="Garamond"/>
        </w:rPr>
        <w:fldChar w:fldCharType="separate"/>
      </w:r>
      <w:r w:rsidR="003F4313" w:rsidRPr="003F4313">
        <w:rPr>
          <w:rFonts w:ascii="Garamond" w:eastAsiaTheme="minorEastAsia" w:hAnsi="Garamond"/>
          <w:noProof/>
        </w:rPr>
        <w:t xml:space="preserve">(Nakagawa </w:t>
      </w:r>
      <w:r w:rsidR="003F4313" w:rsidRPr="003F4313">
        <w:rPr>
          <w:rFonts w:ascii="Garamond" w:eastAsiaTheme="minorEastAsia" w:hAnsi="Garamond"/>
          <w:i/>
          <w:noProof/>
        </w:rPr>
        <w:t>et al.</w:t>
      </w:r>
      <w:r w:rsidR="003F4313" w:rsidRPr="003F4313">
        <w:rPr>
          <w:rFonts w:ascii="Garamond" w:eastAsiaTheme="minorEastAsia" w:hAnsi="Garamond"/>
          <w:noProof/>
        </w:rPr>
        <w:t xml:space="preserve"> 2015; Senior </w:t>
      </w:r>
      <w:r w:rsidR="003F4313" w:rsidRPr="003F4313">
        <w:rPr>
          <w:rFonts w:ascii="Garamond" w:eastAsiaTheme="minorEastAsia" w:hAnsi="Garamond"/>
          <w:i/>
          <w:noProof/>
        </w:rPr>
        <w:t>et al.</w:t>
      </w:r>
      <w:r w:rsidR="003F4313" w:rsidRPr="003F4313">
        <w:rPr>
          <w:rFonts w:ascii="Garamond" w:eastAsiaTheme="minorEastAsia" w:hAnsi="Garamond"/>
          <w:noProof/>
        </w:rPr>
        <w:t xml:space="preserve"> 2020)</w:t>
      </w:r>
      <w:r w:rsidR="003F4313">
        <w:rPr>
          <w:rFonts w:ascii="Garamond" w:eastAsiaTheme="minorEastAsia" w:hAnsi="Garamond"/>
        </w:rPr>
        <w:fldChar w:fldCharType="end"/>
      </w:r>
      <w:r w:rsidRPr="003F4313">
        <w:rPr>
          <w:rFonts w:ascii="Garamond" w:eastAsiaTheme="minorEastAsia" w:hAnsi="Garamond"/>
        </w:rPr>
        <w:t>.</w:t>
      </w:r>
      <w:r>
        <w:rPr>
          <w:rFonts w:ascii="Garamond" w:eastAsiaTheme="minorEastAsia" w:hAnsi="Garamond"/>
        </w:rPr>
        <w:t xml:space="preserve"> We </w:t>
      </w:r>
      <w:r>
        <w:rPr>
          <w:rFonts w:ascii="Garamond" w:eastAsiaTheme="minorEastAsia" w:hAnsi="Garamond"/>
          <w:noProof/>
        </w:rPr>
        <w:t>calculated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w:t>
      </w:r>
      <w:del w:id="1292" w:author="Michael Jennions" w:date="2020-09-22T11:31:00Z">
        <w:r w:rsidDel="00B0274F">
          <w:rPr>
            <w:rFonts w:ascii="Garamond" w:eastAsiaTheme="minorEastAsia" w:hAnsi="Garamond"/>
            <w:noProof/>
          </w:rPr>
          <w:delText xml:space="preserve"> follows</w:delText>
        </w:r>
      </w:del>
      <w:r>
        <w:rPr>
          <w:rFonts w:ascii="Garamond" w:eastAsiaTheme="minorEastAsia" w:hAnsi="Garamond"/>
          <w:noProof/>
        </w:rPr>
        <w:t>:</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0E930FB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733A60">
        <w:rPr>
          <w:rFonts w:ascii="Garamond" w:eastAsiaTheme="minorEastAsia" w:hAnsi="Garamond"/>
          <w:i/>
          <w:sz w:val="20"/>
          <w:szCs w:val="20"/>
        </w:rPr>
        <w:t>7</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FB5919"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61988E5E"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733A60">
        <w:rPr>
          <w:rFonts w:ascii="Garamond" w:eastAsiaTheme="minorEastAsia" w:hAnsi="Garamond"/>
          <w:i/>
          <w:sz w:val="20"/>
          <w:szCs w:val="20"/>
        </w:rPr>
        <w:t>8</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647F115B" w14:textId="6EDF60BF" w:rsidR="00DA2BB5" w:rsidRPr="00733A60"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r w:rsidRPr="006F48F9">
        <w:rPr>
          <w:rFonts w:ascii="Garamond" w:eastAsiaTheme="minorEastAsia" w:hAnsi="Garamond"/>
        </w:rPr>
        <w:t>l</w:t>
      </w:r>
      <w:r w:rsidRPr="00561A2D">
        <w:rPr>
          <w:rFonts w:ascii="Garamond" w:eastAsiaTheme="minorEastAsia" w:hAnsi="Garamond"/>
        </w:rPr>
        <w:t>nCVR</w:t>
      </w:r>
      <w:r>
        <w:rPr>
          <w:rFonts w:ascii="Garamond" w:eastAsiaTheme="minorEastAsia" w:hAnsi="Garamond"/>
        </w:rPr>
        <w:t xml:space="preserve"> indicates that males are variable than females.</w:t>
      </w:r>
    </w:p>
    <w:p w14:paraId="271526A1" w14:textId="77777777" w:rsidR="000B5B0D" w:rsidRDefault="000B5B0D" w:rsidP="00DA2BB5">
      <w:pPr>
        <w:contextualSpacing/>
        <w:rPr>
          <w:rFonts w:ascii="Garamond" w:hAnsi="Garamond"/>
          <w:i/>
          <w:iCs/>
        </w:rPr>
      </w:pPr>
    </w:p>
    <w:p w14:paraId="79C9AE05" w14:textId="5146E03B"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3EB43BAE"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00B33FA9" w:rsidRPr="00B33FA9">
        <w:rPr>
          <w:rFonts w:ascii="Garamond" w:hAnsi="Garamond"/>
          <w:noProof/>
        </w:rPr>
        <w:t xml:space="preserve">(Tarka </w:t>
      </w:r>
      <w:r w:rsidR="00B33FA9" w:rsidRPr="00B33FA9">
        <w:rPr>
          <w:rFonts w:ascii="Garamond" w:hAnsi="Garamond"/>
          <w:i/>
          <w:noProof/>
        </w:rPr>
        <w:t>et al.</w:t>
      </w:r>
      <w:r w:rsidR="00B33FA9" w:rsidRPr="00B33FA9">
        <w:rPr>
          <w:rFonts w:ascii="Garamond" w:hAnsi="Garamond"/>
          <w:noProof/>
        </w:rPr>
        <w:t xml:space="preserve"> 2018a)</w:t>
      </w:r>
      <w:r>
        <w:rPr>
          <w:rFonts w:ascii="Garamond" w:hAnsi="Garamond"/>
        </w:rPr>
        <w:fldChar w:fldCharType="end"/>
      </w:r>
      <w:r>
        <w:rPr>
          <w:rFonts w:ascii="Garamond" w:hAnsi="Garamond"/>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w:t>
      </w:r>
      <w:r w:rsidRPr="0058316F">
        <w:rPr>
          <w:rFonts w:ascii="Garamond" w:hAnsi="Garamond"/>
          <w:highlight w:val="cyan"/>
          <w:rPrChange w:id="1293" w:author="Michael Jennions" w:date="2020-09-22T14:00:00Z">
            <w:rPr>
              <w:rFonts w:ascii="Garamond" w:hAnsi="Garamond"/>
            </w:rPr>
          </w:rPrChange>
        </w:rPr>
        <w:t xml:space="preserve">e.g. primates: </w:t>
      </w:r>
      <w:commentRangeStart w:id="1294"/>
      <w:r w:rsidRPr="0058316F">
        <w:rPr>
          <w:rFonts w:ascii="Garamond" w:hAnsi="Garamond"/>
          <w:highlight w:val="cyan"/>
          <w:rPrChange w:id="1295" w:author="Michael Jennions" w:date="2020-09-22T14:00:00Z">
            <w:rPr>
              <w:rFonts w:ascii="Garamond" w:hAnsi="Garamond"/>
            </w:rPr>
          </w:rPrChange>
        </w:rPr>
        <w:fldChar w:fldCharType="begin" w:fldLock="1"/>
      </w:r>
      <w:r w:rsidRPr="0058316F">
        <w:rPr>
          <w:rFonts w:ascii="Garamond" w:hAnsi="Garamond"/>
          <w:highlight w:val="cyan"/>
          <w:rPrChange w:id="1296" w:author="Michael Jennions" w:date="2020-09-22T14:00:00Z">
            <w:rPr>
              <w:rFonts w:ascii="Garamond" w:hAnsi="Garamond"/>
            </w:rPr>
          </w:rPrChange>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sidRPr="0058316F">
        <w:rPr>
          <w:rFonts w:ascii="Garamond" w:hAnsi="Garamond"/>
          <w:highlight w:val="cyan"/>
          <w:rPrChange w:id="1297" w:author="Michael Jennions" w:date="2020-09-22T14:00:00Z">
            <w:rPr>
              <w:rFonts w:ascii="Garamond" w:hAnsi="Garamond"/>
            </w:rPr>
          </w:rPrChange>
        </w:rPr>
        <w:fldChar w:fldCharType="separate"/>
      </w:r>
      <w:r w:rsidRPr="0058316F">
        <w:rPr>
          <w:rFonts w:ascii="Garamond" w:hAnsi="Garamond"/>
          <w:noProof/>
          <w:highlight w:val="cyan"/>
          <w:rPrChange w:id="1298" w:author="Michael Jennions" w:date="2020-09-22T14:00:00Z">
            <w:rPr>
              <w:rFonts w:ascii="Garamond" w:hAnsi="Garamond"/>
              <w:noProof/>
            </w:rPr>
          </w:rPrChange>
        </w:rPr>
        <w:t xml:space="preserve">Cassini 2020; fish: Horne </w:t>
      </w:r>
      <w:r w:rsidRPr="0058316F">
        <w:rPr>
          <w:rFonts w:ascii="Garamond" w:hAnsi="Garamond"/>
          <w:i/>
          <w:noProof/>
          <w:highlight w:val="cyan"/>
          <w:rPrChange w:id="1299" w:author="Michael Jennions" w:date="2020-09-22T14:00:00Z">
            <w:rPr>
              <w:rFonts w:ascii="Garamond" w:hAnsi="Garamond"/>
              <w:i/>
              <w:noProof/>
            </w:rPr>
          </w:rPrChange>
        </w:rPr>
        <w:t>et al.</w:t>
      </w:r>
      <w:r w:rsidRPr="0058316F">
        <w:rPr>
          <w:rFonts w:ascii="Garamond" w:hAnsi="Garamond"/>
          <w:noProof/>
          <w:highlight w:val="cyan"/>
          <w:rPrChange w:id="1300" w:author="Michael Jennions" w:date="2020-09-22T14:00:00Z">
            <w:rPr>
              <w:rFonts w:ascii="Garamond" w:hAnsi="Garamond"/>
              <w:noProof/>
            </w:rPr>
          </w:rPrChange>
        </w:rPr>
        <w:t xml:space="preserve"> 2020)</w:t>
      </w:r>
      <w:r w:rsidRPr="0058316F">
        <w:rPr>
          <w:rFonts w:ascii="Garamond" w:hAnsi="Garamond"/>
          <w:highlight w:val="cyan"/>
          <w:rPrChange w:id="1301" w:author="Michael Jennions" w:date="2020-09-22T14:00:00Z">
            <w:rPr>
              <w:rFonts w:ascii="Garamond" w:hAnsi="Garamond"/>
            </w:rPr>
          </w:rPrChange>
        </w:rPr>
        <w:fldChar w:fldCharType="end"/>
      </w:r>
      <w:commentRangeEnd w:id="1294"/>
      <w:r w:rsidR="0058316F">
        <w:rPr>
          <w:rStyle w:val="CommentReference"/>
        </w:rPr>
        <w:commentReference w:id="1294"/>
      </w:r>
      <w:r>
        <w:rPr>
          <w:rFonts w:ascii="Garamond" w:hAnsi="Garamond"/>
        </w:rPr>
        <w:t>. We calculated SSD as the ratio of male to female mean body length, mass or the size of another focal</w:t>
      </w:r>
      <w:r w:rsidR="003A1B80">
        <w:rPr>
          <w:rFonts w:ascii="Garamond" w:hAnsi="Garamond"/>
        </w:rPr>
        <w:t>, dimorphic</w:t>
      </w:r>
      <w:r>
        <w:rPr>
          <w:rFonts w:ascii="Garamond" w:hAnsi="Garamond"/>
        </w:rPr>
        <w:t xml:space="preserve"> trait (e.g. wing length</w:t>
      </w:r>
      <w:r w:rsidR="000C1902">
        <w:rPr>
          <w:rFonts w:ascii="Garamond" w:hAnsi="Garamond"/>
        </w:rPr>
        <w:t>) using</w:t>
      </w:r>
      <w:r>
        <w:rPr>
          <w:rFonts w:ascii="Garamond" w:hAnsi="Garamond"/>
        </w:rPr>
        <w:t xml:space="preserve"> the following index of SSD </w:t>
      </w:r>
      <w:commentRangeStart w:id="1302"/>
      <w:r w:rsidRPr="0058316F">
        <w:rPr>
          <w:rFonts w:ascii="Garamond" w:hAnsi="Garamond"/>
          <w:highlight w:val="cyan"/>
          <w:rPrChange w:id="1303" w:author="Michael Jennions" w:date="2020-09-22T14:00:00Z">
            <w:rPr>
              <w:rFonts w:ascii="Garamond" w:hAnsi="Garamond"/>
            </w:rPr>
          </w:rPrChange>
        </w:rPr>
        <w:fldChar w:fldCharType="begin" w:fldLock="1"/>
      </w:r>
      <w:r w:rsidRPr="0058316F">
        <w:rPr>
          <w:rFonts w:ascii="Garamond" w:hAnsi="Garamond"/>
          <w:highlight w:val="cyan"/>
          <w:rPrChange w:id="1304" w:author="Michael Jennions" w:date="2020-09-22T14:00:00Z">
            <w:rPr>
              <w:rFonts w:ascii="Garamond" w:hAnsi="Garamond"/>
            </w:rPr>
          </w:rPrChange>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Pr="0058316F">
        <w:rPr>
          <w:rFonts w:ascii="Garamond" w:hAnsi="Garamond"/>
          <w:highlight w:val="cyan"/>
          <w:rPrChange w:id="1305" w:author="Michael Jennions" w:date="2020-09-22T14:00:00Z">
            <w:rPr>
              <w:rFonts w:ascii="Garamond" w:hAnsi="Garamond"/>
            </w:rPr>
          </w:rPrChange>
        </w:rPr>
        <w:fldChar w:fldCharType="separate"/>
      </w:r>
      <w:r w:rsidRPr="0058316F">
        <w:rPr>
          <w:rFonts w:ascii="Garamond" w:hAnsi="Garamond"/>
          <w:noProof/>
          <w:highlight w:val="cyan"/>
          <w:rPrChange w:id="1306" w:author="Michael Jennions" w:date="2020-09-22T14:00:00Z">
            <w:rPr>
              <w:rFonts w:ascii="Garamond" w:hAnsi="Garamond"/>
              <w:noProof/>
            </w:rPr>
          </w:rPrChange>
        </w:rPr>
        <w:t>(Lovich &amp; Gibbons 1992)</w:t>
      </w:r>
      <w:r w:rsidRPr="0058316F">
        <w:rPr>
          <w:rFonts w:ascii="Garamond" w:hAnsi="Garamond"/>
          <w:highlight w:val="cyan"/>
          <w:rPrChange w:id="1307" w:author="Michael Jennions" w:date="2020-09-22T14:00:00Z">
            <w:rPr>
              <w:rFonts w:ascii="Garamond" w:hAnsi="Garamond"/>
            </w:rPr>
          </w:rPrChange>
        </w:rPr>
        <w:fldChar w:fldCharType="end"/>
      </w:r>
      <w:commentRangeEnd w:id="1302"/>
      <w:r w:rsidR="0058316F" w:rsidRPr="0058316F">
        <w:rPr>
          <w:rStyle w:val="CommentReference"/>
          <w:highlight w:val="cyan"/>
          <w:rPrChange w:id="1308" w:author="Michael Jennions" w:date="2020-09-22T14:00:00Z">
            <w:rPr>
              <w:rStyle w:val="CommentReference"/>
            </w:rPr>
          </w:rPrChange>
        </w:rPr>
        <w:commentReference w:id="1302"/>
      </w:r>
      <w:r w:rsidRPr="0058316F">
        <w:rPr>
          <w:rFonts w:ascii="Garamond" w:hAnsi="Garamond"/>
          <w:highlight w:val="cyan"/>
          <w:rPrChange w:id="1309" w:author="Michael Jennions" w:date="2020-09-22T14:00:00Z">
            <w:rPr>
              <w:rFonts w:ascii="Garamond" w:hAnsi="Garamond"/>
            </w:rPr>
          </w:rPrChange>
        </w:rPr>
        <w:t>:</w:t>
      </w:r>
    </w:p>
    <w:p w14:paraId="084174AF" w14:textId="77777777" w:rsidR="00DA2BB5" w:rsidRDefault="00DA2BB5" w:rsidP="00DA2BB5">
      <w:pPr>
        <w:contextualSpacing/>
        <w:rPr>
          <w:rFonts w:ascii="Garamond" w:hAnsi="Garamond"/>
        </w:rPr>
      </w:pPr>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w:lastRenderedPageBreak/>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0E0CCA75"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87532E">
        <w:rPr>
          <w:rFonts w:ascii="Garamond" w:hAnsi="Garamond"/>
          <w:i/>
          <w:sz w:val="20"/>
        </w:rPr>
        <w:t>9</w:t>
      </w:r>
    </w:p>
    <w:p w14:paraId="3B25047B" w14:textId="77777777" w:rsidR="00DA2BB5" w:rsidRPr="006C2D94" w:rsidRDefault="00DA2BB5" w:rsidP="00DA2BB5">
      <w:pPr>
        <w:contextualSpacing/>
        <w:rPr>
          <w:rFonts w:ascii="Garamond" w:hAnsi="Garamond"/>
          <w:i/>
        </w:rPr>
      </w:pPr>
    </w:p>
    <w:p w14:paraId="15358848" w14:textId="403C24A9" w:rsidR="003A1B80"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 xml:space="preserve">CRC Handbook of Avian Body Masses </w:t>
      </w:r>
      <w:r>
        <w:rPr>
          <w:rFonts w:ascii="Garamond" w:hAnsi="Garamond"/>
        </w:rPr>
        <w:fldChar w:fldCharType="begin" w:fldLock="1"/>
      </w:r>
      <w:r w:rsidR="00B33FA9">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Pr>
          <w:rFonts w:ascii="Garamond" w:hAnsi="Garamond"/>
        </w:rPr>
        <w:fldChar w:fldCharType="separate"/>
      </w:r>
      <w:r w:rsidRPr="00403EE0">
        <w:rPr>
          <w:rFonts w:ascii="Garamond" w:hAnsi="Garamond"/>
          <w:noProof/>
        </w:rPr>
        <w:t>(Dunning Jr 2007)</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We then used data from located studies to calculate the SSD index. </w:t>
      </w:r>
    </w:p>
    <w:p w14:paraId="69C294FE" w14:textId="77777777" w:rsidR="003A1B80" w:rsidRDefault="003A1B80" w:rsidP="00DA2BB5">
      <w:pPr>
        <w:rPr>
          <w:rFonts w:ascii="Garamond" w:hAnsi="Garamond"/>
        </w:rPr>
      </w:pPr>
    </w:p>
    <w:p w14:paraId="3D795C10" w14:textId="4071D343" w:rsidR="00DA2BB5" w:rsidRPr="00523C36" w:rsidRDefault="000644B8" w:rsidP="003A1B80">
      <w:pPr>
        <w:rPr>
          <w:rFonts w:ascii="Times New Roman" w:eastAsia="Times New Roman" w:hAnsi="Times New Roman" w:cs="Times New Roman"/>
        </w:rPr>
      </w:pPr>
      <w:r>
        <w:rPr>
          <w:rFonts w:ascii="Garamond" w:hAnsi="Garamond"/>
        </w:rPr>
        <w:t xml:space="preserve">Second, we also quantified mating system (“monogamous” or “multiple mating”). Where included studies did not report mating system,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“mating system”. </w:t>
      </w:r>
      <w:r w:rsidR="00DA2BB5">
        <w:rPr>
          <w:rFonts w:ascii="Garamond" w:hAnsi="Garamond"/>
        </w:rPr>
        <w:t>The location of data collected for SSD index</w:t>
      </w:r>
      <w:r>
        <w:rPr>
          <w:rFonts w:ascii="Garamond" w:hAnsi="Garamond"/>
        </w:rPr>
        <w:t xml:space="preserve"> and mating system</w:t>
      </w:r>
      <w:r w:rsidR="00DA2BB5">
        <w:rPr>
          <w:rFonts w:ascii="Garamond" w:hAnsi="Garamond"/>
        </w:rPr>
        <w:t xml:space="preserve"> </w:t>
      </w:r>
      <w:r>
        <w:rPr>
          <w:rFonts w:ascii="Garamond" w:hAnsi="Garamond"/>
        </w:rPr>
        <w:t>are</w:t>
      </w:r>
      <w:r w:rsidR="00DA2BB5">
        <w:rPr>
          <w:rFonts w:ascii="Garamond" w:hAnsi="Garamond"/>
        </w:rPr>
        <w:t xml:space="preserve"> provided in the Supplementary Material. </w:t>
      </w:r>
    </w:p>
    <w:p w14:paraId="73CDA175" w14:textId="77777777" w:rsidR="00DA2BB5" w:rsidRDefault="00DA2BB5" w:rsidP="00DA2BB5">
      <w:pPr>
        <w:contextualSpacing/>
        <w:rPr>
          <w:rFonts w:ascii="Garamond" w:hAnsi="Garamond"/>
        </w:rPr>
      </w:pPr>
    </w:p>
    <w:p w14:paraId="32B808EE" w14:textId="348047D3"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w:t>
      </w:r>
      <w:r w:rsidR="004803F1">
        <w:rPr>
          <w:rFonts w:ascii="Garamond" w:hAnsi="Garamond"/>
          <w:color w:val="000000" w:themeColor="text1"/>
        </w:rPr>
        <w:t>9</w:t>
      </w:r>
      <w:r w:rsidRPr="00F02F7D">
        <w:rPr>
          <w:rFonts w:ascii="Garamond" w:hAnsi="Garamond"/>
          <w:color w:val="000000" w:themeColor="text1"/>
        </w:rPr>
        <w:t>-S1</w:t>
      </w:r>
      <w:r w:rsidR="004803F1">
        <w:rPr>
          <w:rFonts w:ascii="Garamond" w:hAnsi="Garamond"/>
          <w:color w:val="000000" w:themeColor="text1"/>
        </w:rPr>
        <w:t>3</w:t>
      </w:r>
      <w:r>
        <w:rPr>
          <w:rFonts w:ascii="Garamond" w:hAnsi="Garamond"/>
        </w:rPr>
        <w:t>, but these should be treated as strictly exploratory analyses.</w:t>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21938C1E"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lnCVR using multi-level meta-analytic (MLMA) models (</w:t>
      </w:r>
      <w:r w:rsidR="00142E4A">
        <w:rPr>
          <w:rFonts w:ascii="Garamond" w:hAnsi="Garamond"/>
        </w:rPr>
        <w:t>intercept only models that consider</w:t>
      </w:r>
      <w:r>
        <w:rPr>
          <w:rFonts w:ascii="Garamond" w:hAnsi="Garamond"/>
        </w:rPr>
        <w:t xml:space="preserve"> random effects) and then ran multi-level meta-regression (MLMR) models (including fixed effect moderators) in R (version 3.5.1, </w:t>
      </w:r>
      <w:r w:rsidRPr="000941A1">
        <w:rPr>
          <w:rFonts w:ascii="Garamond" w:hAnsi="Garamond"/>
          <w:iCs/>
          <w:noProof/>
        </w:rPr>
        <w:t>R Core Team 201</w:t>
      </w:r>
      <w:r>
        <w:rPr>
          <w:rFonts w:ascii="Garamond" w:hAnsi="Garamond"/>
          <w:iCs/>
          <w:noProof/>
        </w:rPr>
        <w:t>8</w:t>
      </w:r>
      <w:r>
        <w:rPr>
          <w:rFonts w:ascii="Garamond" w:hAnsi="Garamond"/>
        </w:rPr>
        <w:t xml:space="preserve">) using the package </w:t>
      </w:r>
      <w:r>
        <w:rPr>
          <w:rFonts w:ascii="Garamond" w:hAnsi="Garamond"/>
          <w:i/>
          <w:iCs/>
        </w:rPr>
        <w:t xml:space="preserve">metafor </w:t>
      </w:r>
      <w:r>
        <w:rPr>
          <w:rFonts w:ascii="Garamond" w:hAnsi="Garamond"/>
          <w:i/>
          <w:iCs/>
        </w:rPr>
        <w:fldChar w:fldCharType="begin" w:fldLock="1"/>
      </w:r>
      <w:r>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r>
        <w:rPr>
          <w:rFonts w:ascii="Garamond" w:hAnsi="Garamond"/>
          <w:i/>
          <w:iCs/>
        </w:rPr>
        <w:fldChar w:fldCharType="separate"/>
      </w:r>
      <w:r w:rsidRPr="000941A1">
        <w:rPr>
          <w:rFonts w:ascii="Garamond" w:hAnsi="Garamond"/>
          <w:iCs/>
          <w:noProof/>
        </w:rPr>
        <w:t>(</w:t>
      </w:r>
      <w:r>
        <w:rPr>
          <w:rFonts w:ascii="Garamond" w:hAnsi="Garamond"/>
          <w:iCs/>
          <w:noProof/>
        </w:rPr>
        <w:t xml:space="preserve">version 2.4.0, </w:t>
      </w:r>
      <w:r w:rsidRPr="000941A1">
        <w:rPr>
          <w:rFonts w:ascii="Garamond" w:hAnsi="Garamond"/>
          <w:iCs/>
          <w:noProof/>
        </w:rPr>
        <w:t>Viechtbauer 2010)</w:t>
      </w:r>
      <w:r>
        <w:rPr>
          <w:rFonts w:ascii="Garamond" w:hAnsi="Garamond"/>
          <w:i/>
          <w:iCs/>
        </w:rPr>
        <w:fldChar w:fldCharType="end"/>
      </w:r>
      <w:r>
        <w:rPr>
          <w:rFonts w:ascii="Garamond" w:hAnsi="Garamond"/>
        </w:rPr>
        <w:t xml:space="preserve">. We ran separate models for each of our five taxonomic groups, namely: birds, mammals, fish, invertebrates and </w:t>
      </w:r>
      <w:r w:rsidR="00142E4A">
        <w:rPr>
          <w:rFonts w:ascii="Garamond" w:hAnsi="Garamond"/>
        </w:rPr>
        <w:t>reptiles/amphibians</w:t>
      </w:r>
      <w:r>
        <w:rPr>
          <w:rFonts w:ascii="Garamond" w:hAnsi="Garamond"/>
        </w:rPr>
        <w:t xml:space="preserve"> </w:t>
      </w:r>
      <w:r w:rsidR="00142E4A">
        <w:rPr>
          <w:rFonts w:ascii="Garamond" w:hAnsi="Garamond"/>
        </w:rPr>
        <w:t>(</w:t>
      </w:r>
      <w:r>
        <w:rPr>
          <w:rFonts w:ascii="Garamond" w:hAnsi="Garamond"/>
        </w:rPr>
        <w:t>combined due to low sample sizes). Although we were interested in whether sex differences varied across these taxonomic groups, the available sample sizes generally precluded running models with taxa as a moderator</w:t>
      </w:r>
      <w:r w:rsidR="009A40FE">
        <w:rPr>
          <w:rFonts w:ascii="Garamond" w:hAnsi="Garamond"/>
        </w:rPr>
        <w:t xml:space="preserve"> and would have resulted in overly complicated interpretation</w:t>
      </w:r>
      <w:r>
        <w:rPr>
          <w:rFonts w:ascii="Garamond" w:hAnsi="Garamond"/>
        </w:rPr>
        <w:t xml:space="preserve">. </w:t>
      </w:r>
      <w:r w:rsidR="00E245DF">
        <w:rPr>
          <w:rFonts w:ascii="Garamond" w:hAnsi="Garamond"/>
        </w:rPr>
        <w:t>Furthermore, the diversity of taxa made it challenging to create a full phylogeny that included all taxa</w:t>
      </w:r>
      <w:r w:rsidR="00686FAF">
        <w:rPr>
          <w:rFonts w:ascii="Garamond" w:hAnsi="Garamond"/>
        </w:rPr>
        <w:t xml:space="preserve"> to account for evolutionary relationships and non-independence (Noble et al. 2017)</w:t>
      </w:r>
      <w:r>
        <w:rPr>
          <w:rFonts w:ascii="Garamond" w:hAnsi="Garamond"/>
        </w:rPr>
        <w:t>.</w:t>
      </w:r>
      <w:r w:rsidR="00686FAF">
        <w:rPr>
          <w:rFonts w:ascii="Garamond" w:hAnsi="Garamond"/>
        </w:rPr>
        <w:t xml:space="preserve"> Focusing on broad taxonomic groups separately allowed us to construct phylogenies for each group</w:t>
      </w:r>
      <w:ins w:id="1310" w:author="Michael Jennions" w:date="2020-09-22T11:34:00Z">
        <w:r w:rsidR="008E6ABD">
          <w:rPr>
            <w:rFonts w:ascii="Garamond" w:hAnsi="Garamond"/>
          </w:rPr>
          <w:t xml:space="preserve">. Even then, </w:t>
        </w:r>
      </w:ins>
      <w:del w:id="1311" w:author="Michael Jennions" w:date="2020-09-22T11:34:00Z">
        <w:r w:rsidR="00686FAF" w:rsidDel="008E6ABD">
          <w:rPr>
            <w:rFonts w:ascii="Garamond" w:hAnsi="Garamond"/>
          </w:rPr>
          <w:delText xml:space="preserve"> even though </w:delText>
        </w:r>
      </w:del>
      <w:del w:id="1312" w:author="Michael Jennions" w:date="2020-09-22T11:35:00Z">
        <w:r w:rsidR="00686FAF" w:rsidDel="008E6ABD">
          <w:rPr>
            <w:rFonts w:ascii="Garamond" w:hAnsi="Garamond"/>
          </w:rPr>
          <w:delText>relationships</w:delText>
        </w:r>
      </w:del>
      <w:ins w:id="1313" w:author="Michael Jennions" w:date="2020-09-22T11:35:00Z">
        <w:r w:rsidR="008E6ABD">
          <w:rPr>
            <w:rFonts w:ascii="Garamond" w:hAnsi="Garamond"/>
          </w:rPr>
          <w:t>phylogenies</w:t>
        </w:r>
      </w:ins>
      <w:r w:rsidR="00686FAF">
        <w:rPr>
          <w:rFonts w:ascii="Garamond" w:hAnsi="Garamond"/>
        </w:rPr>
        <w:t xml:space="preserve"> were better resolved for some groups </w:t>
      </w:r>
      <w:del w:id="1314" w:author="Michael Jennions" w:date="2020-09-22T11:34:00Z">
        <w:r w:rsidR="00686FAF" w:rsidDel="008E6ABD">
          <w:rPr>
            <w:rFonts w:ascii="Garamond" w:hAnsi="Garamond"/>
          </w:rPr>
          <w:delText>compared to</w:delText>
        </w:r>
      </w:del>
      <w:ins w:id="1315" w:author="Michael Jennions" w:date="2020-09-22T11:34:00Z">
        <w:r w:rsidR="008E6ABD">
          <w:rPr>
            <w:rFonts w:ascii="Garamond" w:hAnsi="Garamond"/>
          </w:rPr>
          <w:t>than</w:t>
        </w:r>
      </w:ins>
      <w:r w:rsidR="00686FAF">
        <w:rPr>
          <w:rFonts w:ascii="Garamond" w:hAnsi="Garamond"/>
        </w:rPr>
        <w:t xml:space="preserve"> others (e.g., mammal and bird</w:t>
      </w:r>
      <w:r w:rsidR="00B657FB">
        <w:rPr>
          <w:rFonts w:ascii="Garamond" w:hAnsi="Garamond"/>
        </w:rPr>
        <w:t xml:space="preserve"> </w:t>
      </w:r>
      <w:ins w:id="1316" w:author="Michael Jennions" w:date="2020-09-22T11:35:00Z">
        <w:r w:rsidR="008E6ABD">
          <w:rPr>
            <w:rFonts w:ascii="Garamond" w:hAnsi="Garamond"/>
          </w:rPr>
          <w:t xml:space="preserve">ones </w:t>
        </w:r>
      </w:ins>
      <w:del w:id="1317" w:author="Michael Jennions" w:date="2020-09-22T11:35:00Z">
        <w:r w:rsidR="00B657FB" w:rsidDel="008E6ABD">
          <w:rPr>
            <w:rFonts w:ascii="Garamond" w:hAnsi="Garamond"/>
          </w:rPr>
          <w:delText>phylogenies</w:delText>
        </w:r>
        <w:r w:rsidR="00686FAF" w:rsidDel="008E6ABD">
          <w:rPr>
            <w:rFonts w:ascii="Garamond" w:hAnsi="Garamond"/>
          </w:rPr>
          <w:delText xml:space="preserve"> </w:delText>
        </w:r>
      </w:del>
      <w:r w:rsidR="00B657FB">
        <w:rPr>
          <w:rFonts w:ascii="Garamond" w:hAnsi="Garamond"/>
        </w:rPr>
        <w:t xml:space="preserve">were better than </w:t>
      </w:r>
      <w:del w:id="1318" w:author="Michael Jennions" w:date="2020-09-22T11:34:00Z">
        <w:r w:rsidR="00B657FB" w:rsidDel="008E6ABD">
          <w:rPr>
            <w:rFonts w:ascii="Garamond" w:hAnsi="Garamond"/>
          </w:rPr>
          <w:delText xml:space="preserve">phylogenies </w:delText>
        </w:r>
      </w:del>
      <w:ins w:id="1319" w:author="Michael Jennions" w:date="2020-09-22T11:34:00Z">
        <w:r w:rsidR="008E6ABD">
          <w:rPr>
            <w:rFonts w:ascii="Garamond" w:hAnsi="Garamond"/>
          </w:rPr>
          <w:t xml:space="preserve">those </w:t>
        </w:r>
      </w:ins>
      <w:del w:id="1320" w:author="Michael Jennions" w:date="2020-09-22T11:35:00Z">
        <w:r w:rsidR="00B657FB" w:rsidDel="008E6ABD">
          <w:rPr>
            <w:rFonts w:ascii="Garamond" w:hAnsi="Garamond"/>
          </w:rPr>
          <w:delText xml:space="preserve">constructed </w:delText>
        </w:r>
      </w:del>
      <w:r w:rsidR="00B657FB">
        <w:rPr>
          <w:rFonts w:ascii="Garamond" w:hAnsi="Garamond"/>
        </w:rPr>
        <w:t xml:space="preserve">for </w:t>
      </w:r>
      <w:r w:rsidR="00686FAF">
        <w:rPr>
          <w:rFonts w:ascii="Garamond" w:hAnsi="Garamond"/>
        </w:rPr>
        <w:t>insects</w:t>
      </w:r>
      <w:r w:rsidR="00041254">
        <w:rPr>
          <w:rFonts w:ascii="Garamond" w:hAnsi="Garamond"/>
        </w:rPr>
        <w:t xml:space="preserve"> – see below</w:t>
      </w:r>
      <w:r w:rsidR="00686FAF">
        <w:rPr>
          <w:rFonts w:ascii="Garamond" w:hAnsi="Garamond"/>
        </w:rPr>
        <w:t>).</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2E24192E" w:rsidR="00DA2BB5" w:rsidRDefault="00DA2BB5" w:rsidP="00DA2BB5">
      <w:pPr>
        <w:ind w:firstLine="720"/>
        <w:contextualSpacing/>
        <w:rPr>
          <w:rFonts w:ascii="Garamond" w:hAnsi="Garamond"/>
        </w:rPr>
      </w:pPr>
      <w:r>
        <w:rPr>
          <w:rFonts w:ascii="Garamond" w:hAnsi="Garamond"/>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Pr>
          <w:rFonts w:ascii="Garamond" w:hAnsi="Garamond"/>
        </w:rPr>
        <w:fldChar w:fldCharType="begin" w:fldLock="1"/>
      </w:r>
      <w:r>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Pr>
          <w:rFonts w:ascii="Garamond" w:hAnsi="Garamond"/>
        </w:rPr>
        <w:fldChar w:fldCharType="separate"/>
      </w:r>
      <w:r w:rsidRPr="00D27DC2">
        <w:rPr>
          <w:rFonts w:ascii="Garamond" w:hAnsi="Garamond"/>
          <w:noProof/>
        </w:rPr>
        <w:t>(Dingemanse &amp; Wolf 2010; Wolf &amp; Weissing 2010)</w:t>
      </w:r>
      <w:r>
        <w:rPr>
          <w:rFonts w:ascii="Garamond" w:hAnsi="Garamond"/>
        </w:rPr>
        <w:fldChar w:fldCharType="end"/>
      </w:r>
      <w:r>
        <w:rPr>
          <w:rFonts w:ascii="Garamond" w:hAnsi="Garamond"/>
        </w:rPr>
        <w:t xml:space="preserve">, and greater variance for all five traits in accordance with the ‘greater male variability’ hypothesis </w:t>
      </w:r>
      <w:r>
        <w:rPr>
          <w:rFonts w:ascii="Garamond" w:hAnsi="Garamond"/>
        </w:rPr>
        <w:fldChar w:fldCharType="begin" w:fldLock="1"/>
      </w:r>
      <w:r w:rsidR="004803F1">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Controversy","type":"article-journal","volume":"62"},"uris":["http://www.mendeley.com/documents/?uuid=7cfcb64f-2b1b-4f3b-aa28-878275d085c6"]}],"mendeley":{"formattedCitation":"(Feingold 1992)","plainTextFormattedCitation":"(Feingold 1992)","previouslyFormattedCitation":"(Feingold 1992)"},"properties":{"noteIndex":0},"schema":"https://github.com/citation-style-language/schema/raw/master/csl-citation.json"}</w:instrText>
      </w:r>
      <w:r>
        <w:rPr>
          <w:rFonts w:ascii="Garamond" w:hAnsi="Garamond"/>
        </w:rPr>
        <w:fldChar w:fldCharType="separate"/>
      </w:r>
      <w:r w:rsidR="006D7347" w:rsidRPr="006D7347">
        <w:rPr>
          <w:rFonts w:ascii="Garamond" w:hAnsi="Garamond"/>
          <w:noProof/>
        </w:rPr>
        <w:t>(Feingold 1992)</w:t>
      </w:r>
      <w:r>
        <w:rPr>
          <w:rFonts w:ascii="Garamond" w:hAnsi="Garamond"/>
        </w:rPr>
        <w:fldChar w:fldCharType="end"/>
      </w:r>
      <w:r>
        <w:rPr>
          <w:rFonts w:ascii="Garamond" w:hAnsi="Garamond"/>
        </w:rPr>
        <w:t xml:space="preserve">. More importantly, this analysis provides a baseline </w:t>
      </w:r>
      <w:del w:id="1321" w:author="Michael Jennions" w:date="2020-09-22T11:36:00Z">
        <w:r w:rsidDel="002C47BE">
          <w:rPr>
            <w:rFonts w:ascii="Garamond" w:hAnsi="Garamond"/>
          </w:rPr>
          <w:delText xml:space="preserve">that allows us </w:delText>
        </w:r>
      </w:del>
      <w:r>
        <w:rPr>
          <w:rFonts w:ascii="Garamond" w:hAnsi="Garamond"/>
        </w:rPr>
        <w:t xml:space="preserve">to look for sources of heterogeneity in the data. To account for the non-independence of data we included species identity and study </w:t>
      </w:r>
      <w:r>
        <w:rPr>
          <w:rFonts w:ascii="Garamond" w:hAnsi="Garamond"/>
        </w:rPr>
        <w:lastRenderedPageBreak/>
        <w:t xml:space="preserve">identity as random effects, as there were multiple effect sizes from the same species or study. </w:t>
      </w:r>
      <w:r w:rsidRPr="00561A2D">
        <w:rPr>
          <w:rFonts w:ascii="Garamond" w:hAnsi="Garamond"/>
        </w:rPr>
        <w:t xml:space="preserve">We also </w:t>
      </w:r>
      <w:r w:rsidRPr="00814634">
        <w:rPr>
          <w:rFonts w:ascii="Garamond" w:hAnsi="Garamond"/>
        </w:rPr>
        <w:t>included</w:t>
      </w:r>
      <w:r w:rsidR="00041254">
        <w:rPr>
          <w:rFonts w:ascii="Garamond" w:hAnsi="Garamond"/>
        </w:rPr>
        <w:t xml:space="preserve"> an</w:t>
      </w:r>
      <w:r w:rsidRPr="00814634">
        <w:rPr>
          <w:rFonts w:ascii="Garamond" w:hAnsi="Garamond"/>
        </w:rPr>
        <w:t xml:space="preserve"> observation level </w:t>
      </w:r>
      <w:r w:rsidR="00041254">
        <w:rPr>
          <w:rFonts w:ascii="Garamond" w:hAnsi="Garamond"/>
        </w:rPr>
        <w:t>random effect</w:t>
      </w:r>
      <w:r w:rsidR="00041254" w:rsidRPr="00814634">
        <w:rPr>
          <w:rFonts w:ascii="Garamond" w:hAnsi="Garamond"/>
        </w:rPr>
        <w:t xml:space="preserve"> </w:t>
      </w:r>
      <w:r w:rsidRPr="00814634">
        <w:rPr>
          <w:rFonts w:ascii="Garamond" w:hAnsi="Garamond"/>
        </w:rPr>
        <w:t xml:space="preserve">to </w:t>
      </w:r>
      <w:r w:rsidR="00041254">
        <w:rPr>
          <w:rFonts w:ascii="Garamond" w:hAnsi="Garamond"/>
        </w:rPr>
        <w:t>estimate a</w:t>
      </w:r>
      <w:r>
        <w:rPr>
          <w:rFonts w:ascii="Garamond" w:hAnsi="Garamond"/>
        </w:rPr>
        <w:t xml:space="preserve"> residual </w:t>
      </w:r>
      <w:r w:rsidR="00041254">
        <w:rPr>
          <w:rFonts w:ascii="Garamond" w:hAnsi="Garamond"/>
        </w:rPr>
        <w:t xml:space="preserve">/ within study </w:t>
      </w:r>
      <w:r>
        <w:rPr>
          <w:rFonts w:ascii="Garamond" w:hAnsi="Garamond"/>
        </w:rPr>
        <w:t xml:space="preserve">variance. Without this term, within-study effects are </w:t>
      </w:r>
      <w:r w:rsidR="00041254">
        <w:rPr>
          <w:rFonts w:ascii="Garamond" w:hAnsi="Garamond"/>
        </w:rPr>
        <w:t xml:space="preserve">assumed to solely result from </w:t>
      </w:r>
      <w:del w:id="1322" w:author="Michael Jennions" w:date="2020-09-22T11:36:00Z">
        <w:r w:rsidDel="002C47BE">
          <w:rPr>
            <w:rFonts w:ascii="Garamond" w:hAnsi="Garamond"/>
          </w:rPr>
          <w:delText xml:space="preserve"> </w:delText>
        </w:r>
      </w:del>
      <w:r>
        <w:rPr>
          <w:rFonts w:ascii="Garamond" w:hAnsi="Garamond"/>
        </w:rPr>
        <w:t xml:space="preserve">sampling variance </w:t>
      </w:r>
      <w:r>
        <w:rPr>
          <w:rFonts w:ascii="Garamond" w:hAnsi="Garamond"/>
        </w:rPr>
        <w:fldChar w:fldCharType="begin" w:fldLock="1"/>
      </w:r>
      <w:r w:rsidR="00B33FA9">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2017)","previouslyFormattedCitation":"(Nakagawa &lt;i&gt;et al.&lt;/i&gt; 2017)"},"properties":{"noteIndex":0},"schema":"https://github.com/citation-style-language/schema/raw/master/csl-citation.json"}</w:instrText>
      </w:r>
      <w:r>
        <w:rPr>
          <w:rFonts w:ascii="Garamond" w:hAnsi="Garamond"/>
        </w:rPr>
        <w:fldChar w:fldCharType="separate"/>
      </w:r>
      <w:r w:rsidRPr="00B0144C">
        <w:rPr>
          <w:rFonts w:ascii="Garamond" w:hAnsi="Garamond"/>
          <w:noProof/>
        </w:rPr>
        <w:t>(</w:t>
      </w:r>
      <w:r>
        <w:rPr>
          <w:rFonts w:ascii="Garamond" w:hAnsi="Garamond"/>
          <w:noProof/>
        </w:rPr>
        <w:t xml:space="preserve">see </w:t>
      </w:r>
      <w:r w:rsidRPr="00B0144C">
        <w:rPr>
          <w:rFonts w:ascii="Garamond" w:hAnsi="Garamond"/>
          <w:noProof/>
        </w:rPr>
        <w:t xml:space="preserve">Nakagawa </w:t>
      </w:r>
      <w:r w:rsidRPr="00B0144C">
        <w:rPr>
          <w:rFonts w:ascii="Garamond" w:hAnsi="Garamond"/>
          <w:i/>
          <w:noProof/>
        </w:rPr>
        <w:t>et al.</w:t>
      </w:r>
      <w:r w:rsidRPr="00B0144C">
        <w:rPr>
          <w:rFonts w:ascii="Garamond" w:hAnsi="Garamond"/>
          <w:noProof/>
        </w:rPr>
        <w:t xml:space="preserve"> 2017)</w:t>
      </w:r>
      <w:r>
        <w:rPr>
          <w:rFonts w:ascii="Garamond" w:hAnsi="Garamond"/>
        </w:rPr>
        <w:fldChar w:fldCharType="end"/>
      </w:r>
      <w:r>
        <w:rPr>
          <w:rFonts w:ascii="Garamond" w:hAnsi="Garamond"/>
        </w:rPr>
        <w:t xml:space="preserve">. To correct for the non-independence of species due to their shared evolutionary history we </w:t>
      </w:r>
      <w:del w:id="1323" w:author="Michael Jennions" w:date="2020-09-22T11:37:00Z">
        <w:r w:rsidDel="002C47BE">
          <w:rPr>
            <w:rFonts w:ascii="Garamond" w:hAnsi="Garamond"/>
          </w:rPr>
          <w:delText xml:space="preserve">also </w:delText>
        </w:r>
      </w:del>
      <w:r>
        <w:rPr>
          <w:rFonts w:ascii="Garamond" w:hAnsi="Garamond"/>
        </w:rPr>
        <w:t xml:space="preserve">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(Hinchliff </w:t>
      </w:r>
      <w:r w:rsidRPr="000F1DBE">
        <w:rPr>
          <w:rFonts w:ascii="Garamond" w:hAnsi="Garamond"/>
          <w:i/>
          <w:noProof/>
        </w:rPr>
        <w:t>et al.</w:t>
      </w:r>
      <w:r w:rsidRPr="000F1DBE">
        <w:rPr>
          <w:rFonts w:ascii="Garamond" w:hAnsi="Garamond"/>
          <w:noProof/>
        </w:rPr>
        <w:t xml:space="preserve"> 2015)</w:t>
      </w:r>
      <w:r>
        <w:rPr>
          <w:rFonts w:ascii="Garamond" w:hAnsi="Garamond"/>
        </w:rPr>
        <w:fldChar w:fldCharType="end"/>
      </w:r>
      <w:r>
        <w:rPr>
          <w:rFonts w:ascii="Garamond" w:hAnsi="Garamond"/>
        </w:rPr>
        <w:t xml:space="preserve">. For the bird phylogeny, we used the Ericson tree backbone </w:t>
      </w:r>
      <w:r>
        <w:rPr>
          <w:rFonts w:ascii="Garamond" w:hAnsi="Garamond"/>
        </w:rPr>
        <w:fldChar w:fldCharType="begin" w:fldLock="1"/>
      </w:r>
      <w:r>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(Ericson </w:t>
      </w:r>
      <w:r w:rsidRPr="000F1DBE">
        <w:rPr>
          <w:rFonts w:ascii="Garamond" w:hAnsi="Garamond"/>
          <w:i/>
          <w:noProof/>
        </w:rPr>
        <w:t>et al.</w:t>
      </w:r>
      <w:r w:rsidRPr="000F1DBE">
        <w:rPr>
          <w:rFonts w:ascii="Garamond" w:hAnsi="Garamond"/>
          <w:noProof/>
        </w:rPr>
        <w:t xml:space="preserve"> 2006)</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r w:rsidRPr="0094643D">
        <w:rPr>
          <w:rFonts w:ascii="Garamond" w:hAnsi="Garamond"/>
          <w:i/>
          <w:iCs/>
        </w:rPr>
        <w:t>phytools</w:t>
      </w:r>
      <w:r>
        <w:rPr>
          <w:rFonts w:ascii="Garamond" w:hAnsi="Garamond"/>
        </w:rPr>
        <w:t xml:space="preserve"> packages in R to generate an average tree from these 100 trees, which we then used in our bird taxa models. TimeTree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representation 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lnCVR 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Higgins &amp; Thompson 2002; Nakagawa &amp; Santos 2012)</w:t>
      </w:r>
      <w:r>
        <w:rPr>
          <w:rFonts w:ascii="Garamond" w:hAnsi="Garamond"/>
        </w:rPr>
        <w:fldChar w:fldCharType="end"/>
      </w:r>
      <w:r>
        <w:rPr>
          <w:rFonts w:ascii="Garamond" w:hAnsi="Garamond"/>
        </w:rPr>
        <w:t>. We partitioned heterogeneity arising among species</w:t>
      </w:r>
      <w:r w:rsidR="003F275A">
        <w:rPr>
          <w:rFonts w:ascii="Garamond" w:hAnsi="Garamond"/>
        </w:rPr>
        <w:t xml:space="preserve">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xml:space="preserve">; </w:t>
      </w:r>
      <w:commentRangeStart w:id="1324"/>
      <w:r w:rsidRPr="0058316F">
        <w:rPr>
          <w:rFonts w:ascii="Garamond" w:hAnsi="Garamond"/>
          <w:highlight w:val="cyan"/>
          <w:rPrChange w:id="1325" w:author="Michael Jennions" w:date="2020-09-22T14:01:00Z">
            <w:rPr>
              <w:rFonts w:ascii="Garamond" w:hAnsi="Garamond"/>
            </w:rPr>
          </w:rPrChange>
        </w:rPr>
        <w:fldChar w:fldCharType="begin" w:fldLock="1"/>
      </w:r>
      <w:r w:rsidRPr="0058316F">
        <w:rPr>
          <w:rFonts w:ascii="Garamond" w:hAnsi="Garamond"/>
          <w:highlight w:val="cyan"/>
          <w:rPrChange w:id="1326" w:author="Michael Jennions" w:date="2020-09-22T14:01:00Z">
            <w:rPr>
              <w:rFonts w:ascii="Garamond" w:hAnsi="Garamond"/>
            </w:rPr>
          </w:rPrChange>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Pr="0058316F">
        <w:rPr>
          <w:rFonts w:ascii="Garamond" w:hAnsi="Garamond"/>
          <w:highlight w:val="cyan"/>
          <w:rPrChange w:id="1327" w:author="Michael Jennions" w:date="2020-09-22T14:01:00Z">
            <w:rPr>
              <w:rFonts w:ascii="Garamond" w:hAnsi="Garamond"/>
            </w:rPr>
          </w:rPrChange>
        </w:rPr>
        <w:fldChar w:fldCharType="separate"/>
      </w:r>
      <w:r w:rsidRPr="0058316F">
        <w:rPr>
          <w:rFonts w:ascii="Garamond" w:hAnsi="Garamond"/>
          <w:noProof/>
          <w:highlight w:val="cyan"/>
          <w:rPrChange w:id="1328" w:author="Michael Jennions" w:date="2020-09-22T14:01:00Z">
            <w:rPr>
              <w:rFonts w:ascii="Garamond" w:hAnsi="Garamond"/>
              <w:noProof/>
            </w:rPr>
          </w:rPrChange>
        </w:rPr>
        <w:t>Hadfield &amp; Nakagawa 2010; Nakagawa &amp; Santos 2012)</w:t>
      </w:r>
      <w:r w:rsidRPr="0058316F">
        <w:rPr>
          <w:rFonts w:ascii="Garamond" w:hAnsi="Garamond"/>
          <w:highlight w:val="cyan"/>
          <w:rPrChange w:id="1329" w:author="Michael Jennions" w:date="2020-09-22T14:01:00Z">
            <w:rPr>
              <w:rFonts w:ascii="Garamond" w:hAnsi="Garamond"/>
            </w:rPr>
          </w:rPrChange>
        </w:rPr>
        <w:fldChar w:fldCharType="end"/>
      </w:r>
      <w:commentRangeEnd w:id="1324"/>
      <w:r w:rsidR="0058316F">
        <w:rPr>
          <w:rStyle w:val="CommentReference"/>
        </w:rPr>
        <w:commentReference w:id="1324"/>
      </w:r>
      <w:r>
        <w:rPr>
          <w:rFonts w:ascii="Garamond" w:hAnsi="Garamond"/>
        </w:rPr>
        <w:t>. The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is the proportion of the total variance in effect size estimates excluding </w:t>
      </w:r>
      <w:r w:rsidR="003F275A">
        <w:rPr>
          <w:rFonts w:ascii="Garamond" w:hAnsi="Garamond"/>
        </w:rPr>
        <w:t>total</w:t>
      </w:r>
      <w:r>
        <w:rPr>
          <w:rFonts w:ascii="Garamond" w:hAnsi="Garamond"/>
        </w:rPr>
        <w:t xml:space="preserve">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5A393CE4" w:rsidR="00DA2BB5" w:rsidRDefault="00DA2BB5" w:rsidP="00DA2BB5">
      <w:pPr>
        <w:ind w:firstLine="720"/>
        <w:contextualSpacing/>
        <w:rPr>
          <w:rFonts w:ascii="Garamond" w:hAnsi="Garamond"/>
        </w:rPr>
      </w:pPr>
      <w:r>
        <w:rPr>
          <w:rFonts w:ascii="Garamond" w:hAnsi="Garamond"/>
        </w:rPr>
        <w:t xml:space="preserve">Next, we fit separate MLMR models for each taxonomic group that included key moderator variables. Our first set of models included personality type </w:t>
      </w:r>
      <w:r w:rsidR="00592D55">
        <w:rPr>
          <w:rFonts w:ascii="Garamond" w:hAnsi="Garamond"/>
        </w:rPr>
        <w:t xml:space="preserve">as a moderator </w:t>
      </w:r>
      <w:r>
        <w:rPr>
          <w:rFonts w:ascii="Garamond" w:hAnsi="Garamond"/>
        </w:rPr>
        <w:t xml:space="preserve">to provide an estimate of the mean effect size for each </w:t>
      </w:r>
      <w:r w:rsidR="00592D55">
        <w:rPr>
          <w:rFonts w:ascii="Garamond" w:hAnsi="Garamond"/>
        </w:rPr>
        <w:t xml:space="preserve">of the five personality factors </w:t>
      </w:r>
      <w:r>
        <w:rPr>
          <w:rFonts w:ascii="Garamond" w:hAnsi="Garamond"/>
        </w:rPr>
        <w:t>(i.e.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e might affect sociability</w:t>
      </w:r>
      <w:r w:rsidRPr="0058316F">
        <w:rPr>
          <w:rFonts w:ascii="Garamond" w:hAnsi="Garamond"/>
          <w:highlight w:val="cyan"/>
          <w:rPrChange w:id="1330" w:author="Michael Jennions" w:date="2020-09-22T14:02:00Z">
            <w:rPr>
              <w:rFonts w:ascii="Garamond" w:hAnsi="Garamond"/>
            </w:rPr>
          </w:rPrChange>
        </w:rPr>
        <w:t xml:space="preserve">; </w:t>
      </w:r>
      <w:commentRangeStart w:id="1331"/>
      <w:r w:rsidRPr="0058316F">
        <w:rPr>
          <w:rFonts w:ascii="Garamond" w:hAnsi="Garamond"/>
          <w:highlight w:val="cyan"/>
          <w:rPrChange w:id="1332" w:author="Michael Jennions" w:date="2020-09-22T14:02:00Z">
            <w:rPr>
              <w:rFonts w:ascii="Garamond" w:hAnsi="Garamond"/>
            </w:rPr>
          </w:rPrChange>
        </w:rPr>
        <w:fldChar w:fldCharType="begin" w:fldLock="1"/>
      </w:r>
      <w:r w:rsidRPr="0058316F">
        <w:rPr>
          <w:rFonts w:ascii="Garamond" w:hAnsi="Garamond"/>
          <w:highlight w:val="cyan"/>
          <w:rPrChange w:id="1333" w:author="Michael Jennions" w:date="2020-09-22T14:02:00Z">
            <w:rPr>
              <w:rFonts w:ascii="Garamond" w:hAnsi="Garamond"/>
            </w:rPr>
          </w:rPrChange>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Pr="0058316F">
        <w:rPr>
          <w:rFonts w:ascii="Garamond" w:hAnsi="Garamond"/>
          <w:highlight w:val="cyan"/>
          <w:rPrChange w:id="1334" w:author="Michael Jennions" w:date="2020-09-22T14:02:00Z">
            <w:rPr>
              <w:rFonts w:ascii="Garamond" w:hAnsi="Garamond"/>
            </w:rPr>
          </w:rPrChange>
        </w:rPr>
        <w:fldChar w:fldCharType="separate"/>
      </w:r>
      <w:r w:rsidRPr="0058316F">
        <w:rPr>
          <w:rFonts w:ascii="Garamond" w:hAnsi="Garamond"/>
          <w:noProof/>
          <w:highlight w:val="cyan"/>
          <w:rPrChange w:id="1335" w:author="Michael Jennions" w:date="2020-09-22T14:02:00Z">
            <w:rPr>
              <w:rFonts w:ascii="Garamond" w:hAnsi="Garamond"/>
              <w:noProof/>
            </w:rPr>
          </w:rPrChange>
        </w:rPr>
        <w:t xml:space="preserve">Schuett </w:t>
      </w:r>
      <w:r w:rsidRPr="0058316F">
        <w:rPr>
          <w:rFonts w:ascii="Garamond" w:hAnsi="Garamond"/>
          <w:i/>
          <w:noProof/>
          <w:highlight w:val="cyan"/>
          <w:rPrChange w:id="1336" w:author="Michael Jennions" w:date="2020-09-22T14:02:00Z">
            <w:rPr>
              <w:rFonts w:ascii="Garamond" w:hAnsi="Garamond"/>
              <w:i/>
              <w:noProof/>
            </w:rPr>
          </w:rPrChange>
        </w:rPr>
        <w:t>et al.</w:t>
      </w:r>
      <w:r w:rsidRPr="0058316F">
        <w:rPr>
          <w:rFonts w:ascii="Garamond" w:hAnsi="Garamond"/>
          <w:noProof/>
          <w:highlight w:val="cyan"/>
          <w:rPrChange w:id="1337" w:author="Michael Jennions" w:date="2020-09-22T14:02:00Z">
            <w:rPr>
              <w:rFonts w:ascii="Garamond" w:hAnsi="Garamond"/>
              <w:noProof/>
            </w:rPr>
          </w:rPrChange>
        </w:rPr>
        <w:t xml:space="preserve"> 2010)</w:t>
      </w:r>
      <w:r w:rsidRPr="0058316F">
        <w:rPr>
          <w:rFonts w:ascii="Garamond" w:hAnsi="Garamond"/>
          <w:highlight w:val="cyan"/>
          <w:rPrChange w:id="1338" w:author="Michael Jennions" w:date="2020-09-22T14:02:00Z">
            <w:rPr>
              <w:rFonts w:ascii="Garamond" w:hAnsi="Garamond"/>
            </w:rPr>
          </w:rPrChange>
        </w:rPr>
        <w:fldChar w:fldCharType="end"/>
      </w:r>
      <w:r w:rsidRPr="0058316F">
        <w:rPr>
          <w:rFonts w:ascii="Garamond" w:hAnsi="Garamond"/>
          <w:highlight w:val="cyan"/>
          <w:rPrChange w:id="1339" w:author="Michael Jennions" w:date="2020-09-22T14:02:00Z">
            <w:rPr>
              <w:rFonts w:ascii="Garamond" w:hAnsi="Garamond"/>
            </w:rPr>
          </w:rPrChange>
        </w:rPr>
        <w:t xml:space="preserve">, life-histories (e.g. sex-biased dispersal is likely to affect exploration and activity; </w:t>
      </w:r>
      <w:r w:rsidRPr="0058316F">
        <w:rPr>
          <w:rFonts w:ascii="Garamond" w:hAnsi="Garamond"/>
          <w:highlight w:val="cyan"/>
          <w:rPrChange w:id="1340" w:author="Michael Jennions" w:date="2020-09-22T14:02:00Z">
            <w:rPr>
              <w:rFonts w:ascii="Garamond" w:hAnsi="Garamond"/>
            </w:rPr>
          </w:rPrChange>
        </w:rPr>
        <w:fldChar w:fldCharType="begin" w:fldLock="1"/>
      </w:r>
      <w:r w:rsidRPr="0058316F">
        <w:rPr>
          <w:rFonts w:ascii="Garamond" w:hAnsi="Garamond"/>
          <w:highlight w:val="cyan"/>
          <w:rPrChange w:id="1341" w:author="Michael Jennions" w:date="2020-09-22T14:02:00Z">
            <w:rPr>
              <w:rFonts w:ascii="Garamond" w:hAnsi="Garamond"/>
            </w:rPr>
          </w:rPrChange>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Pr="0058316F">
        <w:rPr>
          <w:rFonts w:ascii="Garamond" w:hAnsi="Garamond"/>
          <w:highlight w:val="cyan"/>
          <w:rPrChange w:id="1342" w:author="Michael Jennions" w:date="2020-09-22T14:02:00Z">
            <w:rPr>
              <w:rFonts w:ascii="Garamond" w:hAnsi="Garamond"/>
            </w:rPr>
          </w:rPrChange>
        </w:rPr>
        <w:fldChar w:fldCharType="separate"/>
      </w:r>
      <w:r w:rsidRPr="0058316F">
        <w:rPr>
          <w:rFonts w:ascii="Garamond" w:hAnsi="Garamond"/>
          <w:noProof/>
          <w:highlight w:val="cyan"/>
          <w:rPrChange w:id="1343" w:author="Michael Jennions" w:date="2020-09-22T14:02:00Z">
            <w:rPr>
              <w:rFonts w:ascii="Garamond" w:hAnsi="Garamond"/>
              <w:noProof/>
            </w:rPr>
          </w:rPrChange>
        </w:rPr>
        <w:t xml:space="preserve">Cote </w:t>
      </w:r>
      <w:r w:rsidRPr="0058316F">
        <w:rPr>
          <w:rFonts w:ascii="Garamond" w:hAnsi="Garamond"/>
          <w:i/>
          <w:noProof/>
          <w:highlight w:val="cyan"/>
          <w:rPrChange w:id="1344" w:author="Michael Jennions" w:date="2020-09-22T14:02:00Z">
            <w:rPr>
              <w:rFonts w:ascii="Garamond" w:hAnsi="Garamond"/>
              <w:i/>
              <w:noProof/>
            </w:rPr>
          </w:rPrChange>
        </w:rPr>
        <w:t>et al.</w:t>
      </w:r>
      <w:r w:rsidRPr="0058316F">
        <w:rPr>
          <w:rFonts w:ascii="Garamond" w:hAnsi="Garamond"/>
          <w:noProof/>
          <w:highlight w:val="cyan"/>
          <w:rPrChange w:id="1345" w:author="Michael Jennions" w:date="2020-09-22T14:02:00Z">
            <w:rPr>
              <w:rFonts w:ascii="Garamond" w:hAnsi="Garamond"/>
              <w:noProof/>
            </w:rPr>
          </w:rPrChange>
        </w:rPr>
        <w:t xml:space="preserve"> 2010)</w:t>
      </w:r>
      <w:r w:rsidRPr="0058316F">
        <w:rPr>
          <w:rFonts w:ascii="Garamond" w:hAnsi="Garamond"/>
          <w:highlight w:val="cyan"/>
          <w:rPrChange w:id="1346" w:author="Michael Jennions" w:date="2020-09-22T14:02:00Z">
            <w:rPr>
              <w:rFonts w:ascii="Garamond" w:hAnsi="Garamond"/>
            </w:rPr>
          </w:rPrChange>
        </w:rPr>
        <w:fldChar w:fldCharType="end"/>
      </w:r>
      <w:r w:rsidRPr="0058316F">
        <w:rPr>
          <w:rFonts w:ascii="Garamond" w:hAnsi="Garamond"/>
          <w:highlight w:val="cyan"/>
          <w:rPrChange w:id="1347" w:author="Michael Jennions" w:date="2020-09-22T14:02:00Z">
            <w:rPr>
              <w:rFonts w:ascii="Garamond" w:hAnsi="Garamond"/>
            </w:rPr>
          </w:rPrChange>
        </w:rPr>
        <w:t xml:space="preserve">, and sexual selection (e.g. the level of male-male competition or female mate choice might affect male levels of aggression and female levels of exploration; </w:t>
      </w:r>
      <w:r w:rsidRPr="0058316F">
        <w:rPr>
          <w:rFonts w:ascii="Garamond" w:hAnsi="Garamond"/>
          <w:highlight w:val="cyan"/>
          <w:rPrChange w:id="1348" w:author="Michael Jennions" w:date="2020-09-22T14:02:00Z">
            <w:rPr>
              <w:rFonts w:ascii="Garamond" w:hAnsi="Garamond"/>
            </w:rPr>
          </w:rPrChange>
        </w:rPr>
        <w:fldChar w:fldCharType="begin" w:fldLock="1"/>
      </w:r>
      <w:r w:rsidRPr="0058316F">
        <w:rPr>
          <w:rFonts w:ascii="Garamond" w:hAnsi="Garamond"/>
          <w:highlight w:val="cyan"/>
          <w:rPrChange w:id="1349" w:author="Michael Jennions" w:date="2020-09-22T14:02:00Z">
            <w:rPr>
              <w:rFonts w:ascii="Garamond" w:hAnsi="Garamond"/>
            </w:rPr>
          </w:rPrChange>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Pr="0058316F">
        <w:rPr>
          <w:rFonts w:ascii="Garamond" w:hAnsi="Garamond"/>
          <w:highlight w:val="cyan"/>
          <w:rPrChange w:id="1350" w:author="Michael Jennions" w:date="2020-09-22T14:02:00Z">
            <w:rPr>
              <w:rFonts w:ascii="Garamond" w:hAnsi="Garamond"/>
            </w:rPr>
          </w:rPrChange>
        </w:rPr>
        <w:fldChar w:fldCharType="separate"/>
      </w:r>
      <w:r w:rsidRPr="0058316F">
        <w:rPr>
          <w:rFonts w:ascii="Garamond" w:hAnsi="Garamond"/>
          <w:noProof/>
          <w:highlight w:val="cyan"/>
          <w:rPrChange w:id="1351" w:author="Michael Jennions" w:date="2020-09-22T14:02:00Z">
            <w:rPr>
              <w:rFonts w:ascii="Garamond" w:hAnsi="Garamond"/>
              <w:noProof/>
            </w:rPr>
          </w:rPrChange>
        </w:rPr>
        <w:t xml:space="preserve">Munson </w:t>
      </w:r>
      <w:r w:rsidRPr="0058316F">
        <w:rPr>
          <w:rFonts w:ascii="Garamond" w:hAnsi="Garamond"/>
          <w:i/>
          <w:noProof/>
          <w:highlight w:val="cyan"/>
          <w:rPrChange w:id="1352" w:author="Michael Jennions" w:date="2020-09-22T14:02:00Z">
            <w:rPr>
              <w:rFonts w:ascii="Garamond" w:hAnsi="Garamond"/>
              <w:i/>
              <w:noProof/>
            </w:rPr>
          </w:rPrChange>
        </w:rPr>
        <w:t>et al.</w:t>
      </w:r>
      <w:r w:rsidRPr="0058316F">
        <w:rPr>
          <w:rFonts w:ascii="Garamond" w:hAnsi="Garamond"/>
          <w:noProof/>
          <w:highlight w:val="cyan"/>
          <w:rPrChange w:id="1353" w:author="Michael Jennions" w:date="2020-09-22T14:02:00Z">
            <w:rPr>
              <w:rFonts w:ascii="Garamond" w:hAnsi="Garamond"/>
              <w:noProof/>
            </w:rPr>
          </w:rPrChange>
        </w:rPr>
        <w:t xml:space="preserve"> 2020)</w:t>
      </w:r>
      <w:r w:rsidRPr="0058316F">
        <w:rPr>
          <w:rFonts w:ascii="Garamond" w:hAnsi="Garamond"/>
          <w:highlight w:val="cyan"/>
          <w:rPrChange w:id="1354" w:author="Michael Jennions" w:date="2020-09-22T14:02:00Z">
            <w:rPr>
              <w:rFonts w:ascii="Garamond" w:hAnsi="Garamond"/>
            </w:rPr>
          </w:rPrChange>
        </w:rPr>
        <w:fldChar w:fldCharType="end"/>
      </w:r>
      <w:r>
        <w:rPr>
          <w:rFonts w:ascii="Garamond" w:hAnsi="Garamond"/>
        </w:rPr>
        <w:t>.</w:t>
      </w:r>
      <w:commentRangeEnd w:id="1331"/>
      <w:r w:rsidR="0058316F">
        <w:rPr>
          <w:rStyle w:val="CommentReference"/>
        </w:rPr>
        <w:commentReference w:id="1331"/>
      </w:r>
      <w:r>
        <w:rPr>
          <w:rFonts w:ascii="Garamond" w:hAnsi="Garamond"/>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w:t>
      </w:r>
      <w:r w:rsidR="00592D55">
        <w:rPr>
          <w:rFonts w:ascii="Garamond" w:hAnsi="Garamond"/>
        </w:rPr>
        <w:t xml:space="preserve">We only fit interaction </w:t>
      </w:r>
      <w:r>
        <w:rPr>
          <w:rFonts w:ascii="Garamond" w:hAnsi="Garamond"/>
        </w:rPr>
        <w:t xml:space="preserve">terms </w:t>
      </w:r>
      <w:r w:rsidR="00592D55">
        <w:rPr>
          <w:rFonts w:ascii="Garamond" w:hAnsi="Garamond"/>
        </w:rPr>
        <w:t xml:space="preserve">in these models when there were </w:t>
      </w:r>
      <w:r>
        <w:rPr>
          <w:rFonts w:ascii="Garamond" w:hAnsi="Garamond"/>
        </w:rPr>
        <w:t xml:space="preserve">10 </w:t>
      </w:r>
      <w:r w:rsidR="00592D55">
        <w:rPr>
          <w:rFonts w:ascii="Garamond" w:hAnsi="Garamond"/>
        </w:rPr>
        <w:t xml:space="preserve">or more </w:t>
      </w:r>
      <w:r>
        <w:rPr>
          <w:rFonts w:ascii="Garamond" w:hAnsi="Garamond"/>
        </w:rPr>
        <w:t>species</w:t>
      </w:r>
      <w:r w:rsidR="00592D55">
        <w:rPr>
          <w:rFonts w:ascii="Garamond" w:hAnsi="Garamond"/>
        </w:rPr>
        <w:t xml:space="preserve"> for each personality type</w:t>
      </w:r>
      <w:r>
        <w:rPr>
          <w:rFonts w:ascii="Garamond" w:hAnsi="Garamond"/>
        </w:rPr>
        <w:t>. There were too few data</w:t>
      </w:r>
      <w:r w:rsidR="00B351C5">
        <w:rPr>
          <w:rFonts w:ascii="Garamond" w:hAnsi="Garamond"/>
        </w:rPr>
        <w:t>, and low heterogeneity,</w:t>
      </w:r>
      <w:r>
        <w:rPr>
          <w:rFonts w:ascii="Garamond" w:hAnsi="Garamond"/>
        </w:rPr>
        <w:t xml:space="preserve"> </w:t>
      </w:r>
      <w:del w:id="1355" w:author="Michael Jennions" w:date="2020-09-22T11:39:00Z">
        <w:r w:rsidDel="00D0621F">
          <w:rPr>
            <w:rFonts w:ascii="Garamond" w:hAnsi="Garamond"/>
          </w:rPr>
          <w:delText xml:space="preserve">on </w:delText>
        </w:r>
      </w:del>
      <w:ins w:id="1356" w:author="Michael Jennions" w:date="2020-09-22T11:39:00Z">
        <w:r w:rsidR="00D0621F">
          <w:rPr>
            <w:rFonts w:ascii="Garamond" w:hAnsi="Garamond"/>
          </w:rPr>
          <w:t xml:space="preserve">for </w:t>
        </w:r>
      </w:ins>
      <w:r w:rsidR="00026C2E">
        <w:rPr>
          <w:rFonts w:ascii="Garamond" w:hAnsi="Garamond"/>
        </w:rPr>
        <w:t>reptiles/amphibians</w:t>
      </w:r>
      <w:r>
        <w:rPr>
          <w:rFonts w:ascii="Garamond" w:hAnsi="Garamond"/>
        </w:rPr>
        <w:t xml:space="preserve"> to run a model that included </w:t>
      </w:r>
      <w:del w:id="1357" w:author="Michael Jennions" w:date="2020-09-22T11:39:00Z">
        <w:r w:rsidDel="00D0621F">
          <w:rPr>
            <w:rFonts w:ascii="Garamond" w:hAnsi="Garamond"/>
          </w:rPr>
          <w:delText xml:space="preserve">any </w:delText>
        </w:r>
      </w:del>
      <w:r>
        <w:rPr>
          <w:rFonts w:ascii="Garamond" w:hAnsi="Garamond"/>
        </w:rPr>
        <w:t xml:space="preserve">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00BF0971" w:rsidR="00DA2BB5" w:rsidRDefault="00DA2BB5" w:rsidP="00DA2BB5">
      <w:pPr>
        <w:contextualSpacing/>
        <w:rPr>
          <w:rFonts w:ascii="Garamond" w:hAnsi="Garamond"/>
        </w:rPr>
      </w:pPr>
      <w:r>
        <w:rPr>
          <w:rFonts w:ascii="Garamond" w:hAnsi="Garamond"/>
        </w:rPr>
        <w:tab/>
      </w:r>
      <w:ins w:id="1358" w:author="Michael Jennions" w:date="2020-09-22T11:39:00Z">
        <w:r w:rsidR="00D0621F">
          <w:rPr>
            <w:rFonts w:ascii="Garamond" w:hAnsi="Garamond"/>
          </w:rPr>
          <w:t>The s</w:t>
        </w:r>
      </w:ins>
      <w:del w:id="1359" w:author="Michael Jennions" w:date="2020-09-22T11:39:00Z">
        <w:r w:rsidDel="00D0621F">
          <w:rPr>
            <w:rFonts w:ascii="Garamond" w:hAnsi="Garamond"/>
          </w:rPr>
          <w:delText>S</w:delText>
        </w:r>
      </w:del>
      <w:r>
        <w:rPr>
          <w:rFonts w:ascii="Garamond" w:hAnsi="Garamond"/>
        </w:rPr>
        <w:t xml:space="preserve">tudies included in our meta-analysis varied greatly in their design and there </w:t>
      </w:r>
      <w:r w:rsidR="00244CF4">
        <w:rPr>
          <w:rFonts w:ascii="Garamond" w:hAnsi="Garamond"/>
        </w:rPr>
        <w:t xml:space="preserve">were </w:t>
      </w:r>
      <w:r>
        <w:rPr>
          <w:rFonts w:ascii="Garamond" w:hAnsi="Garamond"/>
        </w:rPr>
        <w:t xml:space="preserve">a number of additional sources of non-independence within studies </w:t>
      </w:r>
      <w:r>
        <w:rPr>
          <w:rFonts w:ascii="Garamond" w:hAnsi="Garamond"/>
        </w:rPr>
        <w:fldChar w:fldCharType="begin" w:fldLock="1"/>
      </w:r>
      <w:r>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(Noble </w:t>
      </w:r>
      <w:r w:rsidRPr="0000262E">
        <w:rPr>
          <w:rFonts w:ascii="Garamond" w:hAnsi="Garamond"/>
          <w:i/>
          <w:noProof/>
        </w:rPr>
        <w:t>et al.</w:t>
      </w:r>
      <w:r w:rsidRPr="0000262E">
        <w:rPr>
          <w:rFonts w:ascii="Garamond" w:hAnsi="Garamond"/>
          <w:noProof/>
        </w:rPr>
        <w:t xml:space="preserve"> 2017)</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individuals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w:t>
      </w:r>
      <w:commentRangeStart w:id="1360"/>
      <w:r>
        <w:rPr>
          <w:rFonts w:ascii="Garamond" w:hAnsi="Garamond"/>
        </w:rPr>
        <w:t>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commentRangeEnd w:id="1360"/>
      <w:r w:rsidR="00D0621F">
        <w:rPr>
          <w:rStyle w:val="CommentReference"/>
        </w:rPr>
        <w:commentReference w:id="1360"/>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lastRenderedPageBreak/>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0D173CD" w:rsidR="00DA2BB5" w:rsidRDefault="00DA2BB5" w:rsidP="00DA2BB5">
      <w:pPr>
        <w:contextualSpacing/>
        <w:rPr>
          <w:rFonts w:ascii="Garamond" w:hAnsi="Garamond"/>
          <w:i/>
        </w:rPr>
      </w:pPr>
      <w:r>
        <w:rPr>
          <w:rFonts w:ascii="Garamond" w:hAnsi="Garamond"/>
          <w:i/>
        </w:rPr>
        <w:t>Publication bias</w:t>
      </w:r>
    </w:p>
    <w:p w14:paraId="2E5478B5" w14:textId="77777777" w:rsidR="00C31743" w:rsidRPr="00C31743" w:rsidRDefault="00C31743" w:rsidP="00DA2BB5">
      <w:pPr>
        <w:contextualSpacing/>
        <w:rPr>
          <w:rFonts w:ascii="Garamond" w:hAnsi="Garamond"/>
          <w:iCs/>
        </w:rPr>
      </w:pPr>
    </w:p>
    <w:p w14:paraId="155944F1" w14:textId="4E448845" w:rsidR="00DA2BB5" w:rsidRDefault="00DA2BB5" w:rsidP="00DA2BB5">
      <w:pPr>
        <w:ind w:firstLine="720"/>
        <w:contextualSpacing/>
        <w:rPr>
          <w:rFonts w:ascii="Garamond" w:hAnsi="Garamond"/>
        </w:rPr>
      </w:pPr>
      <w:del w:id="1361" w:author="Michael Jennions" w:date="2020-09-22T11:40:00Z">
        <w:r w:rsidDel="00D0621F">
          <w:rPr>
            <w:rFonts w:ascii="Garamond" w:hAnsi="Garamond"/>
          </w:rPr>
          <w:delText>It is possible that</w:delText>
        </w:r>
      </w:del>
      <w:ins w:id="1362" w:author="Michael Jennions" w:date="2020-09-22T11:40:00Z">
        <w:r w:rsidR="00D0621F">
          <w:rPr>
            <w:rFonts w:ascii="Garamond" w:hAnsi="Garamond"/>
          </w:rPr>
          <w:t>P</w:t>
        </w:r>
      </w:ins>
      <w:del w:id="1363" w:author="Michael Jennions" w:date="2020-09-22T11:40:00Z">
        <w:r w:rsidDel="00D0621F">
          <w:rPr>
            <w:rFonts w:ascii="Garamond" w:hAnsi="Garamond"/>
          </w:rPr>
          <w:delText xml:space="preserve"> p</w:delText>
        </w:r>
      </w:del>
      <w:r>
        <w:rPr>
          <w:rFonts w:ascii="Garamond" w:hAnsi="Garamond"/>
        </w:rPr>
        <w:t xml:space="preserve">ublished studies </w:t>
      </w:r>
      <w:ins w:id="1364" w:author="Michael Jennions" w:date="2020-09-22T11:40:00Z">
        <w:r w:rsidR="00D0621F">
          <w:rPr>
            <w:rFonts w:ascii="Garamond" w:hAnsi="Garamond"/>
          </w:rPr>
          <w:t xml:space="preserve">might </w:t>
        </w:r>
      </w:ins>
      <w:del w:id="1365" w:author="Michael Jennions" w:date="2020-09-22T11:40:00Z">
        <w:r w:rsidDel="00D0621F">
          <w:rPr>
            <w:rFonts w:ascii="Garamond" w:hAnsi="Garamond"/>
          </w:rPr>
          <w:delText xml:space="preserve">might </w:delText>
        </w:r>
      </w:del>
      <w:r>
        <w:rPr>
          <w:rFonts w:ascii="Garamond" w:hAnsi="Garamond"/>
        </w:rPr>
        <w:t xml:space="preserve">disproportionately report certain findings (e.g. greater male variability). To look for publication bias, we first checked for funnel plot asymmetry for both </w:t>
      </w:r>
      <w:r w:rsidRPr="00814634">
        <w:rPr>
          <w:rFonts w:ascii="Garamond" w:hAnsi="Garamond"/>
          <w:i/>
        </w:rPr>
        <w:t xml:space="preserve">g </w:t>
      </w:r>
      <w:r>
        <w:rPr>
          <w:rFonts w:ascii="Garamond" w:hAnsi="Garamond"/>
        </w:rPr>
        <w:t xml:space="preserve">and lnCVR. Studies with large error (e.g. low precision) drive funnel plot asymmetry if there is a true non-zero effect and a bias towards publishing significant results </w:t>
      </w:r>
      <w:commentRangeStart w:id="1366"/>
      <w:r>
        <w:rPr>
          <w:rFonts w:ascii="Garamond" w:hAnsi="Garamond"/>
        </w:rPr>
        <w:t>(</w:t>
      </w:r>
      <w:commentRangeStart w:id="1367"/>
      <w:commentRangeStart w:id="1368"/>
      <w:r w:rsidRPr="00814634">
        <w:rPr>
          <w:rFonts w:ascii="Garamond" w:hAnsi="Garamond"/>
          <w:highlight w:val="yellow"/>
        </w:rPr>
        <w:t>REF</w:t>
      </w:r>
      <w:commentRangeEnd w:id="1367"/>
      <w:r>
        <w:rPr>
          <w:rStyle w:val="CommentReference"/>
        </w:rPr>
        <w:commentReference w:id="1367"/>
      </w:r>
      <w:commentRangeEnd w:id="1368"/>
      <w:r w:rsidR="00AA144C">
        <w:rPr>
          <w:rStyle w:val="CommentReference"/>
        </w:rPr>
        <w:commentReference w:id="1368"/>
      </w:r>
      <w:r>
        <w:rPr>
          <w:rFonts w:ascii="Garamond" w:hAnsi="Garamond"/>
        </w:rPr>
        <w:t xml:space="preserve">). </w:t>
      </w:r>
      <w:commentRangeEnd w:id="1366"/>
      <w:r w:rsidR="005E28E4">
        <w:rPr>
          <w:rStyle w:val="CommentReference"/>
        </w:rPr>
        <w:commentReference w:id="1366"/>
      </w:r>
      <w:r>
        <w:rPr>
          <w:rFonts w:ascii="Garamond" w:hAnsi="Garamond"/>
        </w:rPr>
        <w:t xml:space="preserve">Visual inspection of funnel plots is misleading, however, as we need to account </w:t>
      </w:r>
      <w:r w:rsidR="00AA144C">
        <w:rPr>
          <w:rFonts w:ascii="Garamond" w:hAnsi="Garamond"/>
        </w:rPr>
        <w:t xml:space="preserve">for </w:t>
      </w:r>
      <w:r>
        <w:rPr>
          <w:rFonts w:ascii="Garamond" w:hAnsi="Garamond"/>
        </w:rPr>
        <w:t xml:space="preserve">additional sources of variation in effect sizes (i.e. moderator variables and random factors) beyond effect size precision. We therefore included precision as a moderator term in our MLMR models to test where it explained some of the variation in the reported effect sizes </w:t>
      </w:r>
      <w:commentRangeStart w:id="1369"/>
      <w:commentRangeStart w:id="1370"/>
      <w:r>
        <w:rPr>
          <w:rFonts w:ascii="Garamond" w:hAnsi="Garamond"/>
        </w:rPr>
        <w:fldChar w:fldCharType="begin" w:fldLock="1"/>
      </w:r>
      <w:r>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(Van Aert </w:t>
      </w:r>
      <w:r w:rsidRPr="0000262E">
        <w:rPr>
          <w:rFonts w:ascii="Garamond" w:hAnsi="Garamond"/>
          <w:i/>
          <w:noProof/>
        </w:rPr>
        <w:t>et al.</w:t>
      </w:r>
      <w:r w:rsidRPr="0000262E">
        <w:rPr>
          <w:rFonts w:ascii="Garamond" w:hAnsi="Garamond"/>
          <w:noProof/>
        </w:rPr>
        <w:t xml:space="preserve"> 2019)</w:t>
      </w:r>
      <w:r>
        <w:rPr>
          <w:rFonts w:ascii="Garamond" w:hAnsi="Garamond"/>
        </w:rPr>
        <w:fldChar w:fldCharType="end"/>
      </w:r>
      <w:commentRangeEnd w:id="1369"/>
      <w:r>
        <w:rPr>
          <w:rStyle w:val="CommentReference"/>
        </w:rPr>
        <w:commentReference w:id="1369"/>
      </w:r>
      <w:commentRangeEnd w:id="1370"/>
      <w:r w:rsidR="00043E32">
        <w:rPr>
          <w:rStyle w:val="CommentReference"/>
        </w:rPr>
        <w:commentReference w:id="1370"/>
      </w:r>
      <w:r>
        <w:rPr>
          <w:rFonts w:ascii="Garamond" w:hAnsi="Garamond"/>
        </w:rPr>
        <w:t>. 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0B2955C1"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w:t>
      </w:r>
      <w:r w:rsidR="00C31743">
        <w:rPr>
          <w:rFonts w:ascii="Garamond" w:hAnsi="Garamond"/>
          <w:i/>
          <w:sz w:val="20"/>
        </w:rPr>
        <w:t>0</w:t>
      </w:r>
    </w:p>
    <w:p w14:paraId="665735EA" w14:textId="539AE6E7"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 xml:space="preserve">(Eq. </w:t>
      </w:r>
      <w:r w:rsidR="00C31743">
        <w:rPr>
          <w:rFonts w:ascii="Garamond" w:hAnsi="Garamond"/>
        </w:rPr>
        <w:t>3-6</w:t>
      </w:r>
      <w:r>
        <w:rPr>
          <w:rFonts w:ascii="Garamond" w:hAnsi="Garamond"/>
        </w:rPr>
        <w:t>)</w:t>
      </w:r>
      <w:r w:rsidR="00956ED9">
        <w:rPr>
          <w:rFonts w:ascii="Garamond" w:hAnsi="Garamond"/>
        </w:rPr>
        <w:t xml:space="preserve"> or </w:t>
      </w:r>
      <w:r w:rsidR="00956ED9" w:rsidRPr="00C31743">
        <w:rPr>
          <w:rFonts w:ascii="Garamond" w:hAnsi="Garamond"/>
        </w:rPr>
        <w:t>lnCVR</w:t>
      </w:r>
      <w:r w:rsidR="00956ED9">
        <w:rPr>
          <w:rFonts w:ascii="Garamond" w:hAnsi="Garamond"/>
        </w:rPr>
        <w:t xml:space="preserve"> (Eq. </w:t>
      </w:r>
      <w:r w:rsidR="00C31743">
        <w:rPr>
          <w:rFonts w:ascii="Garamond" w:hAnsi="Garamond"/>
        </w:rPr>
        <w:t>7-8</w:t>
      </w:r>
      <w:r w:rsidR="00956ED9">
        <w:rPr>
          <w:rFonts w:ascii="Garamond" w:hAnsi="Garamond"/>
        </w:rPr>
        <w:t>)</w:t>
      </w:r>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6DF4F65D" w:rsidR="00DA2BB5" w:rsidRDefault="00DA2BB5" w:rsidP="00DA2BB5">
      <w:pPr>
        <w:contextualSpacing/>
        <w:rPr>
          <w:rFonts w:ascii="Garamond" w:hAnsi="Garamond"/>
        </w:rPr>
      </w:pPr>
      <w:r w:rsidRPr="00814634">
        <w:rPr>
          <w:rFonts w:ascii="Garamond" w:hAnsi="Garamond"/>
          <w:highlight w:val="yellow"/>
        </w:rPr>
        <w:t>xxx</w:t>
      </w:r>
      <w:r w:rsidR="00C31743">
        <w:rPr>
          <w:rFonts w:ascii="Garamond" w:hAnsi="Garamond"/>
        </w:rPr>
        <w:t xml:space="preserve"> </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commentRangeStart w:id="1371"/>
      <w:commentRangeStart w:id="1372"/>
      <w:r w:rsidRPr="007E3B63">
        <w:rPr>
          <w:rFonts w:ascii="Garamond" w:hAnsi="Garamond"/>
          <w:b/>
          <w:color w:val="000000" w:themeColor="text1"/>
        </w:rPr>
        <w:t>References</w:t>
      </w:r>
      <w:commentRangeEnd w:id="1371"/>
      <w:r w:rsidR="007122F2">
        <w:rPr>
          <w:rStyle w:val="CommentReference"/>
        </w:rPr>
        <w:commentReference w:id="1371"/>
      </w:r>
      <w:commentRangeEnd w:id="1372"/>
      <w:r w:rsidR="00B00DB2">
        <w:rPr>
          <w:rStyle w:val="CommentReference"/>
        </w:rPr>
        <w:commentReference w:id="1372"/>
      </w:r>
    </w:p>
    <w:p w14:paraId="15AAC007" w14:textId="474DF27A" w:rsidR="004803F1" w:rsidRPr="004803F1" w:rsidRDefault="00711861" w:rsidP="004803F1">
      <w:pPr>
        <w:widowControl w:val="0"/>
        <w:autoSpaceDE w:val="0"/>
        <w:autoSpaceDN w:val="0"/>
        <w:adjustRightInd w:val="0"/>
        <w:ind w:left="480" w:hanging="48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4803F1" w:rsidRPr="004803F1">
        <w:rPr>
          <w:rFonts w:ascii="Garamond" w:hAnsi="Garamond" w:cs="Times New Roman"/>
          <w:noProof/>
          <w:lang w:val="en-GB"/>
        </w:rPr>
        <w:t xml:space="preserve">Van Aert, R.C.M., Wicherts, J.M. &amp; Van Assen, M.A.L.M. (2019). </w:t>
      </w:r>
      <w:r w:rsidR="004803F1" w:rsidRPr="004803F1">
        <w:rPr>
          <w:rFonts w:ascii="Garamond" w:hAnsi="Garamond" w:cs="Times New Roman"/>
          <w:i/>
          <w:iCs/>
          <w:noProof/>
          <w:lang w:val="en-GB"/>
        </w:rPr>
        <w:t>Publication bias examined in meta-analyses from psychology and medicine: A meta-meta-analysis</w:t>
      </w:r>
      <w:r w:rsidR="004803F1" w:rsidRPr="004803F1">
        <w:rPr>
          <w:rFonts w:ascii="Garamond" w:hAnsi="Garamond" w:cs="Times New Roman"/>
          <w:noProof/>
          <w:lang w:val="en-GB"/>
        </w:rPr>
        <w:t xml:space="preserve">. </w:t>
      </w:r>
      <w:r w:rsidR="004803F1" w:rsidRPr="004803F1">
        <w:rPr>
          <w:rFonts w:ascii="Garamond" w:hAnsi="Garamond" w:cs="Times New Roman"/>
          <w:i/>
          <w:iCs/>
          <w:noProof/>
          <w:lang w:val="en-GB"/>
        </w:rPr>
        <w:t>PLoS One</w:t>
      </w:r>
      <w:r w:rsidR="004803F1" w:rsidRPr="004803F1">
        <w:rPr>
          <w:rFonts w:ascii="Garamond" w:hAnsi="Garamond" w:cs="Times New Roman"/>
          <w:noProof/>
          <w:lang w:val="en-GB"/>
        </w:rPr>
        <w:t>.</w:t>
      </w:r>
    </w:p>
    <w:p w14:paraId="5295796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Amos-Landgraf, J.M., Cottle, A., Plenge, R.M., Friez, M., Schwartz, C.E., Longshore, J., </w:t>
      </w:r>
      <w:r w:rsidRPr="004803F1">
        <w:rPr>
          <w:rFonts w:ascii="Garamond" w:hAnsi="Garamond" w:cs="Times New Roman"/>
          <w:i/>
          <w:iCs/>
          <w:noProof/>
          <w:lang w:val="en-GB"/>
        </w:rPr>
        <w:t>et al.</w:t>
      </w:r>
      <w:r w:rsidRPr="004803F1">
        <w:rPr>
          <w:rFonts w:ascii="Garamond" w:hAnsi="Garamond" w:cs="Times New Roman"/>
          <w:noProof/>
          <w:lang w:val="en-GB"/>
        </w:rPr>
        <w:t xml:space="preserve"> (2006). X chromosome-inactivation patterns of 1,005 phenotypically unaffected females. </w:t>
      </w:r>
      <w:r w:rsidRPr="004803F1">
        <w:rPr>
          <w:rFonts w:ascii="Garamond" w:hAnsi="Garamond" w:cs="Times New Roman"/>
          <w:i/>
          <w:iCs/>
          <w:noProof/>
          <w:lang w:val="en-GB"/>
        </w:rPr>
        <w:t>Am. J. Hum. Genet.</w:t>
      </w:r>
      <w:r w:rsidRPr="004803F1">
        <w:rPr>
          <w:rFonts w:ascii="Garamond" w:hAnsi="Garamond" w:cs="Times New Roman"/>
          <w:noProof/>
          <w:lang w:val="en-GB"/>
        </w:rPr>
        <w:t>, 79, 493–499.</w:t>
      </w:r>
    </w:p>
    <w:p w14:paraId="4B601CD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Archer, J. &amp; Mehdikhani, M. (2003). Variability among Males in Sexually Selected Attributes. </w:t>
      </w:r>
      <w:r w:rsidRPr="004803F1">
        <w:rPr>
          <w:rFonts w:ascii="Garamond" w:hAnsi="Garamond" w:cs="Times New Roman"/>
          <w:i/>
          <w:iCs/>
          <w:noProof/>
          <w:lang w:val="en-GB"/>
        </w:rPr>
        <w:t>Rev. Gen. Psychol.</w:t>
      </w:r>
      <w:r w:rsidRPr="004803F1">
        <w:rPr>
          <w:rFonts w:ascii="Garamond" w:hAnsi="Garamond" w:cs="Times New Roman"/>
          <w:noProof/>
          <w:lang w:val="en-GB"/>
        </w:rPr>
        <w:t>, 7, 219–236.</w:t>
      </w:r>
    </w:p>
    <w:p w14:paraId="41405B6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Arden, R. &amp; Plomin, R. (2006). Sex differences in variance of intelligence across childhood. </w:t>
      </w:r>
      <w:r w:rsidRPr="004803F1">
        <w:rPr>
          <w:rFonts w:ascii="Garamond" w:hAnsi="Garamond" w:cs="Times New Roman"/>
          <w:i/>
          <w:iCs/>
          <w:noProof/>
          <w:lang w:val="en-GB"/>
        </w:rPr>
        <w:t>Pers. Individ. Dif.</w:t>
      </w:r>
      <w:r w:rsidRPr="004803F1">
        <w:rPr>
          <w:rFonts w:ascii="Garamond" w:hAnsi="Garamond" w:cs="Times New Roman"/>
          <w:noProof/>
          <w:lang w:val="en-GB"/>
        </w:rPr>
        <w:t>, 41, 39–48.</w:t>
      </w:r>
    </w:p>
    <w:p w14:paraId="5D0011DA"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Arnold, A.P. (2004). Sex chromosomes and brain gender. </w:t>
      </w:r>
      <w:r w:rsidRPr="004803F1">
        <w:rPr>
          <w:rFonts w:ascii="Garamond" w:hAnsi="Garamond" w:cs="Times New Roman"/>
          <w:i/>
          <w:iCs/>
          <w:noProof/>
          <w:lang w:val="en-GB"/>
        </w:rPr>
        <w:t>Nat. Rev. Neurosci.</w:t>
      </w:r>
      <w:r w:rsidRPr="004803F1">
        <w:rPr>
          <w:rFonts w:ascii="Garamond" w:hAnsi="Garamond" w:cs="Times New Roman"/>
          <w:noProof/>
          <w:lang w:val="en-GB"/>
        </w:rPr>
        <w:t>, 5, 701–708.</w:t>
      </w:r>
    </w:p>
    <w:p w14:paraId="66B9CD4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Baye, A. &amp; Monseur, C. (2016). Gender differences in variability and extreme scores in an international context. </w:t>
      </w:r>
      <w:r w:rsidRPr="004803F1">
        <w:rPr>
          <w:rFonts w:ascii="Garamond" w:hAnsi="Garamond" w:cs="Times New Roman"/>
          <w:i/>
          <w:iCs/>
          <w:noProof/>
          <w:lang w:val="en-GB"/>
        </w:rPr>
        <w:t>Large-Scale Assessments Educ.</w:t>
      </w:r>
      <w:r w:rsidRPr="004803F1">
        <w:rPr>
          <w:rFonts w:ascii="Garamond" w:hAnsi="Garamond" w:cs="Times New Roman"/>
          <w:noProof/>
          <w:lang w:val="en-GB"/>
        </w:rPr>
        <w:t>, 4, 1–16.</w:t>
      </w:r>
    </w:p>
    <w:p w14:paraId="010625D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Beery, A.K. &amp; Zucker, I. (2011). Sex bias in neuroscience and biomedical research. </w:t>
      </w:r>
      <w:r w:rsidRPr="004803F1">
        <w:rPr>
          <w:rFonts w:ascii="Garamond" w:hAnsi="Garamond" w:cs="Times New Roman"/>
          <w:i/>
          <w:iCs/>
          <w:noProof/>
          <w:lang w:val="en-GB"/>
        </w:rPr>
        <w:t>Neurosci. Biobehav. Rev.</w:t>
      </w:r>
      <w:r w:rsidRPr="004803F1">
        <w:rPr>
          <w:rFonts w:ascii="Garamond" w:hAnsi="Garamond" w:cs="Times New Roman"/>
          <w:noProof/>
          <w:lang w:val="en-GB"/>
        </w:rPr>
        <w:t>, 35, 565–572.</w:t>
      </w:r>
    </w:p>
    <w:p w14:paraId="63E78B2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Beukeboom, L.W. &amp; Perrin, N. (2014). </w:t>
      </w:r>
      <w:r w:rsidRPr="004803F1">
        <w:rPr>
          <w:rFonts w:ascii="Garamond" w:hAnsi="Garamond" w:cs="Times New Roman"/>
          <w:i/>
          <w:iCs/>
          <w:noProof/>
          <w:lang w:val="en-GB"/>
        </w:rPr>
        <w:t>The evolution of sex determination</w:t>
      </w:r>
      <w:r w:rsidRPr="004803F1">
        <w:rPr>
          <w:rFonts w:ascii="Garamond" w:hAnsi="Garamond" w:cs="Times New Roman"/>
          <w:noProof/>
          <w:lang w:val="en-GB"/>
        </w:rPr>
        <w:t>. Oxford University Press, New York.</w:t>
      </w:r>
    </w:p>
    <w:p w14:paraId="44D1C796"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Borkenau, P., McCrae, R.R. &amp; Terracciano, A. (2013). Do men vary more than women in personality? A study in 51 cultures. </w:t>
      </w:r>
      <w:r w:rsidRPr="004803F1">
        <w:rPr>
          <w:rFonts w:ascii="Garamond" w:hAnsi="Garamond" w:cs="Times New Roman"/>
          <w:i/>
          <w:iCs/>
          <w:noProof/>
          <w:lang w:val="en-GB"/>
        </w:rPr>
        <w:t>J. Res. Pers.</w:t>
      </w:r>
      <w:r w:rsidRPr="004803F1">
        <w:rPr>
          <w:rFonts w:ascii="Garamond" w:hAnsi="Garamond" w:cs="Times New Roman"/>
          <w:noProof/>
          <w:lang w:val="en-GB"/>
        </w:rPr>
        <w:t>, 47, 135–144.</w:t>
      </w:r>
    </w:p>
    <w:p w14:paraId="3EE28CD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Buss, D.M. (1995). Psychological Sex Differences: Origins Through Sexual Selection. </w:t>
      </w:r>
      <w:r w:rsidRPr="004803F1">
        <w:rPr>
          <w:rFonts w:ascii="Garamond" w:hAnsi="Garamond" w:cs="Times New Roman"/>
          <w:i/>
          <w:iCs/>
          <w:noProof/>
          <w:lang w:val="en-GB"/>
        </w:rPr>
        <w:t>Am. Psychol.</w:t>
      </w:r>
      <w:r w:rsidRPr="004803F1">
        <w:rPr>
          <w:rFonts w:ascii="Garamond" w:hAnsi="Garamond" w:cs="Times New Roman"/>
          <w:noProof/>
          <w:lang w:val="en-GB"/>
        </w:rPr>
        <w:t>, 50, 164–168.</w:t>
      </w:r>
    </w:p>
    <w:p w14:paraId="1441517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Campbell, A. (1999). Staying alive: Evolution, culture, and women’s intrasexual aggression. </w:t>
      </w:r>
      <w:r w:rsidRPr="004803F1">
        <w:rPr>
          <w:rFonts w:ascii="Garamond" w:hAnsi="Garamond" w:cs="Times New Roman"/>
          <w:i/>
          <w:iCs/>
          <w:noProof/>
          <w:lang w:val="en-GB"/>
        </w:rPr>
        <w:t>Behav. Brain Sci.</w:t>
      </w:r>
      <w:r w:rsidRPr="004803F1">
        <w:rPr>
          <w:rFonts w:ascii="Garamond" w:hAnsi="Garamond" w:cs="Times New Roman"/>
          <w:noProof/>
          <w:lang w:val="en-GB"/>
        </w:rPr>
        <w:t>, 22, 203–252.</w:t>
      </w:r>
    </w:p>
    <w:p w14:paraId="28E03C9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Carruth, L.L., Reisert, I. &amp; Arnold, A.P. (2002). Sex chromosome genes directly affect brain sexual differentiation. </w:t>
      </w:r>
      <w:r w:rsidRPr="004803F1">
        <w:rPr>
          <w:rFonts w:ascii="Garamond" w:hAnsi="Garamond" w:cs="Times New Roman"/>
          <w:i/>
          <w:iCs/>
          <w:noProof/>
          <w:lang w:val="en-GB"/>
        </w:rPr>
        <w:t>Nat. Neurosci.</w:t>
      </w:r>
      <w:r w:rsidRPr="004803F1">
        <w:rPr>
          <w:rFonts w:ascii="Garamond" w:hAnsi="Garamond" w:cs="Times New Roman"/>
          <w:noProof/>
          <w:lang w:val="en-GB"/>
        </w:rPr>
        <w:t>, 5, 933–934.</w:t>
      </w:r>
    </w:p>
    <w:p w14:paraId="3D825E2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Cassini, M.H. (2020). Sexual size dimorphism and sexual selection in primates. </w:t>
      </w:r>
      <w:r w:rsidRPr="004803F1">
        <w:rPr>
          <w:rFonts w:ascii="Garamond" w:hAnsi="Garamond" w:cs="Times New Roman"/>
          <w:i/>
          <w:iCs/>
          <w:noProof/>
          <w:lang w:val="en-GB"/>
        </w:rPr>
        <w:t>Mamm. Rev.</w:t>
      </w:r>
      <w:r w:rsidRPr="004803F1">
        <w:rPr>
          <w:rFonts w:ascii="Garamond" w:hAnsi="Garamond" w:cs="Times New Roman"/>
          <w:noProof/>
          <w:lang w:val="en-GB"/>
        </w:rPr>
        <w:t>, 50, 231–239.</w:t>
      </w:r>
    </w:p>
    <w:p w14:paraId="4D63C9F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Charlesworth, B. (1996). The evolution of chromosomal sex determination and dosage </w:t>
      </w:r>
      <w:r w:rsidRPr="004803F1">
        <w:rPr>
          <w:rFonts w:ascii="Garamond" w:hAnsi="Garamond" w:cs="Times New Roman"/>
          <w:noProof/>
          <w:lang w:val="en-GB"/>
        </w:rPr>
        <w:lastRenderedPageBreak/>
        <w:t xml:space="preserve">compensation. </w:t>
      </w:r>
      <w:r w:rsidRPr="004803F1">
        <w:rPr>
          <w:rFonts w:ascii="Garamond" w:hAnsi="Garamond" w:cs="Times New Roman"/>
          <w:i/>
          <w:iCs/>
          <w:noProof/>
          <w:lang w:val="en-GB"/>
        </w:rPr>
        <w:t>Curr. Biol.</w:t>
      </w:r>
      <w:r w:rsidRPr="004803F1">
        <w:rPr>
          <w:rFonts w:ascii="Garamond" w:hAnsi="Garamond" w:cs="Times New Roman"/>
          <w:noProof/>
          <w:lang w:val="en-GB"/>
        </w:rPr>
        <w:t>, 6, 149–162.</w:t>
      </w:r>
    </w:p>
    <w:p w14:paraId="084754C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Costa, P.T. &amp; McCrae, R.R. (1992). Four ways five factors are basic. </w:t>
      </w:r>
      <w:r w:rsidRPr="004803F1">
        <w:rPr>
          <w:rFonts w:ascii="Garamond" w:hAnsi="Garamond" w:cs="Times New Roman"/>
          <w:i/>
          <w:iCs/>
          <w:noProof/>
          <w:lang w:val="en-GB"/>
        </w:rPr>
        <w:t>Pers. Individ. Dif.</w:t>
      </w:r>
      <w:r w:rsidRPr="004803F1">
        <w:rPr>
          <w:rFonts w:ascii="Garamond" w:hAnsi="Garamond" w:cs="Times New Roman"/>
          <w:noProof/>
          <w:lang w:val="en-GB"/>
        </w:rPr>
        <w:t>, 13, 653–665.</w:t>
      </w:r>
    </w:p>
    <w:p w14:paraId="338D4166"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Cote, J., Clobert, J., Brodin, T., Fogarty, S. &amp; Sih, A. (2010). Personality-dependent dispersal: Characterization, ontogeny and consequences for spatially structured populations. </w:t>
      </w:r>
      <w:r w:rsidRPr="004803F1">
        <w:rPr>
          <w:rFonts w:ascii="Garamond" w:hAnsi="Garamond" w:cs="Times New Roman"/>
          <w:i/>
          <w:iCs/>
          <w:noProof/>
          <w:lang w:val="en-GB"/>
        </w:rPr>
        <w:t>Philos. Trans. R. Soc. B Biol. Sci.</w:t>
      </w:r>
      <w:r w:rsidRPr="004803F1">
        <w:rPr>
          <w:rFonts w:ascii="Garamond" w:hAnsi="Garamond" w:cs="Times New Roman"/>
          <w:noProof/>
          <w:lang w:val="en-GB"/>
        </w:rPr>
        <w:t>, 365, 4065–4076.</w:t>
      </w:r>
    </w:p>
    <w:p w14:paraId="4D12A25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Dall, S.R.X., Houston, A.I. &amp; McNamara, J.M. (2004). The behavioural ecology of personality: Consistent individual differences from an adaptive perspective. </w:t>
      </w:r>
      <w:r w:rsidRPr="004803F1">
        <w:rPr>
          <w:rFonts w:ascii="Garamond" w:hAnsi="Garamond" w:cs="Times New Roman"/>
          <w:i/>
          <w:iCs/>
          <w:noProof/>
          <w:lang w:val="en-GB"/>
        </w:rPr>
        <w:t>Ecol. Lett.</w:t>
      </w:r>
      <w:r w:rsidRPr="004803F1">
        <w:rPr>
          <w:rFonts w:ascii="Garamond" w:hAnsi="Garamond" w:cs="Times New Roman"/>
          <w:noProof/>
          <w:lang w:val="en-GB"/>
        </w:rPr>
        <w:t>, 7, 734–739.</w:t>
      </w:r>
    </w:p>
    <w:p w14:paraId="5EEBF8D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Darwin, C. (1871). </w:t>
      </w:r>
      <w:r w:rsidRPr="004803F1">
        <w:rPr>
          <w:rFonts w:ascii="Garamond" w:hAnsi="Garamond" w:cs="Times New Roman"/>
          <w:i/>
          <w:iCs/>
          <w:noProof/>
          <w:lang w:val="en-GB"/>
        </w:rPr>
        <w:t>The descent of man, and selection in relation to sex</w:t>
      </w:r>
      <w:r w:rsidRPr="004803F1">
        <w:rPr>
          <w:rFonts w:ascii="Garamond" w:hAnsi="Garamond" w:cs="Times New Roman"/>
          <w:noProof/>
          <w:lang w:val="en-GB"/>
        </w:rPr>
        <w:t>. Murray, London.</w:t>
      </w:r>
    </w:p>
    <w:p w14:paraId="1DB54FC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Deary, I.J., Thorpe, G., Wilson, V., Starr, J.M. &amp; Whalley, L.J. (2003). Population sex differences in IQ at age 11: The Scottish mental survey 1932. </w:t>
      </w:r>
      <w:r w:rsidRPr="004803F1">
        <w:rPr>
          <w:rFonts w:ascii="Garamond" w:hAnsi="Garamond" w:cs="Times New Roman"/>
          <w:i/>
          <w:iCs/>
          <w:noProof/>
          <w:lang w:val="en-GB"/>
        </w:rPr>
        <w:t>Intelligence</w:t>
      </w:r>
      <w:r w:rsidRPr="004803F1">
        <w:rPr>
          <w:rFonts w:ascii="Garamond" w:hAnsi="Garamond" w:cs="Times New Roman"/>
          <w:noProof/>
          <w:lang w:val="en-GB"/>
        </w:rPr>
        <w:t>, 31, 533–542.</w:t>
      </w:r>
    </w:p>
    <w:p w14:paraId="4FC1732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DeCasien, A.R., Sherwood, C.C., Schapiro, S.J. &amp; Higham, J.P. (2020). Greater variability in chimpanzee ( </w:t>
      </w:r>
      <w:r w:rsidRPr="004803F1">
        <w:rPr>
          <w:rFonts w:ascii="Garamond" w:hAnsi="Garamond" w:cs="Times New Roman"/>
          <w:i/>
          <w:iCs/>
          <w:noProof/>
          <w:lang w:val="en-GB"/>
        </w:rPr>
        <w:t>Pan troglodytes</w:t>
      </w:r>
      <w:r w:rsidRPr="004803F1">
        <w:rPr>
          <w:rFonts w:ascii="Garamond" w:hAnsi="Garamond" w:cs="Times New Roman"/>
          <w:noProof/>
          <w:lang w:val="en-GB"/>
        </w:rPr>
        <w:t xml:space="preserve"> ) brain structure among males. </w:t>
      </w:r>
      <w:r w:rsidRPr="004803F1">
        <w:rPr>
          <w:rFonts w:ascii="Garamond" w:hAnsi="Garamond" w:cs="Times New Roman"/>
          <w:i/>
          <w:iCs/>
          <w:noProof/>
          <w:lang w:val="en-GB"/>
        </w:rPr>
        <w:t>Proc. R. Soc. B Biol. Sci.</w:t>
      </w:r>
      <w:r w:rsidRPr="004803F1">
        <w:rPr>
          <w:rFonts w:ascii="Garamond" w:hAnsi="Garamond" w:cs="Times New Roman"/>
          <w:noProof/>
          <w:lang w:val="en-GB"/>
        </w:rPr>
        <w:t>, 287, 20192858.</w:t>
      </w:r>
    </w:p>
    <w:p w14:paraId="4B6CA445"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Dingemanse, N.J. &amp; Wolf, M. (2010). Recent models for adaptive personality differences: A review. </w:t>
      </w:r>
      <w:r w:rsidRPr="004803F1">
        <w:rPr>
          <w:rFonts w:ascii="Garamond" w:hAnsi="Garamond" w:cs="Times New Roman"/>
          <w:i/>
          <w:iCs/>
          <w:noProof/>
          <w:lang w:val="en-GB"/>
        </w:rPr>
        <w:t>Philos. Trans. R. Soc. B Biol. Sci.</w:t>
      </w:r>
      <w:r w:rsidRPr="004803F1">
        <w:rPr>
          <w:rFonts w:ascii="Garamond" w:hAnsi="Garamond" w:cs="Times New Roman"/>
          <w:noProof/>
          <w:lang w:val="en-GB"/>
        </w:rPr>
        <w:t>, 365, 3947–3958.</w:t>
      </w:r>
    </w:p>
    <w:p w14:paraId="21E6CEE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Dingemanse, N.J. &amp; Wright, J. (2020). Criteria for acceptable studies of animal personality and behavioural syndromes. </w:t>
      </w:r>
      <w:r w:rsidRPr="004803F1">
        <w:rPr>
          <w:rFonts w:ascii="Garamond" w:hAnsi="Garamond" w:cs="Times New Roman"/>
          <w:i/>
          <w:iCs/>
          <w:noProof/>
          <w:lang w:val="en-GB"/>
        </w:rPr>
        <w:t>Ethology</w:t>
      </w:r>
      <w:r w:rsidRPr="004803F1">
        <w:rPr>
          <w:rFonts w:ascii="Garamond" w:hAnsi="Garamond" w:cs="Times New Roman"/>
          <w:noProof/>
          <w:lang w:val="en-GB"/>
        </w:rPr>
        <w:t>, 126, 865–869.</w:t>
      </w:r>
    </w:p>
    <w:p w14:paraId="2E9B18C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Dunning Jr, J.B. (2007). </w:t>
      </w:r>
      <w:r w:rsidRPr="004803F1">
        <w:rPr>
          <w:rFonts w:ascii="Garamond" w:hAnsi="Garamond" w:cs="Times New Roman"/>
          <w:i/>
          <w:iCs/>
          <w:noProof/>
          <w:lang w:val="en-GB"/>
        </w:rPr>
        <w:t>CRC Handbook of Avian Body Masses</w:t>
      </w:r>
      <w:r w:rsidRPr="004803F1">
        <w:rPr>
          <w:rFonts w:ascii="Garamond" w:hAnsi="Garamond" w:cs="Times New Roman"/>
          <w:noProof/>
          <w:lang w:val="en-GB"/>
        </w:rPr>
        <w:t>. 2nd Editio. CRC Press, Boca Raton.</w:t>
      </w:r>
    </w:p>
    <w:p w14:paraId="0F11727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Ericson, P.G.P., Anderson, C.L., Britton, T., Elzanowski, A., Johansson, U.S., Källersjö, M., </w:t>
      </w:r>
      <w:r w:rsidRPr="004803F1">
        <w:rPr>
          <w:rFonts w:ascii="Garamond" w:hAnsi="Garamond" w:cs="Times New Roman"/>
          <w:i/>
          <w:iCs/>
          <w:noProof/>
          <w:lang w:val="en-GB"/>
        </w:rPr>
        <w:t>et al.</w:t>
      </w:r>
      <w:r w:rsidRPr="004803F1">
        <w:rPr>
          <w:rFonts w:ascii="Garamond" w:hAnsi="Garamond" w:cs="Times New Roman"/>
          <w:noProof/>
          <w:lang w:val="en-GB"/>
        </w:rPr>
        <w:t xml:space="preserve"> (2006). Diversification of Neoaves: Integration of molecular sequence data and fossils. </w:t>
      </w:r>
      <w:r w:rsidRPr="004803F1">
        <w:rPr>
          <w:rFonts w:ascii="Garamond" w:hAnsi="Garamond" w:cs="Times New Roman"/>
          <w:i/>
          <w:iCs/>
          <w:noProof/>
          <w:lang w:val="en-GB"/>
        </w:rPr>
        <w:t>Biol. Lett.</w:t>
      </w:r>
      <w:r w:rsidRPr="004803F1">
        <w:rPr>
          <w:rFonts w:ascii="Garamond" w:hAnsi="Garamond" w:cs="Times New Roman"/>
          <w:noProof/>
          <w:lang w:val="en-GB"/>
        </w:rPr>
        <w:t>, 2, 543–547.</w:t>
      </w:r>
    </w:p>
    <w:p w14:paraId="2B61FF1A"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Feingold, A. (1992). Sex Differences in Variability in Intellectual Abilities: A New Look at an Old Controversy. </w:t>
      </w:r>
      <w:r w:rsidRPr="004803F1">
        <w:rPr>
          <w:rFonts w:ascii="Garamond" w:hAnsi="Garamond" w:cs="Times New Roman"/>
          <w:i/>
          <w:iCs/>
          <w:noProof/>
          <w:lang w:val="en-GB"/>
        </w:rPr>
        <w:t>Rev. Educ. Res.</w:t>
      </w:r>
      <w:r w:rsidRPr="004803F1">
        <w:rPr>
          <w:rFonts w:ascii="Garamond" w:hAnsi="Garamond" w:cs="Times New Roman"/>
          <w:noProof/>
          <w:lang w:val="en-GB"/>
        </w:rPr>
        <w:t>, 62, 61–84.</w:t>
      </w:r>
    </w:p>
    <w:p w14:paraId="69844C2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Fitzpatrick, M.J., Feder, E., Rowe, L. &amp; Sokolowski, M.B. (2007). Maintaining a behaviour polymorphism by frequency-dependent selection on a single gene. </w:t>
      </w:r>
      <w:r w:rsidRPr="004803F1">
        <w:rPr>
          <w:rFonts w:ascii="Garamond" w:hAnsi="Garamond" w:cs="Times New Roman"/>
          <w:i/>
          <w:iCs/>
          <w:noProof/>
          <w:lang w:val="en-GB"/>
        </w:rPr>
        <w:t>Nature</w:t>
      </w:r>
      <w:r w:rsidRPr="004803F1">
        <w:rPr>
          <w:rFonts w:ascii="Garamond" w:hAnsi="Garamond" w:cs="Times New Roman"/>
          <w:noProof/>
          <w:lang w:val="en-GB"/>
        </w:rPr>
        <w:t>, 447, 210–212.</w:t>
      </w:r>
    </w:p>
    <w:p w14:paraId="136B625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Fromhage, L. &amp; Jennions, M.D. (2016). Coevolution of parental investment and sexually selected traits drives sex-role divergence. </w:t>
      </w:r>
      <w:r w:rsidRPr="004803F1">
        <w:rPr>
          <w:rFonts w:ascii="Garamond" w:hAnsi="Garamond" w:cs="Times New Roman"/>
          <w:i/>
          <w:iCs/>
          <w:noProof/>
          <w:lang w:val="en-GB"/>
        </w:rPr>
        <w:t>Nat. Commun.</w:t>
      </w:r>
      <w:r w:rsidRPr="004803F1">
        <w:rPr>
          <w:rFonts w:ascii="Garamond" w:hAnsi="Garamond" w:cs="Times New Roman"/>
          <w:noProof/>
          <w:lang w:val="en-GB"/>
        </w:rPr>
        <w:t>, 7.</w:t>
      </w:r>
    </w:p>
    <w:p w14:paraId="19A8977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Gordon, S.P., Lopez-Sepulcre, A. &amp; Reznick, D.N. (2011). Predation-associated differences in sex linkage of wild guppy coloration. </w:t>
      </w:r>
      <w:r w:rsidRPr="004803F1">
        <w:rPr>
          <w:rFonts w:ascii="Garamond" w:hAnsi="Garamond" w:cs="Times New Roman"/>
          <w:i/>
          <w:iCs/>
          <w:noProof/>
          <w:lang w:val="en-GB"/>
        </w:rPr>
        <w:t>Evolution (N. Y).</w:t>
      </w:r>
      <w:r w:rsidRPr="004803F1">
        <w:rPr>
          <w:rFonts w:ascii="Garamond" w:hAnsi="Garamond" w:cs="Times New Roman"/>
          <w:noProof/>
          <w:lang w:val="en-GB"/>
        </w:rPr>
        <w:t>, 66, 912–918.</w:t>
      </w:r>
    </w:p>
    <w:p w14:paraId="73C6C335"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Graves, J.A.M. &amp; Shetty, S. (2001). Sex from W to Z: Evolution of vertebrate sex chromosomes and sex determining genes. </w:t>
      </w:r>
      <w:r w:rsidRPr="004803F1">
        <w:rPr>
          <w:rFonts w:ascii="Garamond" w:hAnsi="Garamond" w:cs="Times New Roman"/>
          <w:i/>
          <w:iCs/>
          <w:noProof/>
          <w:lang w:val="en-GB"/>
        </w:rPr>
        <w:t>J. Exp. Zool.</w:t>
      </w:r>
      <w:r w:rsidRPr="004803F1">
        <w:rPr>
          <w:rFonts w:ascii="Garamond" w:hAnsi="Garamond" w:cs="Times New Roman"/>
          <w:noProof/>
          <w:lang w:val="en-GB"/>
        </w:rPr>
        <w:t>, 290, 449–462.</w:t>
      </w:r>
    </w:p>
    <w:p w14:paraId="2B3BBD7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Gray, H., Lyth, A., McKenna, C., Stothard, S., Tymms, P. &amp; Copping, L. (2019). Sex differences in variability across nations in reading, mathematics and science: a meta-analytic extension of Baye and Monseur (2016). </w:t>
      </w:r>
      <w:r w:rsidRPr="004803F1">
        <w:rPr>
          <w:rFonts w:ascii="Garamond" w:hAnsi="Garamond" w:cs="Times New Roman"/>
          <w:i/>
          <w:iCs/>
          <w:noProof/>
          <w:lang w:val="en-GB"/>
        </w:rPr>
        <w:t>Large-Scale Assessments Educ.</w:t>
      </w:r>
      <w:r w:rsidRPr="004803F1">
        <w:rPr>
          <w:rFonts w:ascii="Garamond" w:hAnsi="Garamond" w:cs="Times New Roman"/>
          <w:noProof/>
          <w:lang w:val="en-GB"/>
        </w:rPr>
        <w:t>, 7.</w:t>
      </w:r>
    </w:p>
    <w:p w14:paraId="2DDF753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Gross, M.R. (1996). Alternative reproductive strategies and tactics: diversity within sexes. </w:t>
      </w:r>
      <w:r w:rsidRPr="004803F1">
        <w:rPr>
          <w:rFonts w:ascii="Garamond" w:hAnsi="Garamond" w:cs="Times New Roman"/>
          <w:i/>
          <w:iCs/>
          <w:noProof/>
          <w:lang w:val="en-GB"/>
        </w:rPr>
        <w:t>TREE</w:t>
      </w:r>
      <w:r w:rsidRPr="004803F1">
        <w:rPr>
          <w:rFonts w:ascii="Garamond" w:hAnsi="Garamond" w:cs="Times New Roman"/>
          <w:noProof/>
          <w:lang w:val="en-GB"/>
        </w:rPr>
        <w:t>, 11, 92–98.</w:t>
      </w:r>
    </w:p>
    <w:p w14:paraId="709F83C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Hadfield, J.D. &amp; Nakagawa, S. (2010). General quantitative genetic methods for comparative biology: Phylogenies, taxonomies and multi-trait models for continuous and categorical characters. </w:t>
      </w:r>
      <w:r w:rsidRPr="004803F1">
        <w:rPr>
          <w:rFonts w:ascii="Garamond" w:hAnsi="Garamond" w:cs="Times New Roman"/>
          <w:i/>
          <w:iCs/>
          <w:noProof/>
          <w:lang w:val="en-GB"/>
        </w:rPr>
        <w:t>J. Evol. Biol.</w:t>
      </w:r>
      <w:r w:rsidRPr="004803F1">
        <w:rPr>
          <w:rFonts w:ascii="Garamond" w:hAnsi="Garamond" w:cs="Times New Roman"/>
          <w:noProof/>
          <w:lang w:val="en-GB"/>
        </w:rPr>
        <w:t>, 23, 494–508.</w:t>
      </w:r>
    </w:p>
    <w:p w14:paraId="3290801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Halpern, D.F. &amp; LaMay, M.L. (2000). The Smarter Sex: A Critical Review of Sex Differences in Intelligence. </w:t>
      </w:r>
      <w:r w:rsidRPr="004803F1">
        <w:rPr>
          <w:rFonts w:ascii="Garamond" w:hAnsi="Garamond" w:cs="Times New Roman"/>
          <w:i/>
          <w:iCs/>
          <w:noProof/>
          <w:lang w:val="en-GB"/>
        </w:rPr>
        <w:t>Educ. Psychol. Rev.</w:t>
      </w:r>
      <w:r w:rsidRPr="004803F1">
        <w:rPr>
          <w:rFonts w:ascii="Garamond" w:hAnsi="Garamond" w:cs="Times New Roman"/>
          <w:noProof/>
          <w:lang w:val="en-GB"/>
        </w:rPr>
        <w:t>, 12, 229.</w:t>
      </w:r>
    </w:p>
    <w:p w14:paraId="6C8E5E0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Hedges, L. V. &amp; Olkin, I. (1985). </w:t>
      </w:r>
      <w:r w:rsidRPr="004803F1">
        <w:rPr>
          <w:rFonts w:ascii="Garamond" w:hAnsi="Garamond" w:cs="Times New Roman"/>
          <w:i/>
          <w:iCs/>
          <w:noProof/>
          <w:lang w:val="en-GB"/>
        </w:rPr>
        <w:t>Statistical Methods for Meta-Analysis</w:t>
      </w:r>
      <w:r w:rsidRPr="004803F1">
        <w:rPr>
          <w:rFonts w:ascii="Garamond" w:hAnsi="Garamond" w:cs="Times New Roman"/>
          <w:noProof/>
          <w:lang w:val="en-GB"/>
        </w:rPr>
        <w:t xml:space="preserve">. </w:t>
      </w:r>
      <w:r w:rsidRPr="004803F1">
        <w:rPr>
          <w:rFonts w:ascii="Garamond" w:hAnsi="Garamond" w:cs="Times New Roman"/>
          <w:i/>
          <w:iCs/>
          <w:noProof/>
          <w:lang w:val="en-GB"/>
        </w:rPr>
        <w:t>Biometrics</w:t>
      </w:r>
      <w:r w:rsidRPr="004803F1">
        <w:rPr>
          <w:rFonts w:ascii="Garamond" w:hAnsi="Garamond" w:cs="Times New Roman"/>
          <w:noProof/>
          <w:lang w:val="en-GB"/>
        </w:rPr>
        <w:t>. Academic Press, New York.</w:t>
      </w:r>
    </w:p>
    <w:p w14:paraId="2CBAE9F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Higgins, J.P.T. &amp; Thompson, S.G. (2002). Quantifying heterogeneity in a meta-analysis. </w:t>
      </w:r>
      <w:r w:rsidRPr="004803F1">
        <w:rPr>
          <w:rFonts w:ascii="Garamond" w:hAnsi="Garamond" w:cs="Times New Roman"/>
          <w:i/>
          <w:iCs/>
          <w:noProof/>
          <w:lang w:val="en-GB"/>
        </w:rPr>
        <w:t>Stat. Med.</w:t>
      </w:r>
      <w:r w:rsidRPr="004803F1">
        <w:rPr>
          <w:rFonts w:ascii="Garamond" w:hAnsi="Garamond" w:cs="Times New Roman"/>
          <w:noProof/>
          <w:lang w:val="en-GB"/>
        </w:rPr>
        <w:t>, 21, 1539–1558.</w:t>
      </w:r>
    </w:p>
    <w:p w14:paraId="19ADBED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Hinchliff, C.E., Smith, S.A., Allman, J.F., Burleigh, J.G., Chaudhary, R., Coghill, L.M., </w:t>
      </w:r>
      <w:r w:rsidRPr="004803F1">
        <w:rPr>
          <w:rFonts w:ascii="Garamond" w:hAnsi="Garamond" w:cs="Times New Roman"/>
          <w:i/>
          <w:iCs/>
          <w:noProof/>
          <w:lang w:val="en-GB"/>
        </w:rPr>
        <w:t>et al.</w:t>
      </w:r>
      <w:r w:rsidRPr="004803F1">
        <w:rPr>
          <w:rFonts w:ascii="Garamond" w:hAnsi="Garamond" w:cs="Times New Roman"/>
          <w:noProof/>
          <w:lang w:val="en-GB"/>
        </w:rPr>
        <w:t xml:space="preserve"> (2015). Synthesis of phylogeny and taxonomy into a comprehensive tree of life. </w:t>
      </w:r>
      <w:r w:rsidRPr="004803F1">
        <w:rPr>
          <w:rFonts w:ascii="Garamond" w:hAnsi="Garamond" w:cs="Times New Roman"/>
          <w:i/>
          <w:iCs/>
          <w:noProof/>
          <w:lang w:val="en-GB"/>
        </w:rPr>
        <w:t>Proc. Natl. Acad. Sci.</w:t>
      </w:r>
      <w:r w:rsidRPr="004803F1">
        <w:rPr>
          <w:rFonts w:ascii="Garamond" w:hAnsi="Garamond" w:cs="Times New Roman"/>
          <w:noProof/>
          <w:lang w:val="en-GB"/>
        </w:rPr>
        <w:t>, 112, 12764–12769.</w:t>
      </w:r>
    </w:p>
    <w:p w14:paraId="397FBE8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Horne, C.R., Hirst, A.G. &amp; Atkinson, D. (2020). Selection for increased male size predicts variation in sexual size dimorphism among fish species. </w:t>
      </w:r>
      <w:r w:rsidRPr="004803F1">
        <w:rPr>
          <w:rFonts w:ascii="Garamond" w:hAnsi="Garamond" w:cs="Times New Roman"/>
          <w:i/>
          <w:iCs/>
          <w:noProof/>
          <w:lang w:val="en-GB"/>
        </w:rPr>
        <w:t>Proc. R. Soc. B Biol. Sci.</w:t>
      </w:r>
      <w:r w:rsidRPr="004803F1">
        <w:rPr>
          <w:rFonts w:ascii="Garamond" w:hAnsi="Garamond" w:cs="Times New Roman"/>
          <w:noProof/>
          <w:lang w:val="en-GB"/>
        </w:rPr>
        <w:t>, 287.</w:t>
      </w:r>
    </w:p>
    <w:p w14:paraId="74BC711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lastRenderedPageBreak/>
        <w:t xml:space="preserve">Houle, D., Pélabon, C., Wagner, G. &amp; Hansen, T.F. (2011). Measurement and meaning in biology. </w:t>
      </w:r>
      <w:r w:rsidRPr="004803F1">
        <w:rPr>
          <w:rFonts w:ascii="Garamond" w:hAnsi="Garamond" w:cs="Times New Roman"/>
          <w:i/>
          <w:iCs/>
          <w:noProof/>
          <w:lang w:val="en-GB"/>
        </w:rPr>
        <w:t>Q. Rev. Biol.</w:t>
      </w:r>
      <w:r w:rsidRPr="004803F1">
        <w:rPr>
          <w:rFonts w:ascii="Garamond" w:hAnsi="Garamond" w:cs="Times New Roman"/>
          <w:noProof/>
          <w:lang w:val="en-GB"/>
        </w:rPr>
        <w:t>, 86, 3–34.</w:t>
      </w:r>
    </w:p>
    <w:p w14:paraId="7C4B86D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Hunt, J., Brooks, R., Jennions, M.D., Smith, M.J., Bentsen, C.L. &amp; Bussière, L.F. (2004). High-quality male field crickets invest heavily in sexual display but die young. </w:t>
      </w:r>
      <w:r w:rsidRPr="004803F1">
        <w:rPr>
          <w:rFonts w:ascii="Garamond" w:hAnsi="Garamond" w:cs="Times New Roman"/>
          <w:i/>
          <w:iCs/>
          <w:noProof/>
          <w:lang w:val="en-GB"/>
        </w:rPr>
        <w:t>Nature</w:t>
      </w:r>
      <w:r w:rsidRPr="004803F1">
        <w:rPr>
          <w:rFonts w:ascii="Garamond" w:hAnsi="Garamond" w:cs="Times New Roman"/>
          <w:noProof/>
          <w:lang w:val="en-GB"/>
        </w:rPr>
        <w:t>, 432, 1024–1027.</w:t>
      </w:r>
    </w:p>
    <w:p w14:paraId="7880361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James, J.W. (1973). 353. Note: Covariances Between Relatives due to Sex-Linked Genes. </w:t>
      </w:r>
      <w:r w:rsidRPr="004803F1">
        <w:rPr>
          <w:rFonts w:ascii="Garamond" w:hAnsi="Garamond" w:cs="Times New Roman"/>
          <w:i/>
          <w:iCs/>
          <w:noProof/>
          <w:lang w:val="en-GB"/>
        </w:rPr>
        <w:t>Biometrics</w:t>
      </w:r>
      <w:r w:rsidRPr="004803F1">
        <w:rPr>
          <w:rFonts w:ascii="Garamond" w:hAnsi="Garamond" w:cs="Times New Roman"/>
          <w:noProof/>
          <w:lang w:val="en-GB"/>
        </w:rPr>
        <w:t>, 29, 584.</w:t>
      </w:r>
    </w:p>
    <w:p w14:paraId="69A7669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Janicke, T., Häderer, I.K., Lajeunesse, M.J. &amp; Anthes, N. (2016). Evolutionary Biology: Darwinian sex roles confirmed across the animal kingdom. </w:t>
      </w:r>
      <w:r w:rsidRPr="004803F1">
        <w:rPr>
          <w:rFonts w:ascii="Garamond" w:hAnsi="Garamond" w:cs="Times New Roman"/>
          <w:i/>
          <w:iCs/>
          <w:noProof/>
          <w:lang w:val="en-GB"/>
        </w:rPr>
        <w:t>Sci. Adv.</w:t>
      </w:r>
      <w:r w:rsidRPr="004803F1">
        <w:rPr>
          <w:rFonts w:ascii="Garamond" w:hAnsi="Garamond" w:cs="Times New Roman"/>
          <w:noProof/>
          <w:lang w:val="en-GB"/>
        </w:rPr>
        <w:t>, 2, 1–11.</w:t>
      </w:r>
    </w:p>
    <w:p w14:paraId="5618B50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Janicke, T. &amp; Morrow, E.H. (2018). Operational sex ratio predicts the opportunity and direction of sexual selection across animals. </w:t>
      </w:r>
      <w:r w:rsidRPr="004803F1">
        <w:rPr>
          <w:rFonts w:ascii="Garamond" w:hAnsi="Garamond" w:cs="Times New Roman"/>
          <w:i/>
          <w:iCs/>
          <w:noProof/>
          <w:lang w:val="en-GB"/>
        </w:rPr>
        <w:t>Ecol. Lett.</w:t>
      </w:r>
      <w:r w:rsidRPr="004803F1">
        <w:rPr>
          <w:rFonts w:ascii="Garamond" w:hAnsi="Garamond" w:cs="Times New Roman"/>
          <w:noProof/>
          <w:lang w:val="en-GB"/>
        </w:rPr>
        <w:t>, 21, 384–391.</w:t>
      </w:r>
    </w:p>
    <w:p w14:paraId="0CE4E00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Jetz, W., Thomas, G.H., Joy, J.B., Hartmann, K. &amp; Mooers, A.O. (2012). The global diversity of birds in space and time. </w:t>
      </w:r>
      <w:r w:rsidRPr="004803F1">
        <w:rPr>
          <w:rFonts w:ascii="Garamond" w:hAnsi="Garamond" w:cs="Times New Roman"/>
          <w:i/>
          <w:iCs/>
          <w:noProof/>
          <w:lang w:val="en-GB"/>
        </w:rPr>
        <w:t>Nature</w:t>
      </w:r>
      <w:r w:rsidRPr="004803F1">
        <w:rPr>
          <w:rFonts w:ascii="Garamond" w:hAnsi="Garamond" w:cs="Times New Roman"/>
          <w:noProof/>
          <w:lang w:val="en-GB"/>
        </w:rPr>
        <w:t>, 491, 444–448.</w:t>
      </w:r>
    </w:p>
    <w:p w14:paraId="43722469"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Jetz, W., Thomas, G.H., Joy, J.B., Redding, D.W., Hartmann, K. &amp; Mooers, A.O. (2014). Global Distribution and Conservation of Evolutionary Distinctness in Birds. </w:t>
      </w:r>
      <w:r w:rsidRPr="004803F1">
        <w:rPr>
          <w:rFonts w:ascii="Garamond" w:hAnsi="Garamond" w:cs="Times New Roman"/>
          <w:i/>
          <w:iCs/>
          <w:noProof/>
          <w:lang w:val="en-GB"/>
        </w:rPr>
        <w:t>Curr. Biol.</w:t>
      </w:r>
      <w:r w:rsidRPr="004803F1">
        <w:rPr>
          <w:rFonts w:ascii="Garamond" w:hAnsi="Garamond" w:cs="Times New Roman"/>
          <w:noProof/>
          <w:lang w:val="en-GB"/>
        </w:rPr>
        <w:t>, 24, 919–930.</w:t>
      </w:r>
    </w:p>
    <w:p w14:paraId="0CEBA3C5"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Johnson, W., Deary, I.J. &amp; Carothers, A. (2008). Sex Differences in Variability in General Intelligence: A New Look at the Old Question. </w:t>
      </w:r>
      <w:r w:rsidRPr="004803F1">
        <w:rPr>
          <w:rFonts w:ascii="Garamond" w:hAnsi="Garamond" w:cs="Times New Roman"/>
          <w:i/>
          <w:iCs/>
          <w:noProof/>
          <w:lang w:val="en-GB"/>
        </w:rPr>
        <w:t>Perspect. Psychol. Sci.</w:t>
      </w:r>
      <w:r w:rsidRPr="004803F1">
        <w:rPr>
          <w:rFonts w:ascii="Garamond" w:hAnsi="Garamond" w:cs="Times New Roman"/>
          <w:noProof/>
          <w:lang w:val="en-GB"/>
        </w:rPr>
        <w:t>, 3, 518–531.</w:t>
      </w:r>
    </w:p>
    <w:p w14:paraId="46F664F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Johnson, W., Deary, I.J. &amp; Carothers, A. (2009). A Role for the X Chromosome in Sex Differences in Variability in General Intelligence? </w:t>
      </w:r>
      <w:r w:rsidRPr="004803F1">
        <w:rPr>
          <w:rFonts w:ascii="Garamond" w:hAnsi="Garamond" w:cs="Times New Roman"/>
          <w:i/>
          <w:iCs/>
          <w:noProof/>
          <w:lang w:val="en-GB"/>
        </w:rPr>
        <w:t>Perspect. Psychol. Sci.</w:t>
      </w:r>
      <w:r w:rsidRPr="004803F1">
        <w:rPr>
          <w:rFonts w:ascii="Garamond" w:hAnsi="Garamond" w:cs="Times New Roman"/>
          <w:noProof/>
          <w:lang w:val="en-GB"/>
        </w:rPr>
        <w:t>, 4, 598–611.</w:t>
      </w:r>
    </w:p>
    <w:p w14:paraId="758BBAC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Jones, C.M., Braithwaite, V.A. &amp; Healy, S.D. (2003). The evolution of sex differences in spatial ability. </w:t>
      </w:r>
      <w:r w:rsidRPr="004803F1">
        <w:rPr>
          <w:rFonts w:ascii="Garamond" w:hAnsi="Garamond" w:cs="Times New Roman"/>
          <w:i/>
          <w:iCs/>
          <w:noProof/>
          <w:lang w:val="en-GB"/>
        </w:rPr>
        <w:t>Behav. Neurosci.</w:t>
      </w:r>
      <w:r w:rsidRPr="004803F1">
        <w:rPr>
          <w:rFonts w:ascii="Garamond" w:hAnsi="Garamond" w:cs="Times New Roman"/>
          <w:noProof/>
          <w:lang w:val="en-GB"/>
        </w:rPr>
        <w:t>, 117, 403–411.</w:t>
      </w:r>
    </w:p>
    <w:p w14:paraId="0C8A6CB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Ju, C., Duan, Y. &amp; You, X. (2015). Retesting the greater male variability hypothesis in mainland China: A cross-regional study. </w:t>
      </w:r>
      <w:r w:rsidRPr="004803F1">
        <w:rPr>
          <w:rFonts w:ascii="Garamond" w:hAnsi="Garamond" w:cs="Times New Roman"/>
          <w:i/>
          <w:iCs/>
          <w:noProof/>
          <w:lang w:val="en-GB"/>
        </w:rPr>
        <w:t>Pers. Individ. Dif.</w:t>
      </w:r>
      <w:r w:rsidRPr="004803F1">
        <w:rPr>
          <w:rFonts w:ascii="Garamond" w:hAnsi="Garamond" w:cs="Times New Roman"/>
          <w:noProof/>
          <w:lang w:val="en-GB"/>
        </w:rPr>
        <w:t>, 72, 85–89.</w:t>
      </w:r>
    </w:p>
    <w:p w14:paraId="3578A5E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Kappeler, P.M. (2017). Sex roles and adult sex ratios: insights from mammalian biology and consequences for primate behaviour. </w:t>
      </w:r>
      <w:r w:rsidRPr="004803F1">
        <w:rPr>
          <w:rFonts w:ascii="Garamond" w:hAnsi="Garamond" w:cs="Times New Roman"/>
          <w:i/>
          <w:iCs/>
          <w:noProof/>
          <w:lang w:val="en-GB"/>
        </w:rPr>
        <w:t>Phil. Trans. R. Soc. B</w:t>
      </w:r>
      <w:r w:rsidRPr="004803F1">
        <w:rPr>
          <w:rFonts w:ascii="Garamond" w:hAnsi="Garamond" w:cs="Times New Roman"/>
          <w:noProof/>
          <w:lang w:val="en-GB"/>
        </w:rPr>
        <w:t>, 372, 20160321.</w:t>
      </w:r>
    </w:p>
    <w:p w14:paraId="708091E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Karwowski, M., Jankowska, D.M., Gajda, A., Marczak, M., Groyecka, A. &amp; Sorokowski, P. (2016). Greater Male Variability in Creativity Outside the WEIRD World. </w:t>
      </w:r>
      <w:r w:rsidRPr="004803F1">
        <w:rPr>
          <w:rFonts w:ascii="Garamond" w:hAnsi="Garamond" w:cs="Times New Roman"/>
          <w:i/>
          <w:iCs/>
          <w:noProof/>
          <w:lang w:val="en-GB"/>
        </w:rPr>
        <w:t>Creat. Res. J.</w:t>
      </w:r>
      <w:r w:rsidRPr="004803F1">
        <w:rPr>
          <w:rFonts w:ascii="Garamond" w:hAnsi="Garamond" w:cs="Times New Roman"/>
          <w:noProof/>
          <w:lang w:val="en-GB"/>
        </w:rPr>
        <w:t>, 28, 467–470.</w:t>
      </w:r>
    </w:p>
    <w:p w14:paraId="0F6B7EE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Lehre, A.C., Lehre, K.P., Laake, P. &amp; Danbolt, N.C. (2009). Greater intrasex phenotype variability in males than in females is a fundamental aspect of the gender differences in humans. </w:t>
      </w:r>
      <w:r w:rsidRPr="004803F1">
        <w:rPr>
          <w:rFonts w:ascii="Garamond" w:hAnsi="Garamond" w:cs="Times New Roman"/>
          <w:i/>
          <w:iCs/>
          <w:noProof/>
          <w:lang w:val="en-GB"/>
        </w:rPr>
        <w:t>Dev. Psychobiol.</w:t>
      </w:r>
      <w:r w:rsidRPr="004803F1">
        <w:rPr>
          <w:rFonts w:ascii="Garamond" w:hAnsi="Garamond" w:cs="Times New Roman"/>
          <w:noProof/>
          <w:lang w:val="en-GB"/>
        </w:rPr>
        <w:t>, 51, 198–206.</w:t>
      </w:r>
    </w:p>
    <w:p w14:paraId="29F122B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van der Linden, D., Dunkel, C.S. &amp; Madison, G. (2017). Sex differences in brain size and general intelligence (g). </w:t>
      </w:r>
      <w:r w:rsidRPr="004803F1">
        <w:rPr>
          <w:rFonts w:ascii="Garamond" w:hAnsi="Garamond" w:cs="Times New Roman"/>
          <w:i/>
          <w:iCs/>
          <w:noProof/>
          <w:lang w:val="en-GB"/>
        </w:rPr>
        <w:t>Intelligence</w:t>
      </w:r>
      <w:r w:rsidRPr="004803F1">
        <w:rPr>
          <w:rFonts w:ascii="Garamond" w:hAnsi="Garamond" w:cs="Times New Roman"/>
          <w:noProof/>
          <w:lang w:val="en-GB"/>
        </w:rPr>
        <w:t>, 63, 78–88.</w:t>
      </w:r>
    </w:p>
    <w:p w14:paraId="22CE81E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Lovich, J.E. &amp; Gibbons, J.W. (1992). A review of techniques for quantifying sexual size dimorphism. </w:t>
      </w:r>
      <w:r w:rsidRPr="004803F1">
        <w:rPr>
          <w:rFonts w:ascii="Garamond" w:hAnsi="Garamond" w:cs="Times New Roman"/>
          <w:i/>
          <w:iCs/>
          <w:noProof/>
          <w:lang w:val="en-GB"/>
        </w:rPr>
        <w:t>Growth Dev Aging</w:t>
      </w:r>
      <w:r w:rsidRPr="004803F1">
        <w:rPr>
          <w:rFonts w:ascii="Garamond" w:hAnsi="Garamond" w:cs="Times New Roman"/>
          <w:noProof/>
          <w:lang w:val="en-GB"/>
        </w:rPr>
        <w:t>, 56, 269–281.</w:t>
      </w:r>
    </w:p>
    <w:p w14:paraId="675B560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Lyon, M.F. (1961). Gene Action in the X-chromosom (Mus musculus L.). </w:t>
      </w:r>
      <w:r w:rsidRPr="004803F1">
        <w:rPr>
          <w:rFonts w:ascii="Garamond" w:hAnsi="Garamond" w:cs="Times New Roman"/>
          <w:i/>
          <w:iCs/>
          <w:noProof/>
          <w:lang w:val="en-GB"/>
        </w:rPr>
        <w:t>Nature</w:t>
      </w:r>
      <w:r w:rsidRPr="004803F1">
        <w:rPr>
          <w:rFonts w:ascii="Garamond" w:hAnsi="Garamond" w:cs="Times New Roman"/>
          <w:noProof/>
          <w:lang w:val="en-GB"/>
        </w:rPr>
        <w:t>, 190, 372–373.</w:t>
      </w:r>
    </w:p>
    <w:p w14:paraId="36016C0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Machin, S. &amp; Pekkarinen, T. (2008). Assessment: Global sex differences in test score variability. </w:t>
      </w:r>
      <w:r w:rsidRPr="004803F1">
        <w:rPr>
          <w:rFonts w:ascii="Garamond" w:hAnsi="Garamond" w:cs="Times New Roman"/>
          <w:i/>
          <w:iCs/>
          <w:noProof/>
          <w:lang w:val="en-GB"/>
        </w:rPr>
        <w:t>Science (80-. ).</w:t>
      </w:r>
      <w:r w:rsidRPr="004803F1">
        <w:rPr>
          <w:rFonts w:ascii="Garamond" w:hAnsi="Garamond" w:cs="Times New Roman"/>
          <w:noProof/>
          <w:lang w:val="en-GB"/>
        </w:rPr>
        <w:t>, 322, 1331–1332.</w:t>
      </w:r>
    </w:p>
    <w:p w14:paraId="6F9ABFB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McEvoy, J., While, G.M., Sinn, D.L. &amp; Wapstra, E. (2013). The role of size and aggression in intrasexual male competition in a social lizard species, Egernia whitii. </w:t>
      </w:r>
      <w:r w:rsidRPr="004803F1">
        <w:rPr>
          <w:rFonts w:ascii="Garamond" w:hAnsi="Garamond" w:cs="Times New Roman"/>
          <w:i/>
          <w:iCs/>
          <w:noProof/>
          <w:lang w:val="en-GB"/>
        </w:rPr>
        <w:t>Behav. Ecol. Sociobiol.</w:t>
      </w:r>
      <w:r w:rsidRPr="004803F1">
        <w:rPr>
          <w:rFonts w:ascii="Garamond" w:hAnsi="Garamond" w:cs="Times New Roman"/>
          <w:noProof/>
          <w:lang w:val="en-GB"/>
        </w:rPr>
        <w:t>, 67, 79–90.</w:t>
      </w:r>
    </w:p>
    <w:p w14:paraId="1EBA4BB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McGhee, K.E. &amp; Travis, J. (2010). Repeatable behavioural type and stable dominance rank in the bluefin killifish. </w:t>
      </w:r>
      <w:r w:rsidRPr="004803F1">
        <w:rPr>
          <w:rFonts w:ascii="Garamond" w:hAnsi="Garamond" w:cs="Times New Roman"/>
          <w:i/>
          <w:iCs/>
          <w:noProof/>
          <w:lang w:val="en-GB"/>
        </w:rPr>
        <w:t>Anim Behav</w:t>
      </w:r>
      <w:r w:rsidRPr="004803F1">
        <w:rPr>
          <w:rFonts w:ascii="Garamond" w:hAnsi="Garamond" w:cs="Times New Roman"/>
          <w:noProof/>
          <w:lang w:val="en-GB"/>
        </w:rPr>
        <w:t>, 79, 497–507.</w:t>
      </w:r>
    </w:p>
    <w:p w14:paraId="6BF6885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Miller, D.I. &amp; Halpern, D.F. (2014). The new science of cognitive sex differences. </w:t>
      </w:r>
      <w:r w:rsidRPr="004803F1">
        <w:rPr>
          <w:rFonts w:ascii="Garamond" w:hAnsi="Garamond" w:cs="Times New Roman"/>
          <w:i/>
          <w:iCs/>
          <w:noProof/>
          <w:lang w:val="en-GB"/>
        </w:rPr>
        <w:t>Trends Cogn. Sci.</w:t>
      </w:r>
      <w:r w:rsidRPr="004803F1">
        <w:rPr>
          <w:rFonts w:ascii="Garamond" w:hAnsi="Garamond" w:cs="Times New Roman"/>
          <w:noProof/>
          <w:lang w:val="en-GB"/>
        </w:rPr>
        <w:t>, 18, 37–45.</w:t>
      </w:r>
    </w:p>
    <w:p w14:paraId="6BDA211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Munson, A.A., Jones, C., Schraft, H. &amp; Sih, A. (2020). You ’ re Just My Type</w:t>
      </w:r>
      <w:r w:rsidRPr="004803F1">
        <w:rPr>
          <w:rFonts w:ascii="Times New Roman" w:hAnsi="Times New Roman" w:cs="Times New Roman"/>
          <w:noProof/>
          <w:lang w:val="en-GB"/>
        </w:rPr>
        <w:t> </w:t>
      </w:r>
      <w:r w:rsidRPr="004803F1">
        <w:rPr>
          <w:rFonts w:ascii="Garamond" w:hAnsi="Garamond" w:cs="Times New Roman"/>
          <w:noProof/>
          <w:lang w:val="en-GB"/>
        </w:rPr>
        <w:t xml:space="preserve">: Mate Choice and Behavioral Types. </w:t>
      </w:r>
      <w:r w:rsidRPr="004803F1">
        <w:rPr>
          <w:rFonts w:ascii="Garamond" w:hAnsi="Garamond" w:cs="Times New Roman"/>
          <w:i/>
          <w:iCs/>
          <w:noProof/>
          <w:lang w:val="en-GB"/>
        </w:rPr>
        <w:t>Trends Ecol. Evol.</w:t>
      </w:r>
      <w:r w:rsidRPr="004803F1">
        <w:rPr>
          <w:rFonts w:ascii="Garamond" w:hAnsi="Garamond" w:cs="Times New Roman"/>
          <w:noProof/>
          <w:lang w:val="en-GB"/>
        </w:rPr>
        <w:t>, 1–11.</w:t>
      </w:r>
    </w:p>
    <w:p w14:paraId="2A33558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Nakagawa, S., Noble, D.W.A., Senior, A.M. &amp; Lagisz, M. (2017). Meta-evaluation of meta-analysis: Ten appraisal questions for biologists. </w:t>
      </w:r>
      <w:r w:rsidRPr="004803F1">
        <w:rPr>
          <w:rFonts w:ascii="Garamond" w:hAnsi="Garamond" w:cs="Times New Roman"/>
          <w:i/>
          <w:iCs/>
          <w:noProof/>
          <w:lang w:val="en-GB"/>
        </w:rPr>
        <w:t>BMC Biol.</w:t>
      </w:r>
      <w:r w:rsidRPr="004803F1">
        <w:rPr>
          <w:rFonts w:ascii="Garamond" w:hAnsi="Garamond" w:cs="Times New Roman"/>
          <w:noProof/>
          <w:lang w:val="en-GB"/>
        </w:rPr>
        <w:t>, 15, 1–14.</w:t>
      </w:r>
    </w:p>
    <w:p w14:paraId="0E64F97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Nakagawa, S., Poulin, R., Mengersen, K., Reinhold, K., Engqvist, L., Lagisz, M., </w:t>
      </w:r>
      <w:r w:rsidRPr="004803F1">
        <w:rPr>
          <w:rFonts w:ascii="Garamond" w:hAnsi="Garamond" w:cs="Times New Roman"/>
          <w:i/>
          <w:iCs/>
          <w:noProof/>
          <w:lang w:val="en-GB"/>
        </w:rPr>
        <w:t>et al.</w:t>
      </w:r>
      <w:r w:rsidRPr="004803F1">
        <w:rPr>
          <w:rFonts w:ascii="Garamond" w:hAnsi="Garamond" w:cs="Times New Roman"/>
          <w:noProof/>
          <w:lang w:val="en-GB"/>
        </w:rPr>
        <w:t xml:space="preserve"> (2015). </w:t>
      </w:r>
      <w:r w:rsidRPr="004803F1">
        <w:rPr>
          <w:rFonts w:ascii="Garamond" w:hAnsi="Garamond" w:cs="Times New Roman"/>
          <w:noProof/>
          <w:lang w:val="en-GB"/>
        </w:rPr>
        <w:lastRenderedPageBreak/>
        <w:t xml:space="preserve">Meta-analysis of variation: Ecological and evolutionary applications and beyond. </w:t>
      </w:r>
      <w:r w:rsidRPr="004803F1">
        <w:rPr>
          <w:rFonts w:ascii="Garamond" w:hAnsi="Garamond" w:cs="Times New Roman"/>
          <w:i/>
          <w:iCs/>
          <w:noProof/>
          <w:lang w:val="en-GB"/>
        </w:rPr>
        <w:t>Methods Ecol. Evol.</w:t>
      </w:r>
      <w:r w:rsidRPr="004803F1">
        <w:rPr>
          <w:rFonts w:ascii="Garamond" w:hAnsi="Garamond" w:cs="Times New Roman"/>
          <w:noProof/>
          <w:lang w:val="en-GB"/>
        </w:rPr>
        <w:t>, 6, 143–152.</w:t>
      </w:r>
    </w:p>
    <w:p w14:paraId="52C3AA9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Nakagawa, S. &amp; Santos, E.S.A. (2012). Methodological issues and advances in biological meta-analysis. </w:t>
      </w:r>
      <w:r w:rsidRPr="004803F1">
        <w:rPr>
          <w:rFonts w:ascii="Garamond" w:hAnsi="Garamond" w:cs="Times New Roman"/>
          <w:i/>
          <w:iCs/>
          <w:noProof/>
          <w:lang w:val="en-GB"/>
        </w:rPr>
        <w:t>Evol. Ecol.</w:t>
      </w:r>
      <w:r w:rsidRPr="004803F1">
        <w:rPr>
          <w:rFonts w:ascii="Garamond" w:hAnsi="Garamond" w:cs="Times New Roman"/>
          <w:noProof/>
          <w:lang w:val="en-GB"/>
        </w:rPr>
        <w:t>, 26, 1253–1274.</w:t>
      </w:r>
    </w:p>
    <w:p w14:paraId="37735012"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Nettle, D. (2006). The evolution of personality variation in humans and other animals. </w:t>
      </w:r>
      <w:r w:rsidRPr="004803F1">
        <w:rPr>
          <w:rFonts w:ascii="Garamond" w:hAnsi="Garamond" w:cs="Times New Roman"/>
          <w:i/>
          <w:iCs/>
          <w:noProof/>
          <w:lang w:val="en-GB"/>
        </w:rPr>
        <w:t>Am. Psychol.</w:t>
      </w:r>
      <w:r w:rsidRPr="004803F1">
        <w:rPr>
          <w:rFonts w:ascii="Garamond" w:hAnsi="Garamond" w:cs="Times New Roman"/>
          <w:noProof/>
          <w:lang w:val="en-GB"/>
        </w:rPr>
        <w:t>, 61, 622–631.</w:t>
      </w:r>
    </w:p>
    <w:p w14:paraId="5DD3A2B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Noble, D.W.A., Lagisz, M., O’dea, R.E. &amp; Nakagawa, S. (2017). Nonindependence and sensitivity analyses in ecological and evolutionary meta-analyses. </w:t>
      </w:r>
      <w:r w:rsidRPr="004803F1">
        <w:rPr>
          <w:rFonts w:ascii="Garamond" w:hAnsi="Garamond" w:cs="Times New Roman"/>
          <w:i/>
          <w:iCs/>
          <w:noProof/>
          <w:lang w:val="en-GB"/>
        </w:rPr>
        <w:t>Mol. Ecol.</w:t>
      </w:r>
      <w:r w:rsidRPr="004803F1">
        <w:rPr>
          <w:rFonts w:ascii="Garamond" w:hAnsi="Garamond" w:cs="Times New Roman"/>
          <w:noProof/>
          <w:lang w:val="en-GB"/>
        </w:rPr>
        <w:t>, 2410–2425.</w:t>
      </w:r>
    </w:p>
    <w:p w14:paraId="1B175BE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O’Dea, R.E., Lagisz, M., Jennions, M.D. &amp; Nakagawa, S. (2018). Gender differences in individual variation in academic grades fail to fit expected patterns for STEM. </w:t>
      </w:r>
      <w:r w:rsidRPr="004803F1">
        <w:rPr>
          <w:rFonts w:ascii="Garamond" w:hAnsi="Garamond" w:cs="Times New Roman"/>
          <w:i/>
          <w:iCs/>
          <w:noProof/>
          <w:lang w:val="en-GB"/>
        </w:rPr>
        <w:t>Nat. Commun.</w:t>
      </w:r>
      <w:r w:rsidRPr="004803F1">
        <w:rPr>
          <w:rFonts w:ascii="Garamond" w:hAnsi="Garamond" w:cs="Times New Roman"/>
          <w:noProof/>
          <w:lang w:val="en-GB"/>
        </w:rPr>
        <w:t>, 9.</w:t>
      </w:r>
    </w:p>
    <w:p w14:paraId="6A2E1AB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Parker, G.. (1970). Sperm competition and its evolutionary consequences in the insects. </w:t>
      </w:r>
      <w:r w:rsidRPr="004803F1">
        <w:rPr>
          <w:rFonts w:ascii="Garamond" w:hAnsi="Garamond" w:cs="Times New Roman"/>
          <w:i/>
          <w:iCs/>
          <w:noProof/>
          <w:lang w:val="en-GB"/>
        </w:rPr>
        <w:t>Biol. Rev.</w:t>
      </w:r>
      <w:r w:rsidRPr="004803F1">
        <w:rPr>
          <w:rFonts w:ascii="Garamond" w:hAnsi="Garamond" w:cs="Times New Roman"/>
          <w:noProof/>
          <w:lang w:val="en-GB"/>
        </w:rPr>
        <w:t>, 45, 535–567.</w:t>
      </w:r>
    </w:p>
    <w:p w14:paraId="05C4B2B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Pick, J.L., Nakagawa, S. &amp; Noble, D.W.A. (2019). Reproducible, flexible and high-throughput data extraction from primary literature: The metaDigitise r package. </w:t>
      </w:r>
      <w:r w:rsidRPr="004803F1">
        <w:rPr>
          <w:rFonts w:ascii="Garamond" w:hAnsi="Garamond" w:cs="Times New Roman"/>
          <w:i/>
          <w:iCs/>
          <w:noProof/>
          <w:lang w:val="en-GB"/>
        </w:rPr>
        <w:t>Methods Ecol. Evol.</w:t>
      </w:r>
      <w:r w:rsidRPr="004803F1">
        <w:rPr>
          <w:rFonts w:ascii="Garamond" w:hAnsi="Garamond" w:cs="Times New Roman"/>
          <w:noProof/>
          <w:lang w:val="en-GB"/>
        </w:rPr>
        <w:t>, 10, 426–431.</w:t>
      </w:r>
    </w:p>
    <w:p w14:paraId="66098340"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Piper, W.H., Walcott, C., Mager, J.N. &amp; Spilker, F.J. (2008). Fatal battles in common loons: a preliminary analysis. </w:t>
      </w:r>
      <w:r w:rsidRPr="004803F1">
        <w:rPr>
          <w:rFonts w:ascii="Garamond" w:hAnsi="Garamond" w:cs="Times New Roman"/>
          <w:i/>
          <w:iCs/>
          <w:noProof/>
          <w:lang w:val="en-GB"/>
        </w:rPr>
        <w:t>Anim. Behav.</w:t>
      </w:r>
      <w:r w:rsidRPr="004803F1">
        <w:rPr>
          <w:rFonts w:ascii="Garamond" w:hAnsi="Garamond" w:cs="Times New Roman"/>
          <w:noProof/>
          <w:lang w:val="en-GB"/>
        </w:rPr>
        <w:t>, 75, 1109–1115.</w:t>
      </w:r>
    </w:p>
    <w:p w14:paraId="15FD2DD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Pomiankowski, A. &amp; Moller, A.P. (1995). A resolution of the lek paradox. </w:t>
      </w:r>
      <w:r w:rsidRPr="004803F1">
        <w:rPr>
          <w:rFonts w:ascii="Garamond" w:hAnsi="Garamond" w:cs="Times New Roman"/>
          <w:i/>
          <w:iCs/>
          <w:noProof/>
          <w:lang w:val="en-GB"/>
        </w:rPr>
        <w:t>Proc. R. Soc. B Biol. Sci.</w:t>
      </w:r>
      <w:r w:rsidRPr="004803F1">
        <w:rPr>
          <w:rFonts w:ascii="Garamond" w:hAnsi="Garamond" w:cs="Times New Roman"/>
          <w:noProof/>
          <w:lang w:val="en-GB"/>
        </w:rPr>
        <w:t>, 260, 21–29.</w:t>
      </w:r>
    </w:p>
    <w:p w14:paraId="2CD4EAD9"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PRICE, T., SCHLUTER, D. &amp; HECKMAN, N.E. (1993). Sexual selection when the female directly benefits. </w:t>
      </w:r>
      <w:r w:rsidRPr="004803F1">
        <w:rPr>
          <w:rFonts w:ascii="Garamond" w:hAnsi="Garamond" w:cs="Times New Roman"/>
          <w:i/>
          <w:iCs/>
          <w:noProof/>
          <w:lang w:val="en-GB"/>
        </w:rPr>
        <w:t>Biol. J. Linn. Soc.</w:t>
      </w:r>
      <w:r w:rsidRPr="004803F1">
        <w:rPr>
          <w:rFonts w:ascii="Garamond" w:hAnsi="Garamond" w:cs="Times New Roman"/>
          <w:noProof/>
          <w:lang w:val="en-GB"/>
        </w:rPr>
        <w:t>, 48, 187–211.</w:t>
      </w:r>
    </w:p>
    <w:p w14:paraId="7F425AD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R Core Team. (2016). R: A language and environment for statistical computing.</w:t>
      </w:r>
    </w:p>
    <w:p w14:paraId="2FA3423F"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Réale, D., Reader, S.M., Sol, D., McDougall, P.T. &amp; Dingemanse, N.J. (2007). Integrating animal temperament within ecology and evolution. </w:t>
      </w:r>
      <w:r w:rsidRPr="004803F1">
        <w:rPr>
          <w:rFonts w:ascii="Garamond" w:hAnsi="Garamond" w:cs="Times New Roman"/>
          <w:i/>
          <w:iCs/>
          <w:noProof/>
          <w:lang w:val="en-GB"/>
        </w:rPr>
        <w:t>Biol. Rev.</w:t>
      </w:r>
      <w:r w:rsidRPr="004803F1">
        <w:rPr>
          <w:rFonts w:ascii="Garamond" w:hAnsi="Garamond" w:cs="Times New Roman"/>
          <w:noProof/>
          <w:lang w:val="en-GB"/>
        </w:rPr>
        <w:t>, 82, 291–318.</w:t>
      </w:r>
    </w:p>
    <w:p w14:paraId="25312C7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Reinhold, K. &amp; Engqvist, L. (2013a). The variability is in the sex chromosomes. </w:t>
      </w:r>
      <w:r w:rsidRPr="004803F1">
        <w:rPr>
          <w:rFonts w:ascii="Garamond" w:hAnsi="Garamond" w:cs="Times New Roman"/>
          <w:i/>
          <w:iCs/>
          <w:noProof/>
          <w:lang w:val="en-GB"/>
        </w:rPr>
        <w:t>Evolution (N. Y).</w:t>
      </w:r>
      <w:r w:rsidRPr="004803F1">
        <w:rPr>
          <w:rFonts w:ascii="Garamond" w:hAnsi="Garamond" w:cs="Times New Roman"/>
          <w:noProof/>
          <w:lang w:val="en-GB"/>
        </w:rPr>
        <w:t>, 67, 3662–3668.</w:t>
      </w:r>
    </w:p>
    <w:p w14:paraId="6A830F2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Reinhold, K. &amp; Engqvist, L. (2013b). The variability is in the sex chromosomes. </w:t>
      </w:r>
      <w:r w:rsidRPr="004803F1">
        <w:rPr>
          <w:rFonts w:ascii="Garamond" w:hAnsi="Garamond" w:cs="Times New Roman"/>
          <w:i/>
          <w:iCs/>
          <w:noProof/>
          <w:lang w:val="en-GB"/>
        </w:rPr>
        <w:t>Evolution (N. Y).</w:t>
      </w:r>
      <w:r w:rsidRPr="004803F1">
        <w:rPr>
          <w:rFonts w:ascii="Garamond" w:hAnsi="Garamond" w:cs="Times New Roman"/>
          <w:noProof/>
          <w:lang w:val="en-GB"/>
        </w:rPr>
        <w:t>, 67, 3662–3668.</w:t>
      </w:r>
    </w:p>
    <w:p w14:paraId="40E8D05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Reiss, M.J. (1986). Sexual dimorphism in body size: Are larger species more dimorphic? </w:t>
      </w:r>
      <w:r w:rsidRPr="004803F1">
        <w:rPr>
          <w:rFonts w:ascii="Garamond" w:hAnsi="Garamond" w:cs="Times New Roman"/>
          <w:i/>
          <w:iCs/>
          <w:noProof/>
          <w:lang w:val="en-GB"/>
        </w:rPr>
        <w:t>J. Theor. Biol.</w:t>
      </w:r>
      <w:r w:rsidRPr="004803F1">
        <w:rPr>
          <w:rFonts w:ascii="Garamond" w:hAnsi="Garamond" w:cs="Times New Roman"/>
          <w:noProof/>
          <w:lang w:val="en-GB"/>
        </w:rPr>
        <w:t>, 121, 163–172.</w:t>
      </w:r>
    </w:p>
    <w:p w14:paraId="3E8D6189"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Roalf, D.R., Gur, R.E., Ruparel, K., Calkins, M.E., Satterthwaite, T.D., Bilker, W.B., </w:t>
      </w:r>
      <w:r w:rsidRPr="004803F1">
        <w:rPr>
          <w:rFonts w:ascii="Garamond" w:hAnsi="Garamond" w:cs="Times New Roman"/>
          <w:i/>
          <w:iCs/>
          <w:noProof/>
          <w:lang w:val="en-GB"/>
        </w:rPr>
        <w:t>et al.</w:t>
      </w:r>
      <w:r w:rsidRPr="004803F1">
        <w:rPr>
          <w:rFonts w:ascii="Garamond" w:hAnsi="Garamond" w:cs="Times New Roman"/>
          <w:noProof/>
          <w:lang w:val="en-GB"/>
        </w:rPr>
        <w:t xml:space="preserve"> (2014). Within-individual variability in neurocognitive performance: Age- and sex-related differences in children and youths from ages 8 to 21. </w:t>
      </w:r>
      <w:r w:rsidRPr="004803F1">
        <w:rPr>
          <w:rFonts w:ascii="Garamond" w:hAnsi="Garamond" w:cs="Times New Roman"/>
          <w:i/>
          <w:iCs/>
          <w:noProof/>
          <w:lang w:val="en-GB"/>
        </w:rPr>
        <w:t>Neuropsychology</w:t>
      </w:r>
      <w:r w:rsidRPr="004803F1">
        <w:rPr>
          <w:rFonts w:ascii="Garamond" w:hAnsi="Garamond" w:cs="Times New Roman"/>
          <w:noProof/>
          <w:lang w:val="en-GB"/>
        </w:rPr>
        <w:t>, 28, 506–518.</w:t>
      </w:r>
    </w:p>
    <w:p w14:paraId="50E3ACF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Rohner, P.T., Blanckenhorn, W.U. &amp; Puniamoorthy, N. (2016). Sexual selection on male size drives the evolution of male-biased sexual size dimorphism via the prolongation of male development. </w:t>
      </w:r>
      <w:r w:rsidRPr="004803F1">
        <w:rPr>
          <w:rFonts w:ascii="Garamond" w:hAnsi="Garamond" w:cs="Times New Roman"/>
          <w:i/>
          <w:iCs/>
          <w:noProof/>
          <w:lang w:val="en-GB"/>
        </w:rPr>
        <w:t>Evolution (N. Y).</w:t>
      </w:r>
      <w:r w:rsidRPr="004803F1">
        <w:rPr>
          <w:rFonts w:ascii="Garamond" w:hAnsi="Garamond" w:cs="Times New Roman"/>
          <w:noProof/>
          <w:lang w:val="en-GB"/>
        </w:rPr>
        <w:t>, 70, 1189–1199.</w:t>
      </w:r>
    </w:p>
    <w:p w14:paraId="49707F83"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Rowe and Houle. (1996). The lek paradox and the capture of genetic variance. </w:t>
      </w:r>
      <w:r w:rsidRPr="004803F1">
        <w:rPr>
          <w:rFonts w:ascii="Garamond" w:hAnsi="Garamond" w:cs="Times New Roman"/>
          <w:i/>
          <w:iCs/>
          <w:noProof/>
          <w:lang w:val="en-GB"/>
        </w:rPr>
        <w:t>Proc. Biol. Sci.</w:t>
      </w:r>
      <w:r w:rsidRPr="004803F1">
        <w:rPr>
          <w:rFonts w:ascii="Garamond" w:hAnsi="Garamond" w:cs="Times New Roman"/>
          <w:noProof/>
          <w:lang w:val="en-GB"/>
        </w:rPr>
        <w:t>, 263, 1415–1421.</w:t>
      </w:r>
    </w:p>
    <w:p w14:paraId="7BD8AC5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Schuett, W., Tregenza, T. &amp; Dall, S.R.X. (2010). Sexual selection and animal personality. </w:t>
      </w:r>
      <w:r w:rsidRPr="004803F1">
        <w:rPr>
          <w:rFonts w:ascii="Garamond" w:hAnsi="Garamond" w:cs="Times New Roman"/>
          <w:i/>
          <w:iCs/>
          <w:noProof/>
          <w:lang w:val="en-GB"/>
        </w:rPr>
        <w:t>Biol. Rev.</w:t>
      </w:r>
      <w:r w:rsidRPr="004803F1">
        <w:rPr>
          <w:rFonts w:ascii="Garamond" w:hAnsi="Garamond" w:cs="Times New Roman"/>
          <w:noProof/>
          <w:lang w:val="en-GB"/>
        </w:rPr>
        <w:t>, 85, 217–246.</w:t>
      </w:r>
    </w:p>
    <w:p w14:paraId="42595B94"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Senior, A.M., Viechtbauer, W. &amp; Nakagawa, S. (2020). Revisiting and expanding the meta-analysis of variation: The log coefficient of variation ratio. </w:t>
      </w:r>
      <w:r w:rsidRPr="004803F1">
        <w:rPr>
          <w:rFonts w:ascii="Garamond" w:hAnsi="Garamond" w:cs="Times New Roman"/>
          <w:i/>
          <w:iCs/>
          <w:noProof/>
          <w:lang w:val="en-GB"/>
        </w:rPr>
        <w:t>Res. Synth. Methods</w:t>
      </w:r>
      <w:r w:rsidRPr="004803F1">
        <w:rPr>
          <w:rFonts w:ascii="Garamond" w:hAnsi="Garamond" w:cs="Times New Roman"/>
          <w:noProof/>
          <w:lang w:val="en-GB"/>
        </w:rPr>
        <w:t>, 11, 553–567.</w:t>
      </w:r>
    </w:p>
    <w:p w14:paraId="791B16E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Sih, A., Bell, A.M. &amp; Johnson, J.C. (2004). Behavioral syndromes: an ecological and evolutionary overview. </w:t>
      </w:r>
      <w:r w:rsidRPr="004803F1">
        <w:rPr>
          <w:rFonts w:ascii="Garamond" w:hAnsi="Garamond" w:cs="Times New Roman"/>
          <w:i/>
          <w:iCs/>
          <w:noProof/>
          <w:lang w:val="en-GB"/>
        </w:rPr>
        <w:t>TREE</w:t>
      </w:r>
      <w:r w:rsidRPr="004803F1">
        <w:rPr>
          <w:rFonts w:ascii="Garamond" w:hAnsi="Garamond" w:cs="Times New Roman"/>
          <w:noProof/>
          <w:lang w:val="en-GB"/>
        </w:rPr>
        <w:t>, 19, 372–378.</w:t>
      </w:r>
    </w:p>
    <w:p w14:paraId="1F4A897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Skuse, D.H. (2006). Sexual dimorphism in cognition and behaviour: The role of X-linked genes. </w:t>
      </w:r>
      <w:r w:rsidRPr="004803F1">
        <w:rPr>
          <w:rFonts w:ascii="Garamond" w:hAnsi="Garamond" w:cs="Times New Roman"/>
          <w:i/>
          <w:iCs/>
          <w:noProof/>
          <w:lang w:val="en-GB"/>
        </w:rPr>
        <w:t>Eur. J. Endocrinol. Suppl.</w:t>
      </w:r>
      <w:r w:rsidRPr="004803F1">
        <w:rPr>
          <w:rFonts w:ascii="Garamond" w:hAnsi="Garamond" w:cs="Times New Roman"/>
          <w:noProof/>
          <w:lang w:val="en-GB"/>
        </w:rPr>
        <w:t>, 155, 99–106.</w:t>
      </w:r>
    </w:p>
    <w:p w14:paraId="0988634A"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Smith, B.R. &amp; Blumstein, D.T. (2008). Fitness consequences of personality: A meta-analysis. </w:t>
      </w:r>
      <w:r w:rsidRPr="004803F1">
        <w:rPr>
          <w:rFonts w:ascii="Garamond" w:hAnsi="Garamond" w:cs="Times New Roman"/>
          <w:i/>
          <w:iCs/>
          <w:noProof/>
          <w:lang w:val="en-GB"/>
        </w:rPr>
        <w:t>Behav. Ecol.</w:t>
      </w:r>
      <w:r w:rsidRPr="004803F1">
        <w:rPr>
          <w:rFonts w:ascii="Garamond" w:hAnsi="Garamond" w:cs="Times New Roman"/>
          <w:noProof/>
          <w:lang w:val="en-GB"/>
        </w:rPr>
        <w:t>, 19, 448–455.</w:t>
      </w:r>
    </w:p>
    <w:p w14:paraId="5055C52E"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Snell, D.M. &amp; Turner, J.M.A. (2018). Sex Chromosome Effects on Male–Female Differences in Mammals. </w:t>
      </w:r>
      <w:r w:rsidRPr="004803F1">
        <w:rPr>
          <w:rFonts w:ascii="Garamond" w:hAnsi="Garamond" w:cs="Times New Roman"/>
          <w:i/>
          <w:iCs/>
          <w:noProof/>
          <w:lang w:val="en-GB"/>
        </w:rPr>
        <w:t>Curr. Biol.</w:t>
      </w:r>
      <w:r w:rsidRPr="004803F1">
        <w:rPr>
          <w:rFonts w:ascii="Garamond" w:hAnsi="Garamond" w:cs="Times New Roman"/>
          <w:noProof/>
          <w:lang w:val="en-GB"/>
        </w:rPr>
        <w:t>, 28, R1313–R1324.</w:t>
      </w:r>
    </w:p>
    <w:p w14:paraId="057A5181" w14:textId="77777777" w:rsidR="004803F1" w:rsidRPr="00DD1D4D" w:rsidRDefault="004803F1" w:rsidP="004803F1">
      <w:pPr>
        <w:widowControl w:val="0"/>
        <w:autoSpaceDE w:val="0"/>
        <w:autoSpaceDN w:val="0"/>
        <w:adjustRightInd w:val="0"/>
        <w:ind w:left="480" w:hanging="480"/>
        <w:rPr>
          <w:rFonts w:ascii="Garamond" w:hAnsi="Garamond" w:cs="Times New Roman"/>
          <w:noProof/>
          <w:highlight w:val="yellow"/>
          <w:lang w:val="en-GB"/>
          <w:rPrChange w:id="1373" w:author="Michael Jennions" w:date="2020-09-21T23:20:00Z">
            <w:rPr>
              <w:rFonts w:ascii="Garamond" w:hAnsi="Garamond" w:cs="Times New Roman"/>
              <w:noProof/>
              <w:lang w:val="en-GB"/>
            </w:rPr>
          </w:rPrChange>
        </w:rPr>
      </w:pPr>
      <w:r w:rsidRPr="00DD1D4D">
        <w:rPr>
          <w:rFonts w:ascii="Garamond" w:hAnsi="Garamond" w:cs="Times New Roman"/>
          <w:noProof/>
          <w:highlight w:val="yellow"/>
          <w:lang w:val="en-GB"/>
          <w:rPrChange w:id="1374" w:author="Michael Jennions" w:date="2020-09-21T23:20:00Z">
            <w:rPr>
              <w:rFonts w:ascii="Garamond" w:hAnsi="Garamond" w:cs="Times New Roman"/>
              <w:noProof/>
              <w:lang w:val="en-GB"/>
            </w:rPr>
          </w:rPrChange>
        </w:rPr>
        <w:lastRenderedPageBreak/>
        <w:t xml:space="preserve">Tarka, M., Guenther, A., Niemelä, P.T., Nakagawa, S. &amp; Noble, D.W.A. (2018a). Sex differences in life history, behavior, and physiology along a slow-fast continuum: a meta-analysis. </w:t>
      </w:r>
      <w:r w:rsidRPr="00DD1D4D">
        <w:rPr>
          <w:rFonts w:ascii="Garamond" w:hAnsi="Garamond" w:cs="Times New Roman"/>
          <w:i/>
          <w:iCs/>
          <w:noProof/>
          <w:highlight w:val="yellow"/>
          <w:lang w:val="en-GB"/>
          <w:rPrChange w:id="1375" w:author="Michael Jennions" w:date="2020-09-21T23:20:00Z">
            <w:rPr>
              <w:rFonts w:ascii="Garamond" w:hAnsi="Garamond" w:cs="Times New Roman"/>
              <w:i/>
              <w:iCs/>
              <w:noProof/>
              <w:lang w:val="en-GB"/>
            </w:rPr>
          </w:rPrChange>
        </w:rPr>
        <w:t>Behav. Ecol. Sociobiol.</w:t>
      </w:r>
      <w:r w:rsidRPr="00DD1D4D">
        <w:rPr>
          <w:rFonts w:ascii="Garamond" w:hAnsi="Garamond" w:cs="Times New Roman"/>
          <w:noProof/>
          <w:highlight w:val="yellow"/>
          <w:lang w:val="en-GB"/>
          <w:rPrChange w:id="1376" w:author="Michael Jennions" w:date="2020-09-21T23:20:00Z">
            <w:rPr>
              <w:rFonts w:ascii="Garamond" w:hAnsi="Garamond" w:cs="Times New Roman"/>
              <w:noProof/>
              <w:lang w:val="en-GB"/>
            </w:rPr>
          </w:rPrChange>
        </w:rPr>
        <w:t>, 72, 132.</w:t>
      </w:r>
    </w:p>
    <w:p w14:paraId="4095628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DD1D4D">
        <w:rPr>
          <w:rFonts w:ascii="Garamond" w:hAnsi="Garamond" w:cs="Times New Roman"/>
          <w:noProof/>
          <w:highlight w:val="yellow"/>
          <w:lang w:val="en-GB"/>
          <w:rPrChange w:id="1377" w:author="Michael Jennions" w:date="2020-09-21T23:20:00Z">
            <w:rPr>
              <w:rFonts w:ascii="Garamond" w:hAnsi="Garamond" w:cs="Times New Roman"/>
              <w:noProof/>
              <w:lang w:val="en-GB"/>
            </w:rPr>
          </w:rPrChange>
        </w:rPr>
        <w:t xml:space="preserve">Tarka, M., Guenther, A., Niemelä, P.T., Nakagawa, S. &amp; Noble, D.W.A. (2018b). Sex differences in life history, behavior, and physiology along a slow-fast continuum: a meta-analysis. </w:t>
      </w:r>
      <w:r w:rsidRPr="00DD1D4D">
        <w:rPr>
          <w:rFonts w:ascii="Garamond" w:hAnsi="Garamond" w:cs="Times New Roman"/>
          <w:i/>
          <w:iCs/>
          <w:noProof/>
          <w:highlight w:val="yellow"/>
          <w:lang w:val="en-GB"/>
          <w:rPrChange w:id="1378" w:author="Michael Jennions" w:date="2020-09-21T23:20:00Z">
            <w:rPr>
              <w:rFonts w:ascii="Garamond" w:hAnsi="Garamond" w:cs="Times New Roman"/>
              <w:i/>
              <w:iCs/>
              <w:noProof/>
              <w:lang w:val="en-GB"/>
            </w:rPr>
          </w:rPrChange>
        </w:rPr>
        <w:t>Behav. Ecol. Sociobiol.</w:t>
      </w:r>
      <w:r w:rsidRPr="00DD1D4D">
        <w:rPr>
          <w:rFonts w:ascii="Garamond" w:hAnsi="Garamond" w:cs="Times New Roman"/>
          <w:noProof/>
          <w:highlight w:val="yellow"/>
          <w:lang w:val="en-GB"/>
          <w:rPrChange w:id="1379" w:author="Michael Jennions" w:date="2020-09-21T23:20:00Z">
            <w:rPr>
              <w:rFonts w:ascii="Garamond" w:hAnsi="Garamond" w:cs="Times New Roman"/>
              <w:noProof/>
              <w:lang w:val="en-GB"/>
            </w:rPr>
          </w:rPrChange>
        </w:rPr>
        <w:t>, 72, 132.</w:t>
      </w:r>
    </w:p>
    <w:p w14:paraId="3DF1DCBD"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Viechtbauer, W. (2010). Conducting meta-analyses in R with the metafor package. </w:t>
      </w:r>
      <w:r w:rsidRPr="004803F1">
        <w:rPr>
          <w:rFonts w:ascii="Garamond" w:hAnsi="Garamond" w:cs="Times New Roman"/>
          <w:i/>
          <w:iCs/>
          <w:noProof/>
          <w:lang w:val="en-GB"/>
        </w:rPr>
        <w:t>J. Stat. Softw.</w:t>
      </w:r>
      <w:r w:rsidRPr="004803F1">
        <w:rPr>
          <w:rFonts w:ascii="Garamond" w:hAnsi="Garamond" w:cs="Times New Roman"/>
          <w:noProof/>
          <w:lang w:val="en-GB"/>
        </w:rPr>
        <w:t>, 36, 1–48.</w:t>
      </w:r>
    </w:p>
    <w:p w14:paraId="02AE16A1"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Wierenga, L.M., Doucet, G., Dima, D., Agartz, I., Aghajani, M., Akudjedu, T., </w:t>
      </w:r>
      <w:r w:rsidRPr="004803F1">
        <w:rPr>
          <w:rFonts w:ascii="Garamond" w:hAnsi="Garamond" w:cs="Times New Roman"/>
          <w:i/>
          <w:iCs/>
          <w:noProof/>
          <w:lang w:val="en-GB"/>
        </w:rPr>
        <w:t>et al.</w:t>
      </w:r>
      <w:r w:rsidRPr="004803F1">
        <w:rPr>
          <w:rFonts w:ascii="Garamond" w:hAnsi="Garamond" w:cs="Times New Roman"/>
          <w:noProof/>
          <w:lang w:val="en-GB"/>
        </w:rPr>
        <w:t xml:space="preserve"> (2020). Greater male than female variability in regional brain structure across the lifespan. </w:t>
      </w:r>
      <w:r w:rsidRPr="004803F1">
        <w:rPr>
          <w:rFonts w:ascii="Garamond" w:hAnsi="Garamond" w:cs="Times New Roman"/>
          <w:i/>
          <w:iCs/>
          <w:noProof/>
          <w:lang w:val="en-GB"/>
        </w:rPr>
        <w:t>bioRxiv</w:t>
      </w:r>
      <w:r w:rsidRPr="004803F1">
        <w:rPr>
          <w:rFonts w:ascii="Garamond" w:hAnsi="Garamond" w:cs="Times New Roman"/>
          <w:noProof/>
          <w:lang w:val="en-GB"/>
        </w:rPr>
        <w:t>, 2020.02.17.952010.</w:t>
      </w:r>
    </w:p>
    <w:p w14:paraId="6BA6DB67"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Wolf, M., Van Doorn, G.S., Leimar, O. &amp; Weissing, F.J. (2007). Life-history trade-offs favour the evolution of animal personalities. </w:t>
      </w:r>
      <w:r w:rsidRPr="004803F1">
        <w:rPr>
          <w:rFonts w:ascii="Garamond" w:hAnsi="Garamond" w:cs="Times New Roman"/>
          <w:i/>
          <w:iCs/>
          <w:noProof/>
          <w:lang w:val="en-GB"/>
        </w:rPr>
        <w:t>Nature</w:t>
      </w:r>
      <w:r w:rsidRPr="004803F1">
        <w:rPr>
          <w:rFonts w:ascii="Garamond" w:hAnsi="Garamond" w:cs="Times New Roman"/>
          <w:noProof/>
          <w:lang w:val="en-GB"/>
        </w:rPr>
        <w:t>, 447, 581–584.</w:t>
      </w:r>
    </w:p>
    <w:p w14:paraId="7B3BF21B"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Wolf, M. &amp; McNamara, J.M. (2012). On the evolution of personalities via frequency-dependent selection. </w:t>
      </w:r>
      <w:r w:rsidRPr="004803F1">
        <w:rPr>
          <w:rFonts w:ascii="Garamond" w:hAnsi="Garamond" w:cs="Times New Roman"/>
          <w:i/>
          <w:iCs/>
          <w:noProof/>
          <w:lang w:val="en-GB"/>
        </w:rPr>
        <w:t>Am. Nat.</w:t>
      </w:r>
      <w:r w:rsidRPr="004803F1">
        <w:rPr>
          <w:rFonts w:ascii="Garamond" w:hAnsi="Garamond" w:cs="Times New Roman"/>
          <w:noProof/>
          <w:lang w:val="en-GB"/>
        </w:rPr>
        <w:t>, 179, 679–692.</w:t>
      </w:r>
    </w:p>
    <w:p w14:paraId="45C3F81C"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Wolf, M. &amp; Weissing, F.J. (2010). An explanatory framework for adaptive personality differences. </w:t>
      </w:r>
      <w:r w:rsidRPr="004803F1">
        <w:rPr>
          <w:rFonts w:ascii="Garamond" w:hAnsi="Garamond" w:cs="Times New Roman"/>
          <w:i/>
          <w:iCs/>
          <w:noProof/>
          <w:lang w:val="en-GB"/>
        </w:rPr>
        <w:t>Philos. Trans. R. Soc. B Biol. Sci.</w:t>
      </w:r>
      <w:r w:rsidRPr="004803F1">
        <w:rPr>
          <w:rFonts w:ascii="Garamond" w:hAnsi="Garamond" w:cs="Times New Roman"/>
          <w:noProof/>
          <w:lang w:val="en-GB"/>
        </w:rPr>
        <w:t>, 365, 3959–3968.</w:t>
      </w:r>
    </w:p>
    <w:p w14:paraId="0A121F38" w14:textId="77777777" w:rsidR="004803F1" w:rsidRPr="004803F1" w:rsidRDefault="004803F1" w:rsidP="004803F1">
      <w:pPr>
        <w:widowControl w:val="0"/>
        <w:autoSpaceDE w:val="0"/>
        <w:autoSpaceDN w:val="0"/>
        <w:adjustRightInd w:val="0"/>
        <w:ind w:left="480" w:hanging="480"/>
        <w:rPr>
          <w:rFonts w:ascii="Garamond" w:hAnsi="Garamond" w:cs="Times New Roman"/>
          <w:noProof/>
          <w:lang w:val="en-GB"/>
        </w:rPr>
      </w:pPr>
      <w:r w:rsidRPr="004803F1">
        <w:rPr>
          <w:rFonts w:ascii="Garamond" w:hAnsi="Garamond" w:cs="Times New Roman"/>
          <w:noProof/>
          <w:lang w:val="en-GB"/>
        </w:rPr>
        <w:t xml:space="preserve">Wyman, M.J. &amp; Rowe, L. (2014). Male Bias in Distributions of Additive Genetic, Residual, and Phenotypic Variances of Shared Traits. </w:t>
      </w:r>
      <w:r w:rsidRPr="004803F1">
        <w:rPr>
          <w:rFonts w:ascii="Garamond" w:hAnsi="Garamond" w:cs="Times New Roman"/>
          <w:i/>
          <w:iCs/>
          <w:noProof/>
          <w:lang w:val="en-GB"/>
        </w:rPr>
        <w:t>Am. Nat.</w:t>
      </w:r>
      <w:r w:rsidRPr="004803F1">
        <w:rPr>
          <w:rFonts w:ascii="Garamond" w:hAnsi="Garamond" w:cs="Times New Roman"/>
          <w:noProof/>
          <w:lang w:val="en-GB"/>
        </w:rPr>
        <w:t>, 184, 326–337.</w:t>
      </w:r>
    </w:p>
    <w:p w14:paraId="74446109" w14:textId="77777777" w:rsidR="004803F1" w:rsidRPr="004803F1" w:rsidRDefault="004803F1" w:rsidP="004803F1">
      <w:pPr>
        <w:widowControl w:val="0"/>
        <w:autoSpaceDE w:val="0"/>
        <w:autoSpaceDN w:val="0"/>
        <w:adjustRightInd w:val="0"/>
        <w:ind w:left="480" w:hanging="480"/>
        <w:rPr>
          <w:rFonts w:ascii="Garamond" w:hAnsi="Garamond"/>
          <w:noProof/>
        </w:rPr>
      </w:pPr>
      <w:r w:rsidRPr="004803F1">
        <w:rPr>
          <w:rFonts w:ascii="Garamond" w:hAnsi="Garamond" w:cs="Times New Roman"/>
          <w:noProof/>
          <w:lang w:val="en-GB"/>
        </w:rPr>
        <w:t xml:space="preserve">Zajitschek, S., Zajitschek, F., Bonduriansky, R., Brooks, R.C., Cornwell, W., Falster, D.S., </w:t>
      </w:r>
      <w:r w:rsidRPr="004803F1">
        <w:rPr>
          <w:rFonts w:ascii="Garamond" w:hAnsi="Garamond" w:cs="Times New Roman"/>
          <w:i/>
          <w:iCs/>
          <w:noProof/>
          <w:lang w:val="en-GB"/>
        </w:rPr>
        <w:t>et al.</w:t>
      </w:r>
      <w:r w:rsidRPr="004803F1">
        <w:rPr>
          <w:rFonts w:ascii="Garamond" w:hAnsi="Garamond" w:cs="Times New Roman"/>
          <w:noProof/>
          <w:lang w:val="en-GB"/>
        </w:rPr>
        <w:t xml:space="preserve"> (2020). Sex and Power: sexual dimorphism in trait variability and its eco-evolutionary and statistical implications. </w:t>
      </w:r>
      <w:r w:rsidRPr="004803F1">
        <w:rPr>
          <w:rFonts w:ascii="Garamond" w:hAnsi="Garamond" w:cs="Times New Roman"/>
          <w:i/>
          <w:iCs/>
          <w:noProof/>
          <w:lang w:val="en-GB"/>
        </w:rPr>
        <w:t>BioRxiv</w:t>
      </w:r>
      <w:r w:rsidRPr="004803F1">
        <w:rPr>
          <w:rFonts w:ascii="Garamond" w:hAnsi="Garamond" w:cs="Times New Roman"/>
          <w:noProof/>
          <w:lang w:val="en-GB"/>
        </w:rPr>
        <w:t>, 1–20.</w:t>
      </w:r>
    </w:p>
    <w:p w14:paraId="7BB0520A" w14:textId="7E4B9139" w:rsidR="007F6D9E" w:rsidRPr="007E3B63" w:rsidRDefault="00711861" w:rsidP="004803F1">
      <w:pPr>
        <w:widowControl w:val="0"/>
        <w:autoSpaceDE w:val="0"/>
        <w:autoSpaceDN w:val="0"/>
        <w:adjustRightInd w:val="0"/>
        <w:ind w:left="480" w:hanging="480"/>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63FF37C9"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 xml:space="preserve">mean (SMD) and variability (lnCVR)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r w:rsidR="003D6888" w:rsidRPr="007E3B63">
        <w:rPr>
          <w:rFonts w:ascii="Garamond" w:hAnsi="Garamond"/>
          <w:color w:val="000000" w:themeColor="text1"/>
        </w:rPr>
        <w:t>.</w:t>
      </w:r>
      <w:r w:rsidR="004A15F9">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ayout w:type="fixed"/>
        <w:tblLook w:val="04A0" w:firstRow="1" w:lastRow="0" w:firstColumn="1" w:lastColumn="0" w:noHBand="0" w:noVBand="1"/>
      </w:tblPr>
      <w:tblGrid>
        <w:gridCol w:w="1843"/>
        <w:gridCol w:w="851"/>
        <w:gridCol w:w="992"/>
        <w:gridCol w:w="1154"/>
        <w:gridCol w:w="814"/>
        <w:gridCol w:w="815"/>
        <w:gridCol w:w="1057"/>
        <w:gridCol w:w="838"/>
        <w:gridCol w:w="850"/>
      </w:tblGrid>
      <w:tr w:rsidR="00343676" w:rsidRPr="007E3B63" w14:paraId="0703E2C6" w14:textId="231312A8" w:rsidTr="00FA7117">
        <w:tc>
          <w:tcPr>
            <w:tcW w:w="1843"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851" w:type="dxa"/>
            <w:tcBorders>
              <w:top w:val="single" w:sz="4" w:space="0" w:color="auto"/>
              <w:bottom w:val="single" w:sz="4" w:space="0" w:color="auto"/>
            </w:tcBorders>
          </w:tcPr>
          <w:p w14:paraId="6155E735" w14:textId="6AC5689B" w:rsidR="00343676" w:rsidRPr="00343676" w:rsidRDefault="00150329"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Overall mean</w:t>
            </w:r>
          </w:p>
        </w:tc>
        <w:tc>
          <w:tcPr>
            <w:tcW w:w="992"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154"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FA7117">
        <w:tc>
          <w:tcPr>
            <w:tcW w:w="1843" w:type="dxa"/>
            <w:tcBorders>
              <w:top w:val="single" w:sz="4" w:space="0" w:color="auto"/>
            </w:tcBorders>
          </w:tcPr>
          <w:p w14:paraId="3B1F75A9" w14:textId="38B71E35"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r w:rsidR="00A70FFA">
              <w:rPr>
                <w:rFonts w:ascii="Garamond" w:hAnsi="Garamond"/>
                <w:i/>
                <w:color w:val="000000" w:themeColor="text1"/>
                <w:sz w:val="18"/>
                <w:szCs w:val="18"/>
              </w:rPr>
              <w:t xml:space="preserve"> - </w:t>
            </w:r>
            <w:r w:rsidR="00150329">
              <w:rPr>
                <w:rFonts w:ascii="Garamond" w:hAnsi="Garamond"/>
                <w:i/>
                <w:color w:val="000000" w:themeColor="text1"/>
                <w:sz w:val="18"/>
                <w:szCs w:val="18"/>
              </w:rPr>
              <w:t>Mean)</w:t>
            </w:r>
          </w:p>
        </w:tc>
        <w:tc>
          <w:tcPr>
            <w:tcW w:w="851"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FA7117">
        <w:tc>
          <w:tcPr>
            <w:tcW w:w="1843"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992"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154"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FA7117">
        <w:tc>
          <w:tcPr>
            <w:tcW w:w="1843"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154"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FA7117">
        <w:tc>
          <w:tcPr>
            <w:tcW w:w="1843" w:type="dxa"/>
          </w:tcPr>
          <w:p w14:paraId="10244AC1" w14:textId="314E8A98"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154"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FA7117">
        <w:tc>
          <w:tcPr>
            <w:tcW w:w="1843"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154"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FA7117">
        <w:tc>
          <w:tcPr>
            <w:tcW w:w="1843"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E2EECCC" w14:textId="2FCB8DC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0B56FD">
              <w:rPr>
                <w:rFonts w:ascii="Garamond" w:hAnsi="Garamond"/>
                <w:color w:val="000000" w:themeColor="text1"/>
                <w:sz w:val="18"/>
                <w:szCs w:val="18"/>
              </w:rPr>
              <w:t>30</w:t>
            </w:r>
          </w:p>
        </w:tc>
        <w:tc>
          <w:tcPr>
            <w:tcW w:w="992" w:type="dxa"/>
          </w:tcPr>
          <w:p w14:paraId="693F3D13" w14:textId="1254B4C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w:t>
            </w:r>
            <w:r w:rsidR="000B56FD">
              <w:rPr>
                <w:rFonts w:ascii="Garamond" w:hAnsi="Garamond"/>
                <w:color w:val="000000" w:themeColor="text1"/>
                <w:sz w:val="18"/>
                <w:szCs w:val="18"/>
              </w:rPr>
              <w:t>2</w:t>
            </w:r>
            <w:r w:rsidRPr="00343676">
              <w:rPr>
                <w:rFonts w:ascii="Garamond" w:hAnsi="Garamond"/>
                <w:color w:val="000000" w:themeColor="text1"/>
                <w:sz w:val="18"/>
                <w:szCs w:val="18"/>
              </w:rPr>
              <w:t>, 0.</w:t>
            </w:r>
            <w:r w:rsidR="000B56FD">
              <w:rPr>
                <w:rFonts w:ascii="Garamond" w:hAnsi="Garamond"/>
                <w:color w:val="000000" w:themeColor="text1"/>
                <w:sz w:val="18"/>
                <w:szCs w:val="18"/>
              </w:rPr>
              <w:t>62</w:t>
            </w:r>
          </w:p>
        </w:tc>
        <w:tc>
          <w:tcPr>
            <w:tcW w:w="1154" w:type="dxa"/>
          </w:tcPr>
          <w:p w14:paraId="3A17028E" w14:textId="1AFBD7AF"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-1.89, 2.48</w:t>
            </w:r>
          </w:p>
        </w:tc>
        <w:tc>
          <w:tcPr>
            <w:tcW w:w="814" w:type="dxa"/>
          </w:tcPr>
          <w:p w14:paraId="1FC9D6B5" w14:textId="69343D68"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1.82</w:t>
            </w:r>
          </w:p>
        </w:tc>
        <w:tc>
          <w:tcPr>
            <w:tcW w:w="815" w:type="dxa"/>
          </w:tcPr>
          <w:p w14:paraId="1D3E9E6B" w14:textId="4B69EFB2"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0.07</w:t>
            </w:r>
          </w:p>
        </w:tc>
        <w:tc>
          <w:tcPr>
            <w:tcW w:w="1057" w:type="dxa"/>
          </w:tcPr>
          <w:p w14:paraId="06503F59" w14:textId="4C59E3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08F383AE" w14:textId="6E621F8B"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628A6C2D" w14:textId="2D59C49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r w:rsidR="00150329" w:rsidRPr="007E3B63" w14:paraId="3A51656C" w14:textId="77777777" w:rsidTr="00FA7117">
        <w:tc>
          <w:tcPr>
            <w:tcW w:w="1843" w:type="dxa"/>
          </w:tcPr>
          <w:p w14:paraId="358D062B" w14:textId="77777777" w:rsidR="00150329" w:rsidRPr="00343676" w:rsidRDefault="00150329" w:rsidP="003005B3">
            <w:pPr>
              <w:spacing w:line="276" w:lineRule="auto"/>
              <w:rPr>
                <w:rFonts w:ascii="Garamond" w:hAnsi="Garamond"/>
                <w:i/>
                <w:color w:val="000000" w:themeColor="text1"/>
                <w:sz w:val="18"/>
                <w:szCs w:val="18"/>
              </w:rPr>
            </w:pPr>
          </w:p>
        </w:tc>
        <w:tc>
          <w:tcPr>
            <w:tcW w:w="851" w:type="dxa"/>
          </w:tcPr>
          <w:p w14:paraId="7E326766" w14:textId="77777777" w:rsidR="00150329" w:rsidRPr="00343676" w:rsidRDefault="00150329" w:rsidP="003005B3">
            <w:pPr>
              <w:spacing w:line="276" w:lineRule="auto"/>
              <w:jc w:val="center"/>
              <w:rPr>
                <w:rFonts w:ascii="Garamond" w:hAnsi="Garamond"/>
                <w:color w:val="000000" w:themeColor="text1"/>
                <w:sz w:val="18"/>
                <w:szCs w:val="18"/>
              </w:rPr>
            </w:pPr>
          </w:p>
        </w:tc>
        <w:tc>
          <w:tcPr>
            <w:tcW w:w="992" w:type="dxa"/>
          </w:tcPr>
          <w:p w14:paraId="6EB5B4B4" w14:textId="77777777" w:rsidR="00150329" w:rsidRPr="00343676" w:rsidRDefault="00150329" w:rsidP="003005B3">
            <w:pPr>
              <w:spacing w:line="276" w:lineRule="auto"/>
              <w:jc w:val="center"/>
              <w:rPr>
                <w:rFonts w:ascii="Garamond" w:hAnsi="Garamond"/>
                <w:color w:val="000000" w:themeColor="text1"/>
                <w:sz w:val="18"/>
                <w:szCs w:val="18"/>
              </w:rPr>
            </w:pPr>
          </w:p>
        </w:tc>
        <w:tc>
          <w:tcPr>
            <w:tcW w:w="1154" w:type="dxa"/>
          </w:tcPr>
          <w:p w14:paraId="4BE258F2" w14:textId="77777777" w:rsidR="00150329" w:rsidRPr="00343676" w:rsidRDefault="00150329" w:rsidP="003005B3">
            <w:pPr>
              <w:spacing w:line="276" w:lineRule="auto"/>
              <w:jc w:val="center"/>
              <w:rPr>
                <w:rFonts w:ascii="Garamond" w:hAnsi="Garamond"/>
                <w:color w:val="000000" w:themeColor="text1"/>
                <w:sz w:val="18"/>
                <w:szCs w:val="18"/>
              </w:rPr>
            </w:pPr>
          </w:p>
        </w:tc>
        <w:tc>
          <w:tcPr>
            <w:tcW w:w="814" w:type="dxa"/>
          </w:tcPr>
          <w:p w14:paraId="457B29FC" w14:textId="77777777" w:rsidR="00150329" w:rsidRPr="00343676" w:rsidRDefault="00150329" w:rsidP="003005B3">
            <w:pPr>
              <w:spacing w:line="276" w:lineRule="auto"/>
              <w:jc w:val="center"/>
              <w:rPr>
                <w:rFonts w:ascii="Garamond" w:hAnsi="Garamond"/>
                <w:color w:val="000000" w:themeColor="text1"/>
                <w:sz w:val="18"/>
                <w:szCs w:val="18"/>
              </w:rPr>
            </w:pPr>
          </w:p>
        </w:tc>
        <w:tc>
          <w:tcPr>
            <w:tcW w:w="815" w:type="dxa"/>
          </w:tcPr>
          <w:p w14:paraId="21067BDF" w14:textId="77777777" w:rsidR="00150329" w:rsidRPr="00343676" w:rsidRDefault="00150329" w:rsidP="003005B3">
            <w:pPr>
              <w:spacing w:line="276" w:lineRule="auto"/>
              <w:jc w:val="center"/>
              <w:rPr>
                <w:rFonts w:ascii="Garamond" w:hAnsi="Garamond"/>
                <w:color w:val="000000" w:themeColor="text1"/>
                <w:sz w:val="18"/>
                <w:szCs w:val="18"/>
              </w:rPr>
            </w:pPr>
          </w:p>
        </w:tc>
        <w:tc>
          <w:tcPr>
            <w:tcW w:w="1057" w:type="dxa"/>
          </w:tcPr>
          <w:p w14:paraId="10CACCE4" w14:textId="77777777" w:rsidR="00150329" w:rsidRPr="00343676" w:rsidRDefault="00150329" w:rsidP="003005B3">
            <w:pPr>
              <w:spacing w:line="276" w:lineRule="auto"/>
              <w:jc w:val="center"/>
              <w:rPr>
                <w:rFonts w:ascii="Garamond" w:hAnsi="Garamond"/>
                <w:color w:val="000000" w:themeColor="text1"/>
                <w:sz w:val="18"/>
                <w:szCs w:val="18"/>
              </w:rPr>
            </w:pPr>
          </w:p>
        </w:tc>
        <w:tc>
          <w:tcPr>
            <w:tcW w:w="838" w:type="dxa"/>
          </w:tcPr>
          <w:p w14:paraId="4F23071E" w14:textId="77777777" w:rsidR="00150329" w:rsidRPr="00343676" w:rsidRDefault="00150329" w:rsidP="003005B3">
            <w:pPr>
              <w:spacing w:line="276" w:lineRule="auto"/>
              <w:jc w:val="center"/>
              <w:rPr>
                <w:rFonts w:ascii="Garamond" w:hAnsi="Garamond"/>
                <w:color w:val="000000" w:themeColor="text1"/>
                <w:sz w:val="18"/>
                <w:szCs w:val="18"/>
              </w:rPr>
            </w:pPr>
          </w:p>
        </w:tc>
        <w:tc>
          <w:tcPr>
            <w:tcW w:w="850" w:type="dxa"/>
          </w:tcPr>
          <w:p w14:paraId="0DD4DDE5" w14:textId="77777777" w:rsidR="00150329" w:rsidRPr="00343676" w:rsidRDefault="00150329" w:rsidP="003005B3">
            <w:pPr>
              <w:spacing w:line="276" w:lineRule="auto"/>
              <w:jc w:val="center"/>
              <w:rPr>
                <w:rFonts w:ascii="Garamond" w:hAnsi="Garamond"/>
                <w:color w:val="000000" w:themeColor="text1"/>
                <w:sz w:val="18"/>
                <w:szCs w:val="18"/>
              </w:rPr>
            </w:pPr>
          </w:p>
        </w:tc>
      </w:tr>
      <w:tr w:rsidR="00343676" w:rsidRPr="007E3B63" w14:paraId="1A7D0E45" w14:textId="7364F873" w:rsidTr="00FA7117">
        <w:tc>
          <w:tcPr>
            <w:tcW w:w="1843" w:type="dxa"/>
          </w:tcPr>
          <w:p w14:paraId="05F44D71" w14:textId="66B5541A"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lnCVR</w:t>
            </w:r>
            <w:r w:rsidR="00150329">
              <w:rPr>
                <w:rFonts w:ascii="Garamond" w:hAnsi="Garamond"/>
                <w:i/>
                <w:color w:val="000000" w:themeColor="text1"/>
                <w:sz w:val="18"/>
                <w:szCs w:val="18"/>
              </w:rPr>
              <w:t xml:space="preserve"> (Variance)</w:t>
            </w:r>
          </w:p>
        </w:tc>
        <w:tc>
          <w:tcPr>
            <w:tcW w:w="851"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FA7117">
        <w:tc>
          <w:tcPr>
            <w:tcW w:w="1843"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154"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FA7117">
        <w:tc>
          <w:tcPr>
            <w:tcW w:w="1843"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154"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FA7117">
        <w:tc>
          <w:tcPr>
            <w:tcW w:w="1843"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992"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154"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FA7117">
        <w:tc>
          <w:tcPr>
            <w:tcW w:w="1843"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154"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FA7117">
        <w:tc>
          <w:tcPr>
            <w:tcW w:w="1843"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F5068CD" w14:textId="500545C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992" w:type="dxa"/>
          </w:tcPr>
          <w:p w14:paraId="4AD16F97" w14:textId="7F6E66B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w:t>
            </w:r>
            <w:r w:rsidR="00A70FFA">
              <w:rPr>
                <w:rFonts w:ascii="Garamond" w:hAnsi="Garamond"/>
                <w:color w:val="000000" w:themeColor="text1"/>
                <w:sz w:val="18"/>
                <w:szCs w:val="18"/>
              </w:rPr>
              <w:t>0.13</w:t>
            </w:r>
            <w:r w:rsidRPr="00343676">
              <w:rPr>
                <w:rFonts w:ascii="Garamond" w:hAnsi="Garamond"/>
                <w:color w:val="000000" w:themeColor="text1"/>
                <w:sz w:val="18"/>
                <w:szCs w:val="18"/>
              </w:rPr>
              <w:t>, 0.</w:t>
            </w:r>
            <w:r w:rsidR="00A70FFA">
              <w:rPr>
                <w:rFonts w:ascii="Garamond" w:hAnsi="Garamond"/>
                <w:color w:val="000000" w:themeColor="text1"/>
                <w:sz w:val="18"/>
                <w:szCs w:val="18"/>
              </w:rPr>
              <w:t>12</w:t>
            </w:r>
          </w:p>
        </w:tc>
        <w:tc>
          <w:tcPr>
            <w:tcW w:w="1154" w:type="dxa"/>
          </w:tcPr>
          <w:p w14:paraId="5FB2DC14" w14:textId="415C570A"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-0.77, 0.76</w:t>
            </w:r>
          </w:p>
        </w:tc>
        <w:tc>
          <w:tcPr>
            <w:tcW w:w="814" w:type="dxa"/>
          </w:tcPr>
          <w:p w14:paraId="6BB1DE81" w14:textId="3E2B7A0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04</w:t>
            </w:r>
          </w:p>
        </w:tc>
        <w:tc>
          <w:tcPr>
            <w:tcW w:w="815" w:type="dxa"/>
          </w:tcPr>
          <w:p w14:paraId="21B1E2A4" w14:textId="61EE99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97</w:t>
            </w:r>
          </w:p>
        </w:tc>
        <w:tc>
          <w:tcPr>
            <w:tcW w:w="1057" w:type="dxa"/>
          </w:tcPr>
          <w:p w14:paraId="40507715" w14:textId="6941EB5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62DE80C6" w14:textId="7ECF978E"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5F8864CC" w14:textId="41BAEDAC"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68F92E3B"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 xml:space="preserve">significant difference </w:t>
      </w:r>
      <w:ins w:id="1380" w:author="Daniel Noble" w:date="2020-09-05T14:26:00Z">
        <w:r w:rsidR="001E7646">
          <w:rPr>
            <w:rFonts w:ascii="Garamond" w:hAnsi="Garamond"/>
            <w:color w:val="000000" w:themeColor="text1"/>
          </w:rPr>
          <w:t>(</w:t>
        </w:r>
      </w:ins>
      <m:oMath>
        <m:r>
          <w:ins w:id="1381" w:author="Daniel Noble" w:date="2020-09-05T14:26:00Z">
            <w:rPr>
              <w:rFonts w:ascii="Cambria Math" w:hAnsi="Cambria Math"/>
              <w:color w:val="000000" w:themeColor="text1"/>
            </w:rPr>
            <m:t xml:space="preserve">α </m:t>
          </w:ins>
        </m:r>
      </m:oMath>
      <w:ins w:id="1382" w:author="Daniel Noble" w:date="2020-09-05T14:26:00Z">
        <w:r w:rsidR="001E7646">
          <w:rPr>
            <w:rFonts w:ascii="Garamond" w:hAnsi="Garamond"/>
            <w:color w:val="000000" w:themeColor="text1"/>
          </w:rPr>
          <w:t>&lt; 0.</w:t>
        </w:r>
        <w:commentRangeStart w:id="1383"/>
        <w:r w:rsidR="001E7646">
          <w:rPr>
            <w:rFonts w:ascii="Garamond" w:hAnsi="Garamond"/>
            <w:color w:val="000000" w:themeColor="text1"/>
          </w:rPr>
          <w:t xml:space="preserve">05) </w:t>
        </w:r>
      </w:ins>
      <w:commentRangeEnd w:id="1383"/>
      <w:ins w:id="1384" w:author="Daniel Noble" w:date="2020-09-05T14:27:00Z">
        <w:r w:rsidR="001E7646">
          <w:rPr>
            <w:rStyle w:val="CommentReference"/>
          </w:rPr>
          <w:commentReference w:id="1383"/>
        </w:r>
      </w:ins>
      <w:r w:rsidR="003005B3" w:rsidRPr="007E3B63">
        <w:rPr>
          <w:rFonts w:ascii="Garamond" w:hAnsi="Garamond"/>
          <w:color w:val="000000" w:themeColor="text1"/>
        </w:rPr>
        <w:t>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Change w:id="1385" w:author="Daniel Noble" w:date="2020-09-17T12:34:00Z">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PrChange>
      </w:tblPr>
      <w:tblGrid>
        <w:gridCol w:w="1356"/>
        <w:gridCol w:w="1254"/>
        <w:gridCol w:w="1076"/>
        <w:gridCol w:w="1260"/>
        <w:gridCol w:w="825"/>
        <w:gridCol w:w="1162"/>
        <w:gridCol w:w="938"/>
        <w:gridCol w:w="806"/>
        <w:gridCol w:w="759"/>
        <w:gridCol w:w="770"/>
        <w:tblGridChange w:id="1386">
          <w:tblGrid>
            <w:gridCol w:w="1356"/>
            <w:gridCol w:w="1254"/>
            <w:gridCol w:w="938"/>
            <w:gridCol w:w="1398"/>
            <w:gridCol w:w="825"/>
            <w:gridCol w:w="1162"/>
            <w:gridCol w:w="938"/>
            <w:gridCol w:w="806"/>
            <w:gridCol w:w="759"/>
            <w:gridCol w:w="770"/>
          </w:tblGrid>
        </w:tblGridChange>
      </w:tblGrid>
      <w:tr w:rsidR="008E2EC8" w:rsidRPr="007E3B63" w14:paraId="37760CF9" w14:textId="30666A37" w:rsidTr="008F6BA5">
        <w:trPr>
          <w:trHeight w:val="518"/>
          <w:trPrChange w:id="1387" w:author="Daniel Noble" w:date="2020-09-17T12:34:00Z">
            <w:trPr>
              <w:trHeight w:val="518"/>
            </w:trPr>
          </w:trPrChange>
        </w:trPr>
        <w:tc>
          <w:tcPr>
            <w:tcW w:w="1356" w:type="dxa"/>
            <w:tcBorders>
              <w:top w:val="single" w:sz="4" w:space="0" w:color="auto"/>
              <w:bottom w:val="single" w:sz="4" w:space="0" w:color="auto"/>
            </w:tcBorders>
            <w:tcPrChange w:id="1388" w:author="Daniel Noble" w:date="2020-09-17T12:34:00Z">
              <w:tcPr>
                <w:tcW w:w="1392" w:type="dxa"/>
                <w:tcBorders>
                  <w:top w:val="single" w:sz="4" w:space="0" w:color="auto"/>
                  <w:bottom w:val="single" w:sz="4" w:space="0" w:color="auto"/>
                </w:tcBorders>
              </w:tcPr>
            </w:tcPrChange>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254" w:type="dxa"/>
            <w:tcBorders>
              <w:top w:val="single" w:sz="4" w:space="0" w:color="auto"/>
              <w:bottom w:val="single" w:sz="4" w:space="0" w:color="auto"/>
            </w:tcBorders>
            <w:tcPrChange w:id="1389" w:author="Daniel Noble" w:date="2020-09-17T12:34:00Z">
              <w:tcPr>
                <w:tcW w:w="1350" w:type="dxa"/>
                <w:tcBorders>
                  <w:top w:val="single" w:sz="4" w:space="0" w:color="auto"/>
                  <w:bottom w:val="single" w:sz="4" w:space="0" w:color="auto"/>
                </w:tcBorders>
              </w:tcPr>
            </w:tcPrChange>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076" w:type="dxa"/>
            <w:tcBorders>
              <w:top w:val="single" w:sz="4" w:space="0" w:color="auto"/>
              <w:bottom w:val="single" w:sz="4" w:space="0" w:color="auto"/>
            </w:tcBorders>
            <w:tcPrChange w:id="1390" w:author="Daniel Noble" w:date="2020-09-17T12:34:00Z">
              <w:tcPr>
                <w:tcW w:w="971" w:type="dxa"/>
                <w:tcBorders>
                  <w:top w:val="single" w:sz="4" w:space="0" w:color="auto"/>
                  <w:bottom w:val="single" w:sz="4" w:space="0" w:color="auto"/>
                </w:tcBorders>
              </w:tcPr>
            </w:tcPrChange>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260" w:type="dxa"/>
            <w:tcBorders>
              <w:top w:val="single" w:sz="4" w:space="0" w:color="auto"/>
              <w:bottom w:val="single" w:sz="4" w:space="0" w:color="auto"/>
            </w:tcBorders>
            <w:tcPrChange w:id="1391" w:author="Daniel Noble" w:date="2020-09-17T12:34:00Z">
              <w:tcPr>
                <w:tcW w:w="1090" w:type="dxa"/>
                <w:tcBorders>
                  <w:top w:val="single" w:sz="4" w:space="0" w:color="auto"/>
                  <w:bottom w:val="single" w:sz="4" w:space="0" w:color="auto"/>
                </w:tcBorders>
              </w:tcPr>
            </w:tcPrChange>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25" w:type="dxa"/>
            <w:tcBorders>
              <w:top w:val="single" w:sz="4" w:space="0" w:color="auto"/>
              <w:bottom w:val="single" w:sz="4" w:space="0" w:color="auto"/>
            </w:tcBorders>
            <w:tcPrChange w:id="1392" w:author="Daniel Noble" w:date="2020-09-17T12:34:00Z">
              <w:tcPr>
                <w:tcW w:w="840" w:type="dxa"/>
                <w:tcBorders>
                  <w:top w:val="single" w:sz="4" w:space="0" w:color="auto"/>
                  <w:bottom w:val="single" w:sz="4" w:space="0" w:color="auto"/>
                </w:tcBorders>
              </w:tcPr>
            </w:tcPrChange>
          </w:tcPr>
          <w:p w14:paraId="01D3BF49"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 xml:space="preserve">lnCVR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162" w:type="dxa"/>
            <w:tcBorders>
              <w:top w:val="single" w:sz="4" w:space="0" w:color="auto"/>
              <w:bottom w:val="single" w:sz="4" w:space="0" w:color="auto"/>
            </w:tcBorders>
            <w:tcPrChange w:id="1393" w:author="Daniel Noble" w:date="2020-09-17T12:34:00Z">
              <w:tcPr>
                <w:tcW w:w="1230" w:type="dxa"/>
                <w:tcBorders>
                  <w:top w:val="single" w:sz="4" w:space="0" w:color="auto"/>
                  <w:bottom w:val="single" w:sz="4" w:space="0" w:color="auto"/>
                </w:tcBorders>
              </w:tcPr>
            </w:tcPrChange>
          </w:tcPr>
          <w:p w14:paraId="6B3DE2CA"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 xml:space="preserve">lnCVR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38" w:type="dxa"/>
            <w:tcBorders>
              <w:top w:val="single" w:sz="4" w:space="0" w:color="auto"/>
              <w:bottom w:val="single" w:sz="4" w:space="0" w:color="auto"/>
            </w:tcBorders>
            <w:tcPrChange w:id="1394" w:author="Daniel Noble" w:date="2020-09-17T12:34:00Z">
              <w:tcPr>
                <w:tcW w:w="970" w:type="dxa"/>
                <w:tcBorders>
                  <w:top w:val="single" w:sz="4" w:space="0" w:color="auto"/>
                  <w:bottom w:val="single" w:sz="4" w:space="0" w:color="auto"/>
                </w:tcBorders>
              </w:tcPr>
            </w:tcPrChange>
          </w:tcPr>
          <w:p w14:paraId="46B00C9A"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lnCVR</w:t>
            </w:r>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06" w:type="dxa"/>
            <w:tcBorders>
              <w:top w:val="single" w:sz="4" w:space="0" w:color="auto"/>
              <w:bottom w:val="single" w:sz="4" w:space="0" w:color="auto"/>
            </w:tcBorders>
            <w:tcPrChange w:id="1395" w:author="Daniel Noble" w:date="2020-09-17T12:34:00Z">
              <w:tcPr>
                <w:tcW w:w="833" w:type="dxa"/>
                <w:tcBorders>
                  <w:top w:val="single" w:sz="4" w:space="0" w:color="auto"/>
                  <w:bottom w:val="single" w:sz="4" w:space="0" w:color="auto"/>
                </w:tcBorders>
              </w:tcPr>
            </w:tcPrChange>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59" w:type="dxa"/>
            <w:tcBorders>
              <w:top w:val="single" w:sz="4" w:space="0" w:color="auto"/>
              <w:bottom w:val="single" w:sz="4" w:space="0" w:color="auto"/>
            </w:tcBorders>
            <w:tcPrChange w:id="1396" w:author="Daniel Noble" w:date="2020-09-17T12:34:00Z">
              <w:tcPr>
                <w:tcW w:w="760" w:type="dxa"/>
                <w:tcBorders>
                  <w:top w:val="single" w:sz="4" w:space="0" w:color="auto"/>
                  <w:bottom w:val="single" w:sz="4" w:space="0" w:color="auto"/>
                </w:tcBorders>
              </w:tcPr>
            </w:tcPrChange>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Change w:id="1397" w:author="Daniel Noble" w:date="2020-09-17T12:34:00Z">
              <w:tcPr>
                <w:tcW w:w="770" w:type="dxa"/>
                <w:tcBorders>
                  <w:top w:val="single" w:sz="4" w:space="0" w:color="auto"/>
                  <w:bottom w:val="single" w:sz="4" w:space="0" w:color="auto"/>
                </w:tcBorders>
              </w:tcPr>
            </w:tcPrChange>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8F6BA5">
        <w:tc>
          <w:tcPr>
            <w:tcW w:w="7871" w:type="dxa"/>
            <w:gridSpan w:val="7"/>
            <w:tcBorders>
              <w:top w:val="single" w:sz="4" w:space="0" w:color="auto"/>
            </w:tcBorders>
            <w:tcPrChange w:id="1398" w:author="Daniel Noble" w:date="2020-09-17T12:34:00Z">
              <w:tcPr>
                <w:tcW w:w="7843" w:type="dxa"/>
                <w:gridSpan w:val="7"/>
                <w:tcBorders>
                  <w:top w:val="single" w:sz="4" w:space="0" w:color="auto"/>
                </w:tcBorders>
              </w:tcPr>
            </w:tcPrChange>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06" w:type="dxa"/>
            <w:tcBorders>
              <w:top w:val="single" w:sz="4" w:space="0" w:color="auto"/>
            </w:tcBorders>
            <w:tcPrChange w:id="1399" w:author="Daniel Noble" w:date="2020-09-17T12:34:00Z">
              <w:tcPr>
                <w:tcW w:w="833" w:type="dxa"/>
                <w:tcBorders>
                  <w:top w:val="single" w:sz="4" w:space="0" w:color="auto"/>
                </w:tcBorders>
              </w:tcPr>
            </w:tcPrChange>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Borders>
              <w:top w:val="single" w:sz="4" w:space="0" w:color="auto"/>
            </w:tcBorders>
            <w:tcPrChange w:id="1400" w:author="Daniel Noble" w:date="2020-09-17T12:34:00Z">
              <w:tcPr>
                <w:tcW w:w="760" w:type="dxa"/>
                <w:tcBorders>
                  <w:top w:val="single" w:sz="4" w:space="0" w:color="auto"/>
                </w:tcBorders>
              </w:tcPr>
            </w:tcPrChange>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Change w:id="1401" w:author="Daniel Noble" w:date="2020-09-17T12:34:00Z">
              <w:tcPr>
                <w:tcW w:w="770" w:type="dxa"/>
                <w:tcBorders>
                  <w:top w:val="single" w:sz="4" w:space="0" w:color="auto"/>
                </w:tcBorders>
              </w:tcPr>
            </w:tcPrChange>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8F6BA5">
        <w:tc>
          <w:tcPr>
            <w:tcW w:w="1356" w:type="dxa"/>
            <w:tcPrChange w:id="1402" w:author="Daniel Noble" w:date="2020-09-17T12:34:00Z">
              <w:tcPr>
                <w:tcW w:w="1392" w:type="dxa"/>
              </w:tcPr>
            </w:tcPrChange>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1403" w:author="Daniel Noble" w:date="2020-09-17T12:34:00Z">
              <w:tcPr>
                <w:tcW w:w="1350" w:type="dxa"/>
              </w:tcPr>
            </w:tcPrChange>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1076" w:type="dxa"/>
            <w:tcPrChange w:id="1404" w:author="Daniel Noble" w:date="2020-09-17T12:34:00Z">
              <w:tcPr>
                <w:tcW w:w="971" w:type="dxa"/>
              </w:tcPr>
            </w:tcPrChange>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260" w:type="dxa"/>
            <w:tcPrChange w:id="1405" w:author="Daniel Noble" w:date="2020-09-17T12:34:00Z">
              <w:tcPr>
                <w:tcW w:w="1090" w:type="dxa"/>
              </w:tcPr>
            </w:tcPrChange>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25" w:type="dxa"/>
            <w:tcPrChange w:id="1406" w:author="Daniel Noble" w:date="2020-09-17T12:34:00Z">
              <w:tcPr>
                <w:tcW w:w="840" w:type="dxa"/>
              </w:tcPr>
            </w:tcPrChange>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162" w:type="dxa"/>
            <w:tcPrChange w:id="1407" w:author="Daniel Noble" w:date="2020-09-17T12:34:00Z">
              <w:tcPr>
                <w:tcW w:w="1230" w:type="dxa"/>
              </w:tcPr>
            </w:tcPrChange>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38" w:type="dxa"/>
            <w:tcPrChange w:id="1408" w:author="Daniel Noble" w:date="2020-09-17T12:34:00Z">
              <w:tcPr>
                <w:tcW w:w="970" w:type="dxa"/>
              </w:tcPr>
            </w:tcPrChange>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06" w:type="dxa"/>
            <w:tcPrChange w:id="1409" w:author="Daniel Noble" w:date="2020-09-17T12:34:00Z">
              <w:tcPr>
                <w:tcW w:w="833" w:type="dxa"/>
              </w:tcPr>
            </w:tcPrChange>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59" w:type="dxa"/>
            <w:tcPrChange w:id="1410" w:author="Daniel Noble" w:date="2020-09-17T12:34:00Z">
              <w:tcPr>
                <w:tcW w:w="760" w:type="dxa"/>
              </w:tcPr>
            </w:tcPrChange>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Change w:id="1411" w:author="Daniel Noble" w:date="2020-09-17T12:34:00Z">
              <w:tcPr>
                <w:tcW w:w="770" w:type="dxa"/>
              </w:tcPr>
            </w:tcPrChange>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8F6BA5">
        <w:tc>
          <w:tcPr>
            <w:tcW w:w="1356" w:type="dxa"/>
            <w:tcPrChange w:id="1412" w:author="Daniel Noble" w:date="2020-09-17T12:34:00Z">
              <w:tcPr>
                <w:tcW w:w="1392" w:type="dxa"/>
              </w:tcPr>
            </w:tcPrChange>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1413" w:author="Daniel Noble" w:date="2020-09-17T12:34:00Z">
              <w:tcPr>
                <w:tcW w:w="1350" w:type="dxa"/>
              </w:tcPr>
            </w:tcPrChange>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076" w:type="dxa"/>
            <w:tcPrChange w:id="1414" w:author="Daniel Noble" w:date="2020-09-17T12:34:00Z">
              <w:tcPr>
                <w:tcW w:w="971" w:type="dxa"/>
              </w:tcPr>
            </w:tcPrChange>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260" w:type="dxa"/>
            <w:tcPrChange w:id="1415" w:author="Daniel Noble" w:date="2020-09-17T12:34:00Z">
              <w:tcPr>
                <w:tcW w:w="1090" w:type="dxa"/>
              </w:tcPr>
            </w:tcPrChange>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25" w:type="dxa"/>
            <w:tcPrChange w:id="1416" w:author="Daniel Noble" w:date="2020-09-17T12:34:00Z">
              <w:tcPr>
                <w:tcW w:w="840" w:type="dxa"/>
              </w:tcPr>
            </w:tcPrChange>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Change w:id="1417" w:author="Daniel Noble" w:date="2020-09-17T12:34:00Z">
              <w:tcPr>
                <w:tcW w:w="1230" w:type="dxa"/>
              </w:tcPr>
            </w:tcPrChange>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38" w:type="dxa"/>
            <w:tcPrChange w:id="1418" w:author="Daniel Noble" w:date="2020-09-17T12:34:00Z">
              <w:tcPr>
                <w:tcW w:w="970" w:type="dxa"/>
              </w:tcPr>
            </w:tcPrChange>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06" w:type="dxa"/>
            <w:tcPrChange w:id="1419" w:author="Daniel Noble" w:date="2020-09-17T12:34:00Z">
              <w:tcPr>
                <w:tcW w:w="833" w:type="dxa"/>
              </w:tcPr>
            </w:tcPrChange>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59" w:type="dxa"/>
            <w:tcPrChange w:id="1420" w:author="Daniel Noble" w:date="2020-09-17T12:34:00Z">
              <w:tcPr>
                <w:tcW w:w="760" w:type="dxa"/>
              </w:tcPr>
            </w:tcPrChange>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Change w:id="1421" w:author="Daniel Noble" w:date="2020-09-17T12:34:00Z">
              <w:tcPr>
                <w:tcW w:w="770" w:type="dxa"/>
              </w:tcPr>
            </w:tcPrChange>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8F6BA5">
        <w:tc>
          <w:tcPr>
            <w:tcW w:w="1356" w:type="dxa"/>
            <w:tcPrChange w:id="1422" w:author="Daniel Noble" w:date="2020-09-17T12:34:00Z">
              <w:tcPr>
                <w:tcW w:w="1392" w:type="dxa"/>
              </w:tcPr>
            </w:tcPrChange>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1423" w:author="Daniel Noble" w:date="2020-09-17T12:34:00Z">
              <w:tcPr>
                <w:tcW w:w="1350" w:type="dxa"/>
              </w:tcPr>
            </w:tcPrChange>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1076" w:type="dxa"/>
            <w:tcPrChange w:id="1424" w:author="Daniel Noble" w:date="2020-09-17T12:34:00Z">
              <w:tcPr>
                <w:tcW w:w="971" w:type="dxa"/>
              </w:tcPr>
            </w:tcPrChange>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260" w:type="dxa"/>
            <w:tcPrChange w:id="1425" w:author="Daniel Noble" w:date="2020-09-17T12:34:00Z">
              <w:tcPr>
                <w:tcW w:w="1090" w:type="dxa"/>
              </w:tcPr>
            </w:tcPrChange>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25" w:type="dxa"/>
            <w:tcPrChange w:id="1426" w:author="Daniel Noble" w:date="2020-09-17T12:34:00Z">
              <w:tcPr>
                <w:tcW w:w="840" w:type="dxa"/>
              </w:tcPr>
            </w:tcPrChange>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1427" w:author="Daniel Noble" w:date="2020-09-17T12:34:00Z">
              <w:tcPr>
                <w:tcW w:w="1230" w:type="dxa"/>
              </w:tcPr>
            </w:tcPrChange>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38" w:type="dxa"/>
            <w:tcPrChange w:id="1428" w:author="Daniel Noble" w:date="2020-09-17T12:34:00Z">
              <w:tcPr>
                <w:tcW w:w="970" w:type="dxa"/>
              </w:tcPr>
            </w:tcPrChange>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06" w:type="dxa"/>
            <w:tcPrChange w:id="1429" w:author="Daniel Noble" w:date="2020-09-17T12:34:00Z">
              <w:tcPr>
                <w:tcW w:w="833" w:type="dxa"/>
              </w:tcPr>
            </w:tcPrChange>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59" w:type="dxa"/>
            <w:tcPrChange w:id="1430" w:author="Daniel Noble" w:date="2020-09-17T12:34:00Z">
              <w:tcPr>
                <w:tcW w:w="760" w:type="dxa"/>
              </w:tcPr>
            </w:tcPrChange>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Change w:id="1431" w:author="Daniel Noble" w:date="2020-09-17T12:34:00Z">
              <w:tcPr>
                <w:tcW w:w="770" w:type="dxa"/>
              </w:tcPr>
            </w:tcPrChange>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8F6BA5">
        <w:tc>
          <w:tcPr>
            <w:tcW w:w="1356" w:type="dxa"/>
            <w:tcPrChange w:id="1432" w:author="Daniel Noble" w:date="2020-09-17T12:34:00Z">
              <w:tcPr>
                <w:tcW w:w="1392" w:type="dxa"/>
              </w:tcPr>
            </w:tcPrChange>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1433" w:author="Daniel Noble" w:date="2020-09-17T12:34:00Z">
              <w:tcPr>
                <w:tcW w:w="1350" w:type="dxa"/>
              </w:tcPr>
            </w:tcPrChange>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076" w:type="dxa"/>
            <w:tcPrChange w:id="1434" w:author="Daniel Noble" w:date="2020-09-17T12:34:00Z">
              <w:tcPr>
                <w:tcW w:w="971" w:type="dxa"/>
              </w:tcPr>
            </w:tcPrChange>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260" w:type="dxa"/>
            <w:tcPrChange w:id="1435" w:author="Daniel Noble" w:date="2020-09-17T12:34:00Z">
              <w:tcPr>
                <w:tcW w:w="1090" w:type="dxa"/>
              </w:tcPr>
            </w:tcPrChange>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25" w:type="dxa"/>
            <w:tcPrChange w:id="1436" w:author="Daniel Noble" w:date="2020-09-17T12:34:00Z">
              <w:tcPr>
                <w:tcW w:w="840" w:type="dxa"/>
              </w:tcPr>
            </w:tcPrChange>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162" w:type="dxa"/>
            <w:tcPrChange w:id="1437" w:author="Daniel Noble" w:date="2020-09-17T12:34:00Z">
              <w:tcPr>
                <w:tcW w:w="1230" w:type="dxa"/>
              </w:tcPr>
            </w:tcPrChange>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38" w:type="dxa"/>
            <w:tcPrChange w:id="1438" w:author="Daniel Noble" w:date="2020-09-17T12:34:00Z">
              <w:tcPr>
                <w:tcW w:w="970" w:type="dxa"/>
              </w:tcPr>
            </w:tcPrChange>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06" w:type="dxa"/>
            <w:tcPrChange w:id="1439" w:author="Daniel Noble" w:date="2020-09-17T12:34:00Z">
              <w:tcPr>
                <w:tcW w:w="833" w:type="dxa"/>
              </w:tcPr>
            </w:tcPrChange>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59" w:type="dxa"/>
            <w:tcPrChange w:id="1440" w:author="Daniel Noble" w:date="2020-09-17T12:34:00Z">
              <w:tcPr>
                <w:tcW w:w="760" w:type="dxa"/>
              </w:tcPr>
            </w:tcPrChange>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Change w:id="1441" w:author="Daniel Noble" w:date="2020-09-17T12:34:00Z">
              <w:tcPr>
                <w:tcW w:w="770" w:type="dxa"/>
              </w:tcPr>
            </w:tcPrChange>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8F6BA5">
        <w:tc>
          <w:tcPr>
            <w:tcW w:w="1356" w:type="dxa"/>
            <w:tcPrChange w:id="1442" w:author="Daniel Noble" w:date="2020-09-17T12:34:00Z">
              <w:tcPr>
                <w:tcW w:w="1392" w:type="dxa"/>
              </w:tcPr>
            </w:tcPrChange>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1443" w:author="Daniel Noble" w:date="2020-09-17T12:34:00Z">
              <w:tcPr>
                <w:tcW w:w="1350" w:type="dxa"/>
              </w:tcPr>
            </w:tcPrChange>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1076" w:type="dxa"/>
            <w:tcPrChange w:id="1444" w:author="Daniel Noble" w:date="2020-09-17T12:34:00Z">
              <w:tcPr>
                <w:tcW w:w="971" w:type="dxa"/>
              </w:tcPr>
            </w:tcPrChange>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260" w:type="dxa"/>
            <w:tcPrChange w:id="1445" w:author="Daniel Noble" w:date="2020-09-17T12:34:00Z">
              <w:tcPr>
                <w:tcW w:w="1090" w:type="dxa"/>
              </w:tcPr>
            </w:tcPrChange>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25" w:type="dxa"/>
            <w:tcPrChange w:id="1446" w:author="Daniel Noble" w:date="2020-09-17T12:34:00Z">
              <w:tcPr>
                <w:tcW w:w="840" w:type="dxa"/>
              </w:tcPr>
            </w:tcPrChange>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1447" w:author="Daniel Noble" w:date="2020-09-17T12:34:00Z">
              <w:tcPr>
                <w:tcW w:w="1230" w:type="dxa"/>
              </w:tcPr>
            </w:tcPrChange>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38" w:type="dxa"/>
            <w:tcPrChange w:id="1448" w:author="Daniel Noble" w:date="2020-09-17T12:34:00Z">
              <w:tcPr>
                <w:tcW w:w="970" w:type="dxa"/>
              </w:tcPr>
            </w:tcPrChange>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06" w:type="dxa"/>
            <w:tcPrChange w:id="1449" w:author="Daniel Noble" w:date="2020-09-17T12:34:00Z">
              <w:tcPr>
                <w:tcW w:w="833" w:type="dxa"/>
              </w:tcPr>
            </w:tcPrChange>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59" w:type="dxa"/>
            <w:tcPrChange w:id="1450" w:author="Daniel Noble" w:date="2020-09-17T12:34:00Z">
              <w:tcPr>
                <w:tcW w:w="760" w:type="dxa"/>
              </w:tcPr>
            </w:tcPrChange>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Change w:id="1451" w:author="Daniel Noble" w:date="2020-09-17T12:34:00Z">
              <w:tcPr>
                <w:tcW w:w="770" w:type="dxa"/>
              </w:tcPr>
            </w:tcPrChange>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413872" w:rsidRPr="007E3B63" w14:paraId="43FBFF38" w14:textId="77777777" w:rsidTr="008F6BA5">
        <w:tc>
          <w:tcPr>
            <w:tcW w:w="7871" w:type="dxa"/>
            <w:gridSpan w:val="7"/>
            <w:tcPrChange w:id="1452" w:author="Daniel Noble" w:date="2020-09-17T12:34:00Z">
              <w:tcPr>
                <w:tcW w:w="7843" w:type="dxa"/>
                <w:gridSpan w:val="7"/>
              </w:tcPr>
            </w:tcPrChange>
          </w:tcPr>
          <w:p w14:paraId="2B058DB0"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1453" w:author="Daniel Noble" w:date="2020-09-17T12:34:00Z">
              <w:tcPr>
                <w:tcW w:w="833" w:type="dxa"/>
              </w:tcPr>
            </w:tcPrChange>
          </w:tcPr>
          <w:p w14:paraId="0F19661E"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1454" w:author="Daniel Noble" w:date="2020-09-17T12:34:00Z">
              <w:tcPr>
                <w:tcW w:w="760" w:type="dxa"/>
              </w:tcPr>
            </w:tcPrChange>
          </w:tcPr>
          <w:p w14:paraId="5C6F43D2"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1455" w:author="Daniel Noble" w:date="2020-09-17T12:34:00Z">
              <w:tcPr>
                <w:tcW w:w="770" w:type="dxa"/>
              </w:tcPr>
            </w:tcPrChange>
          </w:tcPr>
          <w:p w14:paraId="3389AE99"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5E251E97" w14:textId="63412AB8" w:rsidTr="008F6BA5">
        <w:tc>
          <w:tcPr>
            <w:tcW w:w="7871" w:type="dxa"/>
            <w:gridSpan w:val="7"/>
            <w:tcPrChange w:id="1456" w:author="Daniel Noble" w:date="2020-09-17T12:34:00Z">
              <w:tcPr>
                <w:tcW w:w="7843" w:type="dxa"/>
                <w:gridSpan w:val="7"/>
              </w:tcPr>
            </w:tcPrChange>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06" w:type="dxa"/>
            <w:tcPrChange w:id="1457" w:author="Daniel Noble" w:date="2020-09-17T12:34:00Z">
              <w:tcPr>
                <w:tcW w:w="833" w:type="dxa"/>
              </w:tcPr>
            </w:tcPrChange>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1458" w:author="Daniel Noble" w:date="2020-09-17T12:34:00Z">
              <w:tcPr>
                <w:tcW w:w="760" w:type="dxa"/>
              </w:tcPr>
            </w:tcPrChange>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1459" w:author="Daniel Noble" w:date="2020-09-17T12:34:00Z">
              <w:tcPr>
                <w:tcW w:w="770" w:type="dxa"/>
              </w:tcPr>
            </w:tcPrChange>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8F6BA5">
        <w:tc>
          <w:tcPr>
            <w:tcW w:w="1356" w:type="dxa"/>
            <w:tcPrChange w:id="1460" w:author="Daniel Noble" w:date="2020-09-17T12:34:00Z">
              <w:tcPr>
                <w:tcW w:w="1392" w:type="dxa"/>
              </w:tcPr>
            </w:tcPrChange>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1461" w:author="Daniel Noble" w:date="2020-09-17T12:34:00Z">
              <w:tcPr>
                <w:tcW w:w="1350" w:type="dxa"/>
              </w:tcPr>
            </w:tcPrChange>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Change w:id="1462" w:author="Daniel Noble" w:date="2020-09-17T12:34:00Z">
              <w:tcPr>
                <w:tcW w:w="971" w:type="dxa"/>
              </w:tcPr>
            </w:tcPrChange>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260" w:type="dxa"/>
            <w:tcPrChange w:id="1463" w:author="Daniel Noble" w:date="2020-09-17T12:34:00Z">
              <w:tcPr>
                <w:tcW w:w="1090" w:type="dxa"/>
              </w:tcPr>
            </w:tcPrChange>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25" w:type="dxa"/>
            <w:tcPrChange w:id="1464" w:author="Daniel Noble" w:date="2020-09-17T12:34:00Z">
              <w:tcPr>
                <w:tcW w:w="840" w:type="dxa"/>
              </w:tcPr>
            </w:tcPrChange>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162" w:type="dxa"/>
            <w:tcPrChange w:id="1465" w:author="Daniel Noble" w:date="2020-09-17T12:34:00Z">
              <w:tcPr>
                <w:tcW w:w="1230" w:type="dxa"/>
              </w:tcPr>
            </w:tcPrChange>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38" w:type="dxa"/>
            <w:tcPrChange w:id="1466" w:author="Daniel Noble" w:date="2020-09-17T12:34:00Z">
              <w:tcPr>
                <w:tcW w:w="970" w:type="dxa"/>
              </w:tcPr>
            </w:tcPrChange>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06" w:type="dxa"/>
            <w:tcPrChange w:id="1467" w:author="Daniel Noble" w:date="2020-09-17T12:34:00Z">
              <w:tcPr>
                <w:tcW w:w="833" w:type="dxa"/>
              </w:tcPr>
            </w:tcPrChange>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59" w:type="dxa"/>
            <w:tcPrChange w:id="1468" w:author="Daniel Noble" w:date="2020-09-17T12:34:00Z">
              <w:tcPr>
                <w:tcW w:w="760" w:type="dxa"/>
              </w:tcPr>
            </w:tcPrChange>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Change w:id="1469" w:author="Daniel Noble" w:date="2020-09-17T12:34:00Z">
              <w:tcPr>
                <w:tcW w:w="770" w:type="dxa"/>
              </w:tcPr>
            </w:tcPrChange>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8F6BA5">
        <w:tc>
          <w:tcPr>
            <w:tcW w:w="1356" w:type="dxa"/>
            <w:tcPrChange w:id="1470" w:author="Daniel Noble" w:date="2020-09-17T12:34:00Z">
              <w:tcPr>
                <w:tcW w:w="1392" w:type="dxa"/>
              </w:tcPr>
            </w:tcPrChange>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1471" w:author="Daniel Noble" w:date="2020-09-17T12:34:00Z">
              <w:tcPr>
                <w:tcW w:w="1350" w:type="dxa"/>
              </w:tcPr>
            </w:tcPrChange>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Change w:id="1472" w:author="Daniel Noble" w:date="2020-09-17T12:34:00Z">
              <w:tcPr>
                <w:tcW w:w="971" w:type="dxa"/>
              </w:tcPr>
            </w:tcPrChange>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260" w:type="dxa"/>
            <w:tcPrChange w:id="1473" w:author="Daniel Noble" w:date="2020-09-17T12:34:00Z">
              <w:tcPr>
                <w:tcW w:w="1090" w:type="dxa"/>
              </w:tcPr>
            </w:tcPrChange>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25" w:type="dxa"/>
            <w:tcPrChange w:id="1474" w:author="Daniel Noble" w:date="2020-09-17T12:34:00Z">
              <w:tcPr>
                <w:tcW w:w="840" w:type="dxa"/>
              </w:tcPr>
            </w:tcPrChange>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162" w:type="dxa"/>
            <w:tcPrChange w:id="1475" w:author="Daniel Noble" w:date="2020-09-17T12:34:00Z">
              <w:tcPr>
                <w:tcW w:w="1230" w:type="dxa"/>
              </w:tcPr>
            </w:tcPrChange>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38" w:type="dxa"/>
            <w:tcPrChange w:id="1476" w:author="Daniel Noble" w:date="2020-09-17T12:34:00Z">
              <w:tcPr>
                <w:tcW w:w="970" w:type="dxa"/>
              </w:tcPr>
            </w:tcPrChange>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06" w:type="dxa"/>
            <w:tcPrChange w:id="1477" w:author="Daniel Noble" w:date="2020-09-17T12:34:00Z">
              <w:tcPr>
                <w:tcW w:w="833" w:type="dxa"/>
              </w:tcPr>
            </w:tcPrChange>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59" w:type="dxa"/>
            <w:tcPrChange w:id="1478" w:author="Daniel Noble" w:date="2020-09-17T12:34:00Z">
              <w:tcPr>
                <w:tcW w:w="760" w:type="dxa"/>
              </w:tcPr>
            </w:tcPrChange>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Change w:id="1479" w:author="Daniel Noble" w:date="2020-09-17T12:34:00Z">
              <w:tcPr>
                <w:tcW w:w="770" w:type="dxa"/>
              </w:tcPr>
            </w:tcPrChange>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8F6BA5">
        <w:tc>
          <w:tcPr>
            <w:tcW w:w="1356" w:type="dxa"/>
            <w:tcPrChange w:id="1480" w:author="Daniel Noble" w:date="2020-09-17T12:34:00Z">
              <w:tcPr>
                <w:tcW w:w="1392" w:type="dxa"/>
              </w:tcPr>
            </w:tcPrChange>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1481" w:author="Daniel Noble" w:date="2020-09-17T12:34:00Z">
              <w:tcPr>
                <w:tcW w:w="1350" w:type="dxa"/>
              </w:tcPr>
            </w:tcPrChange>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1076" w:type="dxa"/>
            <w:tcPrChange w:id="1482" w:author="Daniel Noble" w:date="2020-09-17T12:34:00Z">
              <w:tcPr>
                <w:tcW w:w="971" w:type="dxa"/>
              </w:tcPr>
            </w:tcPrChange>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260" w:type="dxa"/>
            <w:tcPrChange w:id="1483" w:author="Daniel Noble" w:date="2020-09-17T12:34:00Z">
              <w:tcPr>
                <w:tcW w:w="1090" w:type="dxa"/>
              </w:tcPr>
            </w:tcPrChange>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25" w:type="dxa"/>
            <w:tcPrChange w:id="1484" w:author="Daniel Noble" w:date="2020-09-17T12:34:00Z">
              <w:tcPr>
                <w:tcW w:w="840" w:type="dxa"/>
              </w:tcPr>
            </w:tcPrChange>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162" w:type="dxa"/>
            <w:tcPrChange w:id="1485" w:author="Daniel Noble" w:date="2020-09-17T12:34:00Z">
              <w:tcPr>
                <w:tcW w:w="1230" w:type="dxa"/>
              </w:tcPr>
            </w:tcPrChange>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38" w:type="dxa"/>
            <w:tcPrChange w:id="1486" w:author="Daniel Noble" w:date="2020-09-17T12:34:00Z">
              <w:tcPr>
                <w:tcW w:w="970" w:type="dxa"/>
              </w:tcPr>
            </w:tcPrChange>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06" w:type="dxa"/>
            <w:tcPrChange w:id="1487" w:author="Daniel Noble" w:date="2020-09-17T12:34:00Z">
              <w:tcPr>
                <w:tcW w:w="833" w:type="dxa"/>
              </w:tcPr>
            </w:tcPrChange>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59" w:type="dxa"/>
            <w:tcPrChange w:id="1488" w:author="Daniel Noble" w:date="2020-09-17T12:34:00Z">
              <w:tcPr>
                <w:tcW w:w="760" w:type="dxa"/>
              </w:tcPr>
            </w:tcPrChange>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Change w:id="1489" w:author="Daniel Noble" w:date="2020-09-17T12:34:00Z">
              <w:tcPr>
                <w:tcW w:w="770" w:type="dxa"/>
              </w:tcPr>
            </w:tcPrChange>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8F6BA5">
        <w:tc>
          <w:tcPr>
            <w:tcW w:w="1356" w:type="dxa"/>
            <w:tcPrChange w:id="1490" w:author="Daniel Noble" w:date="2020-09-17T12:34:00Z">
              <w:tcPr>
                <w:tcW w:w="1392" w:type="dxa"/>
              </w:tcPr>
            </w:tcPrChange>
          </w:tcPr>
          <w:p w14:paraId="6414FF18" w14:textId="77777777" w:rsidR="008E2EC8" w:rsidRPr="00031937" w:rsidRDefault="008E2EC8" w:rsidP="003005B3">
            <w:pPr>
              <w:spacing w:line="276" w:lineRule="auto"/>
              <w:rPr>
                <w:rFonts w:ascii="Garamond" w:hAnsi="Garamond"/>
                <w:bCs/>
                <w:color w:val="000000" w:themeColor="text1"/>
                <w:sz w:val="18"/>
                <w:szCs w:val="18"/>
              </w:rPr>
            </w:pPr>
            <w:r w:rsidRPr="00031937">
              <w:rPr>
                <w:rFonts w:ascii="Garamond" w:hAnsi="Garamond"/>
                <w:bCs/>
                <w:color w:val="000000" w:themeColor="text1"/>
                <w:sz w:val="18"/>
                <w:szCs w:val="18"/>
              </w:rPr>
              <w:t>Exploration</w:t>
            </w:r>
          </w:p>
        </w:tc>
        <w:tc>
          <w:tcPr>
            <w:tcW w:w="1254" w:type="dxa"/>
            <w:tcPrChange w:id="1491" w:author="Daniel Noble" w:date="2020-09-17T12:34:00Z">
              <w:tcPr>
                <w:tcW w:w="1350" w:type="dxa"/>
              </w:tcPr>
            </w:tcPrChange>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1076" w:type="dxa"/>
            <w:tcPrChange w:id="1492" w:author="Daniel Noble" w:date="2020-09-17T12:34:00Z">
              <w:tcPr>
                <w:tcW w:w="971" w:type="dxa"/>
              </w:tcPr>
            </w:tcPrChange>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260" w:type="dxa"/>
            <w:tcPrChange w:id="1493" w:author="Daniel Noble" w:date="2020-09-17T12:34:00Z">
              <w:tcPr>
                <w:tcW w:w="1090" w:type="dxa"/>
              </w:tcPr>
            </w:tcPrChange>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25" w:type="dxa"/>
            <w:tcPrChange w:id="1494" w:author="Daniel Noble" w:date="2020-09-17T12:34:00Z">
              <w:tcPr>
                <w:tcW w:w="840" w:type="dxa"/>
              </w:tcPr>
            </w:tcPrChange>
          </w:tcPr>
          <w:p w14:paraId="3C3294E3" w14:textId="4BFD3184"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-0.2</w:t>
            </w:r>
            <w:r w:rsidR="002E1D5E" w:rsidRPr="00031937">
              <w:rPr>
                <w:rFonts w:ascii="Garamond" w:hAnsi="Garamond"/>
                <w:bCs/>
                <w:color w:val="000000" w:themeColor="text1"/>
                <w:sz w:val="18"/>
                <w:szCs w:val="18"/>
              </w:rPr>
              <w:t>5</w:t>
            </w:r>
          </w:p>
        </w:tc>
        <w:tc>
          <w:tcPr>
            <w:tcW w:w="1162" w:type="dxa"/>
            <w:tcPrChange w:id="1495" w:author="Daniel Noble" w:date="2020-09-17T12:34:00Z">
              <w:tcPr>
                <w:tcW w:w="1230" w:type="dxa"/>
              </w:tcPr>
            </w:tcPrChange>
          </w:tcPr>
          <w:p w14:paraId="7B869E8E" w14:textId="246407B6"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-0.5</w:t>
            </w:r>
            <w:r w:rsidR="002E1D5E" w:rsidRPr="00031937">
              <w:rPr>
                <w:rFonts w:ascii="Garamond" w:hAnsi="Garamond"/>
                <w:bCs/>
                <w:color w:val="000000" w:themeColor="text1"/>
                <w:sz w:val="18"/>
                <w:szCs w:val="18"/>
              </w:rPr>
              <w:t>0</w:t>
            </w:r>
            <w:r w:rsidRPr="00031937">
              <w:rPr>
                <w:rFonts w:ascii="Garamond" w:hAnsi="Garamond"/>
                <w:bCs/>
                <w:color w:val="000000" w:themeColor="text1"/>
                <w:sz w:val="18"/>
                <w:szCs w:val="18"/>
              </w:rPr>
              <w:t>, 0.0</w:t>
            </w:r>
            <w:r w:rsidR="00C143A8" w:rsidRPr="00031937">
              <w:rPr>
                <w:rFonts w:ascii="Garamond" w:hAnsi="Garamond"/>
                <w:bCs/>
                <w:color w:val="000000" w:themeColor="text1"/>
                <w:sz w:val="18"/>
                <w:szCs w:val="18"/>
              </w:rPr>
              <w:t>1</w:t>
            </w:r>
          </w:p>
        </w:tc>
        <w:tc>
          <w:tcPr>
            <w:tcW w:w="938" w:type="dxa"/>
            <w:tcPrChange w:id="1496" w:author="Daniel Noble" w:date="2020-09-17T12:34:00Z">
              <w:tcPr>
                <w:tcW w:w="970" w:type="dxa"/>
              </w:tcPr>
            </w:tcPrChange>
          </w:tcPr>
          <w:p w14:paraId="767DA279" w14:textId="1D694518"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0.0</w:t>
            </w:r>
            <w:r w:rsidR="00C143A8" w:rsidRPr="00031937">
              <w:rPr>
                <w:rFonts w:ascii="Garamond" w:hAnsi="Garamond"/>
                <w:bCs/>
                <w:color w:val="000000" w:themeColor="text1"/>
                <w:sz w:val="18"/>
                <w:szCs w:val="18"/>
              </w:rPr>
              <w:t>6</w:t>
            </w:r>
          </w:p>
        </w:tc>
        <w:tc>
          <w:tcPr>
            <w:tcW w:w="806" w:type="dxa"/>
            <w:tcPrChange w:id="1497" w:author="Daniel Noble" w:date="2020-09-17T12:34:00Z">
              <w:tcPr>
                <w:tcW w:w="833" w:type="dxa"/>
              </w:tcPr>
            </w:tcPrChange>
          </w:tcPr>
          <w:p w14:paraId="7FE565D8" w14:textId="1EE1337E"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7</w:t>
            </w:r>
            <w:r w:rsidR="00C143A8" w:rsidRPr="00031937">
              <w:rPr>
                <w:rFonts w:ascii="Garamond" w:hAnsi="Garamond"/>
                <w:bCs/>
                <w:color w:val="000000" w:themeColor="text1"/>
                <w:sz w:val="18"/>
                <w:szCs w:val="18"/>
              </w:rPr>
              <w:t>8</w:t>
            </w:r>
          </w:p>
        </w:tc>
        <w:tc>
          <w:tcPr>
            <w:tcW w:w="759" w:type="dxa"/>
            <w:tcPrChange w:id="1498" w:author="Daniel Noble" w:date="2020-09-17T12:34:00Z">
              <w:tcPr>
                <w:tcW w:w="760" w:type="dxa"/>
              </w:tcPr>
            </w:tcPrChange>
          </w:tcPr>
          <w:p w14:paraId="5203077A" w14:textId="6AA4EA0C"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16</w:t>
            </w:r>
          </w:p>
        </w:tc>
        <w:tc>
          <w:tcPr>
            <w:tcW w:w="770" w:type="dxa"/>
            <w:tcPrChange w:id="1499" w:author="Daniel Noble" w:date="2020-09-17T12:34:00Z">
              <w:tcPr>
                <w:tcW w:w="770" w:type="dxa"/>
              </w:tcPr>
            </w:tcPrChange>
          </w:tcPr>
          <w:p w14:paraId="3CF87B19" w14:textId="675BCCEB"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9</w:t>
            </w:r>
          </w:p>
        </w:tc>
      </w:tr>
      <w:tr w:rsidR="008E2EC8" w:rsidRPr="007E3B63" w14:paraId="357CAFAA" w14:textId="23973903" w:rsidTr="008F6BA5">
        <w:tc>
          <w:tcPr>
            <w:tcW w:w="1356" w:type="dxa"/>
            <w:tcPrChange w:id="1500" w:author="Daniel Noble" w:date="2020-09-17T12:34:00Z">
              <w:tcPr>
                <w:tcW w:w="1392" w:type="dxa"/>
              </w:tcPr>
            </w:tcPrChange>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254" w:type="dxa"/>
            <w:tcPrChange w:id="1501" w:author="Daniel Noble" w:date="2020-09-17T12:34:00Z">
              <w:tcPr>
                <w:tcW w:w="1350" w:type="dxa"/>
              </w:tcPr>
            </w:tcPrChange>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1076" w:type="dxa"/>
            <w:tcPrChange w:id="1502" w:author="Daniel Noble" w:date="2020-09-17T12:34:00Z">
              <w:tcPr>
                <w:tcW w:w="971" w:type="dxa"/>
              </w:tcPr>
            </w:tcPrChange>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260" w:type="dxa"/>
            <w:tcPrChange w:id="1503" w:author="Daniel Noble" w:date="2020-09-17T12:34:00Z">
              <w:tcPr>
                <w:tcW w:w="1090" w:type="dxa"/>
              </w:tcPr>
            </w:tcPrChange>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25" w:type="dxa"/>
            <w:tcPrChange w:id="1504" w:author="Daniel Noble" w:date="2020-09-17T12:34:00Z">
              <w:tcPr>
                <w:tcW w:w="840" w:type="dxa"/>
              </w:tcPr>
            </w:tcPrChange>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162" w:type="dxa"/>
            <w:tcPrChange w:id="1505" w:author="Daniel Noble" w:date="2020-09-17T12:34:00Z">
              <w:tcPr>
                <w:tcW w:w="1230" w:type="dxa"/>
              </w:tcPr>
            </w:tcPrChange>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38" w:type="dxa"/>
            <w:tcPrChange w:id="1506" w:author="Daniel Noble" w:date="2020-09-17T12:34:00Z">
              <w:tcPr>
                <w:tcW w:w="970" w:type="dxa"/>
              </w:tcPr>
            </w:tcPrChange>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06" w:type="dxa"/>
            <w:tcPrChange w:id="1507" w:author="Daniel Noble" w:date="2020-09-17T12:34:00Z">
              <w:tcPr>
                <w:tcW w:w="833" w:type="dxa"/>
              </w:tcPr>
            </w:tcPrChange>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59" w:type="dxa"/>
            <w:tcPrChange w:id="1508" w:author="Daniel Noble" w:date="2020-09-17T12:34:00Z">
              <w:tcPr>
                <w:tcW w:w="760" w:type="dxa"/>
              </w:tcPr>
            </w:tcPrChange>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Change w:id="1509" w:author="Daniel Noble" w:date="2020-09-17T12:34:00Z">
              <w:tcPr>
                <w:tcW w:w="770" w:type="dxa"/>
              </w:tcPr>
            </w:tcPrChange>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149E1065" w14:textId="77777777" w:rsidTr="008F6BA5">
        <w:tc>
          <w:tcPr>
            <w:tcW w:w="7871" w:type="dxa"/>
            <w:gridSpan w:val="7"/>
            <w:tcPrChange w:id="1510" w:author="Daniel Noble" w:date="2020-09-17T12:34:00Z">
              <w:tcPr>
                <w:tcW w:w="7843" w:type="dxa"/>
                <w:gridSpan w:val="7"/>
              </w:tcPr>
            </w:tcPrChange>
          </w:tcPr>
          <w:p w14:paraId="7E9C1BBA"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1511" w:author="Daniel Noble" w:date="2020-09-17T12:34:00Z">
              <w:tcPr>
                <w:tcW w:w="833" w:type="dxa"/>
              </w:tcPr>
            </w:tcPrChange>
          </w:tcPr>
          <w:p w14:paraId="45E0B51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1512" w:author="Daniel Noble" w:date="2020-09-17T12:34:00Z">
              <w:tcPr>
                <w:tcW w:w="760" w:type="dxa"/>
              </w:tcPr>
            </w:tcPrChange>
          </w:tcPr>
          <w:p w14:paraId="588F28D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1513" w:author="Daniel Noble" w:date="2020-09-17T12:34:00Z">
              <w:tcPr>
                <w:tcW w:w="770" w:type="dxa"/>
              </w:tcPr>
            </w:tcPrChange>
          </w:tcPr>
          <w:p w14:paraId="071D930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41BFF831" w14:textId="040CF0EF" w:rsidTr="008F6BA5">
        <w:tc>
          <w:tcPr>
            <w:tcW w:w="7871" w:type="dxa"/>
            <w:gridSpan w:val="7"/>
            <w:tcPrChange w:id="1514" w:author="Daniel Noble" w:date="2020-09-17T12:34:00Z">
              <w:tcPr>
                <w:tcW w:w="7843" w:type="dxa"/>
                <w:gridSpan w:val="7"/>
              </w:tcPr>
            </w:tcPrChange>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06" w:type="dxa"/>
            <w:tcPrChange w:id="1515" w:author="Daniel Noble" w:date="2020-09-17T12:34:00Z">
              <w:tcPr>
                <w:tcW w:w="833" w:type="dxa"/>
              </w:tcPr>
            </w:tcPrChange>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1516" w:author="Daniel Noble" w:date="2020-09-17T12:34:00Z">
              <w:tcPr>
                <w:tcW w:w="760" w:type="dxa"/>
              </w:tcPr>
            </w:tcPrChange>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1517" w:author="Daniel Noble" w:date="2020-09-17T12:34:00Z">
              <w:tcPr>
                <w:tcW w:w="770" w:type="dxa"/>
              </w:tcPr>
            </w:tcPrChange>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8F6BA5">
        <w:tc>
          <w:tcPr>
            <w:tcW w:w="1356" w:type="dxa"/>
            <w:tcPrChange w:id="1518" w:author="Daniel Noble" w:date="2020-09-17T12:34:00Z">
              <w:tcPr>
                <w:tcW w:w="1392" w:type="dxa"/>
              </w:tcPr>
            </w:tcPrChange>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1519" w:author="Daniel Noble" w:date="2020-09-17T12:34:00Z">
              <w:tcPr>
                <w:tcW w:w="1350" w:type="dxa"/>
              </w:tcPr>
            </w:tcPrChange>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1520" w:author="Daniel Noble" w:date="2020-09-17T12:34:00Z">
              <w:tcPr>
                <w:tcW w:w="971" w:type="dxa"/>
              </w:tcPr>
            </w:tcPrChange>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260" w:type="dxa"/>
            <w:tcPrChange w:id="1521" w:author="Daniel Noble" w:date="2020-09-17T12:34:00Z">
              <w:tcPr>
                <w:tcW w:w="1090" w:type="dxa"/>
              </w:tcPr>
            </w:tcPrChange>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25" w:type="dxa"/>
            <w:tcPrChange w:id="1522" w:author="Daniel Noble" w:date="2020-09-17T12:34:00Z">
              <w:tcPr>
                <w:tcW w:w="840" w:type="dxa"/>
              </w:tcPr>
            </w:tcPrChange>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Change w:id="1523" w:author="Daniel Noble" w:date="2020-09-17T12:34:00Z">
              <w:tcPr>
                <w:tcW w:w="1230" w:type="dxa"/>
              </w:tcPr>
            </w:tcPrChange>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38" w:type="dxa"/>
            <w:tcPrChange w:id="1524" w:author="Daniel Noble" w:date="2020-09-17T12:34:00Z">
              <w:tcPr>
                <w:tcW w:w="970" w:type="dxa"/>
              </w:tcPr>
            </w:tcPrChange>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06" w:type="dxa"/>
            <w:tcPrChange w:id="1525" w:author="Daniel Noble" w:date="2020-09-17T12:34:00Z">
              <w:tcPr>
                <w:tcW w:w="833" w:type="dxa"/>
              </w:tcPr>
            </w:tcPrChange>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59" w:type="dxa"/>
            <w:tcPrChange w:id="1526" w:author="Daniel Noble" w:date="2020-09-17T12:34:00Z">
              <w:tcPr>
                <w:tcW w:w="760" w:type="dxa"/>
              </w:tcPr>
            </w:tcPrChange>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Change w:id="1527" w:author="Daniel Noble" w:date="2020-09-17T12:34:00Z">
              <w:tcPr>
                <w:tcW w:w="770" w:type="dxa"/>
              </w:tcPr>
            </w:tcPrChange>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8F6BA5">
        <w:tc>
          <w:tcPr>
            <w:tcW w:w="1356" w:type="dxa"/>
            <w:tcPrChange w:id="1528" w:author="Daniel Noble" w:date="2020-09-17T12:34:00Z">
              <w:tcPr>
                <w:tcW w:w="1392" w:type="dxa"/>
              </w:tcPr>
            </w:tcPrChange>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1529" w:author="Daniel Noble" w:date="2020-09-17T12:34:00Z">
              <w:tcPr>
                <w:tcW w:w="1350" w:type="dxa"/>
              </w:tcPr>
            </w:tcPrChange>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076" w:type="dxa"/>
            <w:tcPrChange w:id="1530" w:author="Daniel Noble" w:date="2020-09-17T12:34:00Z">
              <w:tcPr>
                <w:tcW w:w="971" w:type="dxa"/>
              </w:tcPr>
            </w:tcPrChange>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260" w:type="dxa"/>
            <w:tcPrChange w:id="1531" w:author="Daniel Noble" w:date="2020-09-17T12:34:00Z">
              <w:tcPr>
                <w:tcW w:w="1090" w:type="dxa"/>
              </w:tcPr>
            </w:tcPrChange>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25" w:type="dxa"/>
            <w:tcPrChange w:id="1532" w:author="Daniel Noble" w:date="2020-09-17T12:34:00Z">
              <w:tcPr>
                <w:tcW w:w="840" w:type="dxa"/>
              </w:tcPr>
            </w:tcPrChange>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162" w:type="dxa"/>
            <w:tcPrChange w:id="1533" w:author="Daniel Noble" w:date="2020-09-17T12:34:00Z">
              <w:tcPr>
                <w:tcW w:w="1230" w:type="dxa"/>
              </w:tcPr>
            </w:tcPrChange>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38" w:type="dxa"/>
            <w:tcPrChange w:id="1534" w:author="Daniel Noble" w:date="2020-09-17T12:34:00Z">
              <w:tcPr>
                <w:tcW w:w="970" w:type="dxa"/>
              </w:tcPr>
            </w:tcPrChange>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06" w:type="dxa"/>
            <w:tcPrChange w:id="1535" w:author="Daniel Noble" w:date="2020-09-17T12:34:00Z">
              <w:tcPr>
                <w:tcW w:w="833" w:type="dxa"/>
              </w:tcPr>
            </w:tcPrChange>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59" w:type="dxa"/>
            <w:tcPrChange w:id="1536" w:author="Daniel Noble" w:date="2020-09-17T12:34:00Z">
              <w:tcPr>
                <w:tcW w:w="760" w:type="dxa"/>
              </w:tcPr>
            </w:tcPrChange>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Change w:id="1537" w:author="Daniel Noble" w:date="2020-09-17T12:34:00Z">
              <w:tcPr>
                <w:tcW w:w="770" w:type="dxa"/>
              </w:tcPr>
            </w:tcPrChange>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8F6BA5">
        <w:tc>
          <w:tcPr>
            <w:tcW w:w="1356" w:type="dxa"/>
            <w:tcPrChange w:id="1538" w:author="Daniel Noble" w:date="2020-09-17T12:34:00Z">
              <w:tcPr>
                <w:tcW w:w="1392" w:type="dxa"/>
              </w:tcPr>
            </w:tcPrChange>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1539" w:author="Daniel Noble" w:date="2020-09-17T12:34:00Z">
              <w:tcPr>
                <w:tcW w:w="1350" w:type="dxa"/>
              </w:tcPr>
            </w:tcPrChange>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1076" w:type="dxa"/>
            <w:tcPrChange w:id="1540" w:author="Daniel Noble" w:date="2020-09-17T12:34:00Z">
              <w:tcPr>
                <w:tcW w:w="971" w:type="dxa"/>
              </w:tcPr>
            </w:tcPrChange>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260" w:type="dxa"/>
            <w:tcPrChange w:id="1541" w:author="Daniel Noble" w:date="2020-09-17T12:34:00Z">
              <w:tcPr>
                <w:tcW w:w="1090" w:type="dxa"/>
              </w:tcPr>
            </w:tcPrChange>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25" w:type="dxa"/>
            <w:tcPrChange w:id="1542" w:author="Daniel Noble" w:date="2020-09-17T12:34:00Z">
              <w:tcPr>
                <w:tcW w:w="840" w:type="dxa"/>
              </w:tcPr>
            </w:tcPrChange>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Change w:id="1543" w:author="Daniel Noble" w:date="2020-09-17T12:34:00Z">
              <w:tcPr>
                <w:tcW w:w="1230" w:type="dxa"/>
              </w:tcPr>
            </w:tcPrChange>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38" w:type="dxa"/>
            <w:tcPrChange w:id="1544" w:author="Daniel Noble" w:date="2020-09-17T12:34:00Z">
              <w:tcPr>
                <w:tcW w:w="970" w:type="dxa"/>
              </w:tcPr>
            </w:tcPrChange>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06" w:type="dxa"/>
            <w:tcPrChange w:id="1545" w:author="Daniel Noble" w:date="2020-09-17T12:34:00Z">
              <w:tcPr>
                <w:tcW w:w="833" w:type="dxa"/>
              </w:tcPr>
            </w:tcPrChange>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59" w:type="dxa"/>
            <w:tcPrChange w:id="1546" w:author="Daniel Noble" w:date="2020-09-17T12:34:00Z">
              <w:tcPr>
                <w:tcW w:w="760" w:type="dxa"/>
              </w:tcPr>
            </w:tcPrChange>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Change w:id="1547" w:author="Daniel Noble" w:date="2020-09-17T12:34:00Z">
              <w:tcPr>
                <w:tcW w:w="770" w:type="dxa"/>
              </w:tcPr>
            </w:tcPrChange>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8F6BA5">
        <w:tc>
          <w:tcPr>
            <w:tcW w:w="1356" w:type="dxa"/>
            <w:tcPrChange w:id="1548" w:author="Daniel Noble" w:date="2020-09-17T12:34:00Z">
              <w:tcPr>
                <w:tcW w:w="1392" w:type="dxa"/>
              </w:tcPr>
            </w:tcPrChange>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254" w:type="dxa"/>
            <w:tcPrChange w:id="1549" w:author="Daniel Noble" w:date="2020-09-17T12:34:00Z">
              <w:tcPr>
                <w:tcW w:w="1350" w:type="dxa"/>
              </w:tcPr>
            </w:tcPrChange>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1076" w:type="dxa"/>
            <w:tcPrChange w:id="1550" w:author="Daniel Noble" w:date="2020-09-17T12:34:00Z">
              <w:tcPr>
                <w:tcW w:w="971" w:type="dxa"/>
              </w:tcPr>
            </w:tcPrChange>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260" w:type="dxa"/>
            <w:tcPrChange w:id="1551" w:author="Daniel Noble" w:date="2020-09-17T12:34:00Z">
              <w:tcPr>
                <w:tcW w:w="1090" w:type="dxa"/>
              </w:tcPr>
            </w:tcPrChange>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25" w:type="dxa"/>
            <w:tcPrChange w:id="1552" w:author="Daniel Noble" w:date="2020-09-17T12:34:00Z">
              <w:tcPr>
                <w:tcW w:w="840" w:type="dxa"/>
              </w:tcPr>
            </w:tcPrChange>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Change w:id="1553" w:author="Daniel Noble" w:date="2020-09-17T12:34:00Z">
              <w:tcPr>
                <w:tcW w:w="1230" w:type="dxa"/>
              </w:tcPr>
            </w:tcPrChange>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38" w:type="dxa"/>
            <w:tcPrChange w:id="1554" w:author="Daniel Noble" w:date="2020-09-17T12:34:00Z">
              <w:tcPr>
                <w:tcW w:w="970" w:type="dxa"/>
              </w:tcPr>
            </w:tcPrChange>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06" w:type="dxa"/>
            <w:tcPrChange w:id="1555" w:author="Daniel Noble" w:date="2020-09-17T12:34:00Z">
              <w:tcPr>
                <w:tcW w:w="833" w:type="dxa"/>
              </w:tcPr>
            </w:tcPrChange>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59" w:type="dxa"/>
            <w:tcPrChange w:id="1556" w:author="Daniel Noble" w:date="2020-09-17T12:34:00Z">
              <w:tcPr>
                <w:tcW w:w="760" w:type="dxa"/>
              </w:tcPr>
            </w:tcPrChange>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Change w:id="1557" w:author="Daniel Noble" w:date="2020-09-17T12:34:00Z">
              <w:tcPr>
                <w:tcW w:w="770" w:type="dxa"/>
              </w:tcPr>
            </w:tcPrChange>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8F6BA5">
        <w:tc>
          <w:tcPr>
            <w:tcW w:w="1356" w:type="dxa"/>
            <w:tcPrChange w:id="1558" w:author="Daniel Noble" w:date="2020-09-17T12:34:00Z">
              <w:tcPr>
                <w:tcW w:w="1392" w:type="dxa"/>
              </w:tcPr>
            </w:tcPrChange>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1559" w:author="Daniel Noble" w:date="2020-09-17T12:34:00Z">
              <w:tcPr>
                <w:tcW w:w="1350" w:type="dxa"/>
              </w:tcPr>
            </w:tcPrChange>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1560" w:author="Daniel Noble" w:date="2020-09-17T12:34:00Z">
              <w:tcPr>
                <w:tcW w:w="971" w:type="dxa"/>
              </w:tcPr>
            </w:tcPrChange>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260" w:type="dxa"/>
            <w:tcPrChange w:id="1561" w:author="Daniel Noble" w:date="2020-09-17T12:34:00Z">
              <w:tcPr>
                <w:tcW w:w="1090" w:type="dxa"/>
              </w:tcPr>
            </w:tcPrChange>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25" w:type="dxa"/>
            <w:tcPrChange w:id="1562" w:author="Daniel Noble" w:date="2020-09-17T12:34:00Z">
              <w:tcPr>
                <w:tcW w:w="840" w:type="dxa"/>
              </w:tcPr>
            </w:tcPrChange>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162" w:type="dxa"/>
            <w:tcPrChange w:id="1563" w:author="Daniel Noble" w:date="2020-09-17T12:34:00Z">
              <w:tcPr>
                <w:tcW w:w="1230" w:type="dxa"/>
              </w:tcPr>
            </w:tcPrChange>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38" w:type="dxa"/>
            <w:tcPrChange w:id="1564" w:author="Daniel Noble" w:date="2020-09-17T12:34:00Z">
              <w:tcPr>
                <w:tcW w:w="970" w:type="dxa"/>
              </w:tcPr>
            </w:tcPrChange>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06" w:type="dxa"/>
            <w:tcPrChange w:id="1565" w:author="Daniel Noble" w:date="2020-09-17T12:34:00Z">
              <w:tcPr>
                <w:tcW w:w="833" w:type="dxa"/>
              </w:tcPr>
            </w:tcPrChange>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59" w:type="dxa"/>
            <w:tcPrChange w:id="1566" w:author="Daniel Noble" w:date="2020-09-17T12:34:00Z">
              <w:tcPr>
                <w:tcW w:w="760" w:type="dxa"/>
              </w:tcPr>
            </w:tcPrChange>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Change w:id="1567" w:author="Daniel Noble" w:date="2020-09-17T12:34:00Z">
              <w:tcPr>
                <w:tcW w:w="770" w:type="dxa"/>
              </w:tcPr>
            </w:tcPrChange>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014D05D6" w14:textId="77777777" w:rsidTr="008F6BA5">
        <w:tc>
          <w:tcPr>
            <w:tcW w:w="7871" w:type="dxa"/>
            <w:gridSpan w:val="7"/>
            <w:tcPrChange w:id="1568" w:author="Daniel Noble" w:date="2020-09-17T12:34:00Z">
              <w:tcPr>
                <w:tcW w:w="7843" w:type="dxa"/>
                <w:gridSpan w:val="7"/>
              </w:tcPr>
            </w:tcPrChange>
          </w:tcPr>
          <w:p w14:paraId="39D89CE2"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1569" w:author="Daniel Noble" w:date="2020-09-17T12:34:00Z">
              <w:tcPr>
                <w:tcW w:w="833" w:type="dxa"/>
              </w:tcPr>
            </w:tcPrChange>
          </w:tcPr>
          <w:p w14:paraId="460751A8"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1570" w:author="Daniel Noble" w:date="2020-09-17T12:34:00Z">
              <w:tcPr>
                <w:tcW w:w="760" w:type="dxa"/>
              </w:tcPr>
            </w:tcPrChange>
          </w:tcPr>
          <w:p w14:paraId="21D485C8"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1571" w:author="Daniel Noble" w:date="2020-09-17T12:34:00Z">
              <w:tcPr>
                <w:tcW w:w="770" w:type="dxa"/>
              </w:tcPr>
            </w:tcPrChange>
          </w:tcPr>
          <w:p w14:paraId="711D04C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B04865A" w14:textId="68ECE4E3" w:rsidTr="008F6BA5">
        <w:tc>
          <w:tcPr>
            <w:tcW w:w="7871" w:type="dxa"/>
            <w:gridSpan w:val="7"/>
            <w:tcPrChange w:id="1572" w:author="Daniel Noble" w:date="2020-09-17T12:34:00Z">
              <w:tcPr>
                <w:tcW w:w="7843" w:type="dxa"/>
                <w:gridSpan w:val="7"/>
              </w:tcPr>
            </w:tcPrChange>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06" w:type="dxa"/>
            <w:tcPrChange w:id="1573" w:author="Daniel Noble" w:date="2020-09-17T12:34:00Z">
              <w:tcPr>
                <w:tcW w:w="833" w:type="dxa"/>
              </w:tcPr>
            </w:tcPrChange>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1574" w:author="Daniel Noble" w:date="2020-09-17T12:34:00Z">
              <w:tcPr>
                <w:tcW w:w="760" w:type="dxa"/>
              </w:tcPr>
            </w:tcPrChange>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1575" w:author="Daniel Noble" w:date="2020-09-17T12:34:00Z">
              <w:tcPr>
                <w:tcW w:w="770" w:type="dxa"/>
              </w:tcPr>
            </w:tcPrChange>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8F6BA5">
        <w:tc>
          <w:tcPr>
            <w:tcW w:w="1356" w:type="dxa"/>
            <w:tcPrChange w:id="1576" w:author="Daniel Noble" w:date="2020-09-17T12:34:00Z">
              <w:tcPr>
                <w:tcW w:w="1392" w:type="dxa"/>
              </w:tcPr>
            </w:tcPrChange>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1577" w:author="Daniel Noble" w:date="2020-09-17T12:34:00Z">
              <w:tcPr>
                <w:tcW w:w="1350" w:type="dxa"/>
              </w:tcPr>
            </w:tcPrChange>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Change w:id="1578" w:author="Daniel Noble" w:date="2020-09-17T12:34:00Z">
              <w:tcPr>
                <w:tcW w:w="971" w:type="dxa"/>
              </w:tcPr>
            </w:tcPrChange>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260" w:type="dxa"/>
            <w:tcPrChange w:id="1579" w:author="Daniel Noble" w:date="2020-09-17T12:34:00Z">
              <w:tcPr>
                <w:tcW w:w="1090" w:type="dxa"/>
              </w:tcPr>
            </w:tcPrChange>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Change w:id="1580" w:author="Daniel Noble" w:date="2020-09-17T12:34:00Z">
              <w:tcPr>
                <w:tcW w:w="840" w:type="dxa"/>
              </w:tcPr>
            </w:tcPrChange>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Change w:id="1581" w:author="Daniel Noble" w:date="2020-09-17T12:34:00Z">
              <w:tcPr>
                <w:tcW w:w="1230" w:type="dxa"/>
              </w:tcPr>
            </w:tcPrChange>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Change w:id="1582" w:author="Daniel Noble" w:date="2020-09-17T12:34:00Z">
              <w:tcPr>
                <w:tcW w:w="970" w:type="dxa"/>
              </w:tcPr>
            </w:tcPrChange>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06" w:type="dxa"/>
            <w:tcPrChange w:id="1583" w:author="Daniel Noble" w:date="2020-09-17T12:34:00Z">
              <w:tcPr>
                <w:tcW w:w="833" w:type="dxa"/>
              </w:tcPr>
            </w:tcPrChange>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59" w:type="dxa"/>
            <w:tcPrChange w:id="1584" w:author="Daniel Noble" w:date="2020-09-17T12:34:00Z">
              <w:tcPr>
                <w:tcW w:w="760" w:type="dxa"/>
              </w:tcPr>
            </w:tcPrChange>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Change w:id="1585" w:author="Daniel Noble" w:date="2020-09-17T12:34:00Z">
              <w:tcPr>
                <w:tcW w:w="770" w:type="dxa"/>
              </w:tcPr>
            </w:tcPrChange>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8F6BA5">
        <w:tc>
          <w:tcPr>
            <w:tcW w:w="1356" w:type="dxa"/>
            <w:tcPrChange w:id="1586" w:author="Daniel Noble" w:date="2020-09-17T12:34:00Z">
              <w:tcPr>
                <w:tcW w:w="1392" w:type="dxa"/>
              </w:tcPr>
            </w:tcPrChange>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254" w:type="dxa"/>
            <w:tcPrChange w:id="1587" w:author="Daniel Noble" w:date="2020-09-17T12:34:00Z">
              <w:tcPr>
                <w:tcW w:w="1350" w:type="dxa"/>
              </w:tcPr>
            </w:tcPrChange>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1588" w:author="Daniel Noble" w:date="2020-09-17T12:34:00Z">
              <w:tcPr>
                <w:tcW w:w="971" w:type="dxa"/>
              </w:tcPr>
            </w:tcPrChange>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260" w:type="dxa"/>
            <w:tcPrChange w:id="1589" w:author="Daniel Noble" w:date="2020-09-17T12:34:00Z">
              <w:tcPr>
                <w:tcW w:w="1090" w:type="dxa"/>
              </w:tcPr>
            </w:tcPrChange>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Change w:id="1590" w:author="Daniel Noble" w:date="2020-09-17T12:34:00Z">
              <w:tcPr>
                <w:tcW w:w="840" w:type="dxa"/>
              </w:tcPr>
            </w:tcPrChange>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162" w:type="dxa"/>
            <w:tcPrChange w:id="1591" w:author="Daniel Noble" w:date="2020-09-17T12:34:00Z">
              <w:tcPr>
                <w:tcW w:w="1230" w:type="dxa"/>
              </w:tcPr>
            </w:tcPrChange>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38" w:type="dxa"/>
            <w:tcPrChange w:id="1592" w:author="Daniel Noble" w:date="2020-09-17T12:34:00Z">
              <w:tcPr>
                <w:tcW w:w="970" w:type="dxa"/>
              </w:tcPr>
            </w:tcPrChange>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06" w:type="dxa"/>
            <w:tcPrChange w:id="1593" w:author="Daniel Noble" w:date="2020-09-17T12:34:00Z">
              <w:tcPr>
                <w:tcW w:w="833" w:type="dxa"/>
              </w:tcPr>
            </w:tcPrChange>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59" w:type="dxa"/>
            <w:tcPrChange w:id="1594" w:author="Daniel Noble" w:date="2020-09-17T12:34:00Z">
              <w:tcPr>
                <w:tcW w:w="760" w:type="dxa"/>
              </w:tcPr>
            </w:tcPrChange>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Change w:id="1595" w:author="Daniel Noble" w:date="2020-09-17T12:34:00Z">
              <w:tcPr>
                <w:tcW w:w="770" w:type="dxa"/>
              </w:tcPr>
            </w:tcPrChange>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8F6BA5">
        <w:tc>
          <w:tcPr>
            <w:tcW w:w="1356" w:type="dxa"/>
            <w:tcPrChange w:id="1596" w:author="Daniel Noble" w:date="2020-09-17T12:34:00Z">
              <w:tcPr>
                <w:tcW w:w="1392" w:type="dxa"/>
              </w:tcPr>
            </w:tcPrChange>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1597" w:author="Daniel Noble" w:date="2020-09-17T12:34:00Z">
              <w:tcPr>
                <w:tcW w:w="1350" w:type="dxa"/>
              </w:tcPr>
            </w:tcPrChange>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Change w:id="1598" w:author="Daniel Noble" w:date="2020-09-17T12:34:00Z">
              <w:tcPr>
                <w:tcW w:w="971" w:type="dxa"/>
              </w:tcPr>
            </w:tcPrChange>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260" w:type="dxa"/>
            <w:tcPrChange w:id="1599" w:author="Daniel Noble" w:date="2020-09-17T12:34:00Z">
              <w:tcPr>
                <w:tcW w:w="1090" w:type="dxa"/>
              </w:tcPr>
            </w:tcPrChange>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25" w:type="dxa"/>
            <w:tcPrChange w:id="1600" w:author="Daniel Noble" w:date="2020-09-17T12:34:00Z">
              <w:tcPr>
                <w:tcW w:w="840" w:type="dxa"/>
              </w:tcPr>
            </w:tcPrChange>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162" w:type="dxa"/>
            <w:tcPrChange w:id="1601" w:author="Daniel Noble" w:date="2020-09-17T12:34:00Z">
              <w:tcPr>
                <w:tcW w:w="1230" w:type="dxa"/>
              </w:tcPr>
            </w:tcPrChange>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38" w:type="dxa"/>
            <w:tcPrChange w:id="1602" w:author="Daniel Noble" w:date="2020-09-17T12:34:00Z">
              <w:tcPr>
                <w:tcW w:w="970" w:type="dxa"/>
              </w:tcPr>
            </w:tcPrChange>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06" w:type="dxa"/>
            <w:tcPrChange w:id="1603" w:author="Daniel Noble" w:date="2020-09-17T12:34:00Z">
              <w:tcPr>
                <w:tcW w:w="833" w:type="dxa"/>
              </w:tcPr>
            </w:tcPrChange>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59" w:type="dxa"/>
            <w:tcPrChange w:id="1604" w:author="Daniel Noble" w:date="2020-09-17T12:34:00Z">
              <w:tcPr>
                <w:tcW w:w="760" w:type="dxa"/>
              </w:tcPr>
            </w:tcPrChange>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Change w:id="1605" w:author="Daniel Noble" w:date="2020-09-17T12:34:00Z">
              <w:tcPr>
                <w:tcW w:w="770" w:type="dxa"/>
              </w:tcPr>
            </w:tcPrChange>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8F6BA5">
        <w:tc>
          <w:tcPr>
            <w:tcW w:w="1356" w:type="dxa"/>
            <w:tcPrChange w:id="1606" w:author="Daniel Noble" w:date="2020-09-17T12:34:00Z">
              <w:tcPr>
                <w:tcW w:w="1392" w:type="dxa"/>
              </w:tcPr>
            </w:tcPrChange>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1607" w:author="Daniel Noble" w:date="2020-09-17T12:34:00Z">
              <w:tcPr>
                <w:tcW w:w="1350" w:type="dxa"/>
              </w:tcPr>
            </w:tcPrChange>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1608" w:author="Daniel Noble" w:date="2020-09-17T12:34:00Z">
              <w:tcPr>
                <w:tcW w:w="971" w:type="dxa"/>
              </w:tcPr>
            </w:tcPrChange>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260" w:type="dxa"/>
            <w:tcPrChange w:id="1609" w:author="Daniel Noble" w:date="2020-09-17T12:34:00Z">
              <w:tcPr>
                <w:tcW w:w="1090" w:type="dxa"/>
              </w:tcPr>
            </w:tcPrChange>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25" w:type="dxa"/>
            <w:tcPrChange w:id="1610" w:author="Daniel Noble" w:date="2020-09-17T12:34:00Z">
              <w:tcPr>
                <w:tcW w:w="840" w:type="dxa"/>
              </w:tcPr>
            </w:tcPrChange>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Change w:id="1611" w:author="Daniel Noble" w:date="2020-09-17T12:34:00Z">
              <w:tcPr>
                <w:tcW w:w="1230" w:type="dxa"/>
              </w:tcPr>
            </w:tcPrChange>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Change w:id="1612" w:author="Daniel Noble" w:date="2020-09-17T12:34:00Z">
              <w:tcPr>
                <w:tcW w:w="970" w:type="dxa"/>
              </w:tcPr>
            </w:tcPrChange>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06" w:type="dxa"/>
            <w:tcPrChange w:id="1613" w:author="Daniel Noble" w:date="2020-09-17T12:34:00Z">
              <w:tcPr>
                <w:tcW w:w="833" w:type="dxa"/>
              </w:tcPr>
            </w:tcPrChange>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59" w:type="dxa"/>
            <w:tcPrChange w:id="1614" w:author="Daniel Noble" w:date="2020-09-17T12:34:00Z">
              <w:tcPr>
                <w:tcW w:w="760" w:type="dxa"/>
              </w:tcPr>
            </w:tcPrChange>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Change w:id="1615" w:author="Daniel Noble" w:date="2020-09-17T12:34:00Z">
              <w:tcPr>
                <w:tcW w:w="770" w:type="dxa"/>
              </w:tcPr>
            </w:tcPrChange>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8F6BA5">
        <w:tc>
          <w:tcPr>
            <w:tcW w:w="1356" w:type="dxa"/>
            <w:tcPrChange w:id="1616" w:author="Daniel Noble" w:date="2020-09-17T12:34:00Z">
              <w:tcPr>
                <w:tcW w:w="1392" w:type="dxa"/>
              </w:tcPr>
            </w:tcPrChange>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1617" w:author="Daniel Noble" w:date="2020-09-17T12:34:00Z">
              <w:tcPr>
                <w:tcW w:w="1350" w:type="dxa"/>
              </w:tcPr>
            </w:tcPrChange>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1076" w:type="dxa"/>
            <w:tcPrChange w:id="1618" w:author="Daniel Noble" w:date="2020-09-17T12:34:00Z">
              <w:tcPr>
                <w:tcW w:w="971" w:type="dxa"/>
              </w:tcPr>
            </w:tcPrChange>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260" w:type="dxa"/>
            <w:tcPrChange w:id="1619" w:author="Daniel Noble" w:date="2020-09-17T12:34:00Z">
              <w:tcPr>
                <w:tcW w:w="1090" w:type="dxa"/>
              </w:tcPr>
            </w:tcPrChange>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25" w:type="dxa"/>
            <w:tcPrChange w:id="1620" w:author="Daniel Noble" w:date="2020-09-17T12:34:00Z">
              <w:tcPr>
                <w:tcW w:w="840" w:type="dxa"/>
              </w:tcPr>
            </w:tcPrChange>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162" w:type="dxa"/>
            <w:tcPrChange w:id="1621" w:author="Daniel Noble" w:date="2020-09-17T12:34:00Z">
              <w:tcPr>
                <w:tcW w:w="1230" w:type="dxa"/>
              </w:tcPr>
            </w:tcPrChange>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38" w:type="dxa"/>
            <w:tcPrChange w:id="1622" w:author="Daniel Noble" w:date="2020-09-17T12:34:00Z">
              <w:tcPr>
                <w:tcW w:w="970" w:type="dxa"/>
              </w:tcPr>
            </w:tcPrChange>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06" w:type="dxa"/>
            <w:tcPrChange w:id="1623" w:author="Daniel Noble" w:date="2020-09-17T12:34:00Z">
              <w:tcPr>
                <w:tcW w:w="833" w:type="dxa"/>
              </w:tcPr>
            </w:tcPrChange>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59" w:type="dxa"/>
            <w:tcPrChange w:id="1624" w:author="Daniel Noble" w:date="2020-09-17T12:34:00Z">
              <w:tcPr>
                <w:tcW w:w="760" w:type="dxa"/>
              </w:tcPr>
            </w:tcPrChange>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Change w:id="1625" w:author="Daniel Noble" w:date="2020-09-17T12:34:00Z">
              <w:tcPr>
                <w:tcW w:w="770" w:type="dxa"/>
              </w:tcPr>
            </w:tcPrChange>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413872" w:rsidRPr="007E3B63" w14:paraId="3FAE9681" w14:textId="77777777" w:rsidTr="008F6BA5">
        <w:tc>
          <w:tcPr>
            <w:tcW w:w="7871" w:type="dxa"/>
            <w:gridSpan w:val="7"/>
            <w:tcPrChange w:id="1626" w:author="Daniel Noble" w:date="2020-09-17T12:34:00Z">
              <w:tcPr>
                <w:tcW w:w="7843" w:type="dxa"/>
                <w:gridSpan w:val="7"/>
              </w:tcPr>
            </w:tcPrChange>
          </w:tcPr>
          <w:p w14:paraId="594471B1"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1627" w:author="Daniel Noble" w:date="2020-09-17T12:34:00Z">
              <w:tcPr>
                <w:tcW w:w="833" w:type="dxa"/>
              </w:tcPr>
            </w:tcPrChange>
          </w:tcPr>
          <w:p w14:paraId="31CA883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1628" w:author="Daniel Noble" w:date="2020-09-17T12:34:00Z">
              <w:tcPr>
                <w:tcW w:w="760" w:type="dxa"/>
              </w:tcPr>
            </w:tcPrChange>
          </w:tcPr>
          <w:p w14:paraId="41D7811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1629" w:author="Daniel Noble" w:date="2020-09-17T12:34:00Z">
              <w:tcPr>
                <w:tcW w:w="770" w:type="dxa"/>
              </w:tcPr>
            </w:tcPrChange>
          </w:tcPr>
          <w:p w14:paraId="037F24AC"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06239AE" w14:textId="5FC7FB54" w:rsidTr="008F6BA5">
        <w:tc>
          <w:tcPr>
            <w:tcW w:w="7871" w:type="dxa"/>
            <w:gridSpan w:val="7"/>
            <w:tcPrChange w:id="1630" w:author="Daniel Noble" w:date="2020-09-17T12:34:00Z">
              <w:tcPr>
                <w:tcW w:w="7843" w:type="dxa"/>
                <w:gridSpan w:val="7"/>
              </w:tcPr>
            </w:tcPrChange>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06" w:type="dxa"/>
            <w:tcPrChange w:id="1631" w:author="Daniel Noble" w:date="2020-09-17T12:34:00Z">
              <w:tcPr>
                <w:tcW w:w="833" w:type="dxa"/>
              </w:tcPr>
            </w:tcPrChange>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1632" w:author="Daniel Noble" w:date="2020-09-17T12:34:00Z">
              <w:tcPr>
                <w:tcW w:w="760" w:type="dxa"/>
              </w:tcPr>
            </w:tcPrChange>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1633" w:author="Daniel Noble" w:date="2020-09-17T12:34:00Z">
              <w:tcPr>
                <w:tcW w:w="770" w:type="dxa"/>
              </w:tcPr>
            </w:tcPrChange>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8F6BA5">
        <w:tc>
          <w:tcPr>
            <w:tcW w:w="1356" w:type="dxa"/>
            <w:tcPrChange w:id="1634" w:author="Daniel Noble" w:date="2020-09-17T12:34:00Z">
              <w:tcPr>
                <w:tcW w:w="1392" w:type="dxa"/>
              </w:tcPr>
            </w:tcPrChange>
          </w:tcPr>
          <w:p w14:paraId="434B953D" w14:textId="77777777" w:rsidR="008E2EC8" w:rsidRPr="008E2EC8" w:rsidRDefault="008E2EC8" w:rsidP="003005B3">
            <w:pPr>
              <w:spacing w:line="276" w:lineRule="auto"/>
              <w:rPr>
                <w:rFonts w:ascii="Garamond" w:hAnsi="Garamond"/>
                <w:color w:val="000000" w:themeColor="text1"/>
                <w:sz w:val="18"/>
                <w:szCs w:val="18"/>
              </w:rPr>
            </w:pPr>
            <w:commentRangeStart w:id="1635"/>
            <w:commentRangeStart w:id="1636"/>
            <w:r w:rsidRPr="008E2EC8">
              <w:rPr>
                <w:rFonts w:ascii="Garamond" w:hAnsi="Garamond"/>
                <w:color w:val="000000" w:themeColor="text1"/>
                <w:sz w:val="18"/>
                <w:szCs w:val="18"/>
              </w:rPr>
              <w:t>Activity</w:t>
            </w:r>
          </w:p>
        </w:tc>
        <w:tc>
          <w:tcPr>
            <w:tcW w:w="1254" w:type="dxa"/>
            <w:tcPrChange w:id="1637" w:author="Daniel Noble" w:date="2020-09-17T12:34:00Z">
              <w:tcPr>
                <w:tcW w:w="1350" w:type="dxa"/>
              </w:tcPr>
            </w:tcPrChange>
          </w:tcPr>
          <w:p w14:paraId="45A91482" w14:textId="786F6C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33</w:t>
            </w:r>
          </w:p>
        </w:tc>
        <w:tc>
          <w:tcPr>
            <w:tcW w:w="1076" w:type="dxa"/>
            <w:tcPrChange w:id="1638" w:author="Daniel Noble" w:date="2020-09-17T12:34:00Z">
              <w:tcPr>
                <w:tcW w:w="971" w:type="dxa"/>
              </w:tcPr>
            </w:tcPrChange>
          </w:tcPr>
          <w:p w14:paraId="0284A6C8" w14:textId="5E3DD6A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-0.04, 0.70</w:t>
            </w:r>
          </w:p>
        </w:tc>
        <w:tc>
          <w:tcPr>
            <w:tcW w:w="1260" w:type="dxa"/>
            <w:tcPrChange w:id="1639" w:author="Daniel Noble" w:date="2020-09-17T12:34:00Z">
              <w:tcPr>
                <w:tcW w:w="1090" w:type="dxa"/>
              </w:tcPr>
            </w:tcPrChange>
          </w:tcPr>
          <w:p w14:paraId="35FEFB2F" w14:textId="382CAA5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commentRangeEnd w:id="1635"/>
            <w:r w:rsidR="00017427">
              <w:rPr>
                <w:rStyle w:val="CommentReference"/>
              </w:rPr>
              <w:commentReference w:id="1635"/>
            </w:r>
            <w:r w:rsidR="00A27555">
              <w:rPr>
                <w:rStyle w:val="CommentReference"/>
              </w:rPr>
              <w:commentReference w:id="1636"/>
            </w:r>
          </w:p>
        </w:tc>
        <w:tc>
          <w:tcPr>
            <w:tcW w:w="825" w:type="dxa"/>
            <w:tcPrChange w:id="1640" w:author="Daniel Noble" w:date="2020-09-17T12:34:00Z">
              <w:tcPr>
                <w:tcW w:w="840" w:type="dxa"/>
              </w:tcPr>
            </w:tcPrChange>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1641" w:author="Daniel Noble" w:date="2020-09-17T12:34:00Z">
              <w:tcPr>
                <w:tcW w:w="1230" w:type="dxa"/>
              </w:tcPr>
            </w:tcPrChange>
          </w:tcPr>
          <w:p w14:paraId="4AE9ED0B" w14:textId="7EF1FBC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-0.19, 0.08</w:t>
            </w:r>
          </w:p>
        </w:tc>
        <w:tc>
          <w:tcPr>
            <w:tcW w:w="938" w:type="dxa"/>
            <w:tcPrChange w:id="1642" w:author="Daniel Noble" w:date="2020-09-17T12:34:00Z">
              <w:tcPr>
                <w:tcW w:w="970" w:type="dxa"/>
              </w:tcPr>
            </w:tcPrChange>
          </w:tcPr>
          <w:p w14:paraId="0B378967" w14:textId="6084D8BF"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806" w:type="dxa"/>
            <w:tcPrChange w:id="1643" w:author="Daniel Noble" w:date="2020-09-17T12:34:00Z">
              <w:tcPr>
                <w:tcW w:w="833" w:type="dxa"/>
              </w:tcPr>
            </w:tcPrChange>
          </w:tcPr>
          <w:p w14:paraId="62AA2270" w14:textId="353585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66</w:t>
            </w:r>
          </w:p>
        </w:tc>
        <w:tc>
          <w:tcPr>
            <w:tcW w:w="759" w:type="dxa"/>
            <w:tcPrChange w:id="1644" w:author="Daniel Noble" w:date="2020-09-17T12:34:00Z">
              <w:tcPr>
                <w:tcW w:w="760" w:type="dxa"/>
              </w:tcPr>
            </w:tcPrChange>
          </w:tcPr>
          <w:p w14:paraId="58C1CBEB" w14:textId="7A3D56BC"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770" w:type="dxa"/>
            <w:tcPrChange w:id="1645" w:author="Daniel Noble" w:date="2020-09-17T12:34:00Z">
              <w:tcPr>
                <w:tcW w:w="770" w:type="dxa"/>
              </w:tcPr>
            </w:tcPrChange>
          </w:tcPr>
          <w:p w14:paraId="7B2965E4" w14:textId="7FDF3DD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7</w:t>
            </w:r>
          </w:p>
        </w:tc>
      </w:tr>
      <w:commentRangeEnd w:id="1636"/>
      <w:tr w:rsidR="008E2EC8" w:rsidRPr="007E3B63" w14:paraId="22EB3B64" w14:textId="7E36E518" w:rsidTr="008F6BA5">
        <w:tc>
          <w:tcPr>
            <w:tcW w:w="1356" w:type="dxa"/>
            <w:tcPrChange w:id="1646" w:author="Daniel Noble" w:date="2020-09-17T12:34:00Z">
              <w:tcPr>
                <w:tcW w:w="1392" w:type="dxa"/>
              </w:tcPr>
            </w:tcPrChange>
          </w:tcPr>
          <w:p w14:paraId="2952556C"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Aggression</w:t>
            </w:r>
          </w:p>
        </w:tc>
        <w:tc>
          <w:tcPr>
            <w:tcW w:w="1254" w:type="dxa"/>
            <w:tcPrChange w:id="1647" w:author="Daniel Noble" w:date="2020-09-17T12:34:00Z">
              <w:tcPr>
                <w:tcW w:w="1350" w:type="dxa"/>
              </w:tcPr>
            </w:tcPrChange>
          </w:tcPr>
          <w:p w14:paraId="56A3DE15" w14:textId="081E640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35</w:t>
            </w:r>
          </w:p>
        </w:tc>
        <w:tc>
          <w:tcPr>
            <w:tcW w:w="1076" w:type="dxa"/>
            <w:tcPrChange w:id="1648" w:author="Daniel Noble" w:date="2020-09-17T12:34:00Z">
              <w:tcPr>
                <w:tcW w:w="971" w:type="dxa"/>
              </w:tcPr>
            </w:tcPrChange>
          </w:tcPr>
          <w:p w14:paraId="678BC144" w14:textId="5E048AF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-0.36, 1.06</w:t>
            </w:r>
          </w:p>
        </w:tc>
        <w:tc>
          <w:tcPr>
            <w:tcW w:w="1260" w:type="dxa"/>
            <w:tcPrChange w:id="1649" w:author="Daniel Noble" w:date="2020-09-17T12:34:00Z">
              <w:tcPr>
                <w:tcW w:w="1090" w:type="dxa"/>
              </w:tcPr>
            </w:tcPrChange>
          </w:tcPr>
          <w:p w14:paraId="77822E48" w14:textId="15AC240D"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33</w:t>
            </w:r>
          </w:p>
        </w:tc>
        <w:tc>
          <w:tcPr>
            <w:tcW w:w="825" w:type="dxa"/>
            <w:tcPrChange w:id="1650" w:author="Daniel Noble" w:date="2020-09-17T12:34:00Z">
              <w:tcPr>
                <w:tcW w:w="840" w:type="dxa"/>
              </w:tcPr>
            </w:tcPrChange>
          </w:tcPr>
          <w:p w14:paraId="58368587" w14:textId="34F6BD3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17</w:t>
            </w:r>
          </w:p>
        </w:tc>
        <w:tc>
          <w:tcPr>
            <w:tcW w:w="1162" w:type="dxa"/>
            <w:tcPrChange w:id="1651" w:author="Daniel Noble" w:date="2020-09-17T12:34:00Z">
              <w:tcPr>
                <w:tcW w:w="1230" w:type="dxa"/>
              </w:tcPr>
            </w:tcPrChange>
          </w:tcPr>
          <w:p w14:paraId="3EAD722C" w14:textId="4022306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10, 0.43</w:t>
            </w:r>
          </w:p>
        </w:tc>
        <w:tc>
          <w:tcPr>
            <w:tcW w:w="938" w:type="dxa"/>
            <w:tcPrChange w:id="1652" w:author="Daniel Noble" w:date="2020-09-17T12:34:00Z">
              <w:tcPr>
                <w:tcW w:w="970" w:type="dxa"/>
              </w:tcPr>
            </w:tcPrChange>
          </w:tcPr>
          <w:p w14:paraId="1F01CB91" w14:textId="18B457B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22</w:t>
            </w:r>
          </w:p>
        </w:tc>
        <w:tc>
          <w:tcPr>
            <w:tcW w:w="806" w:type="dxa"/>
            <w:tcPrChange w:id="1653" w:author="Daniel Noble" w:date="2020-09-17T12:34:00Z">
              <w:tcPr>
                <w:tcW w:w="833" w:type="dxa"/>
              </w:tcPr>
            </w:tcPrChange>
          </w:tcPr>
          <w:p w14:paraId="4BADF811" w14:textId="1EBE64F4"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35</w:t>
            </w:r>
          </w:p>
        </w:tc>
        <w:tc>
          <w:tcPr>
            <w:tcW w:w="759" w:type="dxa"/>
            <w:tcPrChange w:id="1654" w:author="Daniel Noble" w:date="2020-09-17T12:34:00Z">
              <w:tcPr>
                <w:tcW w:w="760" w:type="dxa"/>
              </w:tcPr>
            </w:tcPrChange>
          </w:tcPr>
          <w:p w14:paraId="594E944D" w14:textId="1F8FB85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Change w:id="1655" w:author="Daniel Noble" w:date="2020-09-17T12:34:00Z">
              <w:tcPr>
                <w:tcW w:w="770" w:type="dxa"/>
              </w:tcPr>
            </w:tcPrChange>
          </w:tcPr>
          <w:p w14:paraId="1AFFC0EF" w14:textId="70C15DD3"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528C9F8A" w14:textId="60994400" w:rsidTr="008F6BA5">
        <w:tc>
          <w:tcPr>
            <w:tcW w:w="1356" w:type="dxa"/>
            <w:tcPrChange w:id="1656" w:author="Daniel Noble" w:date="2020-09-17T12:34:00Z">
              <w:tcPr>
                <w:tcW w:w="1392" w:type="dxa"/>
              </w:tcPr>
            </w:tcPrChange>
          </w:tcPr>
          <w:p w14:paraId="35522A45"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Boldness</w:t>
            </w:r>
          </w:p>
        </w:tc>
        <w:tc>
          <w:tcPr>
            <w:tcW w:w="1254" w:type="dxa"/>
            <w:tcPrChange w:id="1657" w:author="Daniel Noble" w:date="2020-09-17T12:34:00Z">
              <w:tcPr>
                <w:tcW w:w="1350" w:type="dxa"/>
              </w:tcPr>
            </w:tcPrChange>
          </w:tcPr>
          <w:p w14:paraId="2C2C62B9" w14:textId="331AD4D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31</w:t>
            </w:r>
          </w:p>
        </w:tc>
        <w:tc>
          <w:tcPr>
            <w:tcW w:w="1076" w:type="dxa"/>
            <w:tcPrChange w:id="1658" w:author="Daniel Noble" w:date="2020-09-17T12:34:00Z">
              <w:tcPr>
                <w:tcW w:w="971" w:type="dxa"/>
              </w:tcPr>
            </w:tcPrChange>
          </w:tcPr>
          <w:p w14:paraId="3DD41BE3" w14:textId="1B86399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-0.05, 0.67</w:t>
            </w:r>
          </w:p>
        </w:tc>
        <w:tc>
          <w:tcPr>
            <w:tcW w:w="1260" w:type="dxa"/>
            <w:tcPrChange w:id="1659" w:author="Daniel Noble" w:date="2020-09-17T12:34:00Z">
              <w:tcPr>
                <w:tcW w:w="1090" w:type="dxa"/>
              </w:tcPr>
            </w:tcPrChange>
          </w:tcPr>
          <w:p w14:paraId="0D3EB4A6" w14:textId="135424D4"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09</w:t>
            </w:r>
          </w:p>
        </w:tc>
        <w:tc>
          <w:tcPr>
            <w:tcW w:w="825" w:type="dxa"/>
            <w:tcPrChange w:id="1660" w:author="Daniel Noble" w:date="2020-09-17T12:34:00Z">
              <w:tcPr>
                <w:tcW w:w="840" w:type="dxa"/>
              </w:tcPr>
            </w:tcPrChange>
          </w:tcPr>
          <w:p w14:paraId="39A50E56" w14:textId="75669A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4</w:t>
            </w:r>
          </w:p>
        </w:tc>
        <w:tc>
          <w:tcPr>
            <w:tcW w:w="1162" w:type="dxa"/>
            <w:tcPrChange w:id="1661" w:author="Daniel Noble" w:date="2020-09-17T12:34:00Z">
              <w:tcPr>
                <w:tcW w:w="1230" w:type="dxa"/>
              </w:tcPr>
            </w:tcPrChange>
          </w:tcPr>
          <w:p w14:paraId="0C23BE68" w14:textId="025739D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16, 0.08</w:t>
            </w:r>
          </w:p>
        </w:tc>
        <w:tc>
          <w:tcPr>
            <w:tcW w:w="938" w:type="dxa"/>
            <w:tcPrChange w:id="1662" w:author="Daniel Noble" w:date="2020-09-17T12:34:00Z">
              <w:tcPr>
                <w:tcW w:w="970" w:type="dxa"/>
              </w:tcPr>
            </w:tcPrChange>
          </w:tcPr>
          <w:p w14:paraId="524C41FE" w14:textId="51ABE7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56</w:t>
            </w:r>
          </w:p>
        </w:tc>
        <w:tc>
          <w:tcPr>
            <w:tcW w:w="806" w:type="dxa"/>
            <w:tcPrChange w:id="1663" w:author="Daniel Noble" w:date="2020-09-17T12:34:00Z">
              <w:tcPr>
                <w:tcW w:w="833" w:type="dxa"/>
              </w:tcPr>
            </w:tcPrChange>
          </w:tcPr>
          <w:p w14:paraId="1F113341" w14:textId="31E5FB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61</w:t>
            </w:r>
          </w:p>
        </w:tc>
        <w:tc>
          <w:tcPr>
            <w:tcW w:w="759" w:type="dxa"/>
            <w:tcPrChange w:id="1664" w:author="Daniel Noble" w:date="2020-09-17T12:34:00Z">
              <w:tcPr>
                <w:tcW w:w="760" w:type="dxa"/>
              </w:tcPr>
            </w:tcPrChange>
          </w:tcPr>
          <w:p w14:paraId="213716A6" w14:textId="0472AFC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c>
          <w:tcPr>
            <w:tcW w:w="770" w:type="dxa"/>
            <w:tcPrChange w:id="1665" w:author="Daniel Noble" w:date="2020-09-17T12:34:00Z">
              <w:tcPr>
                <w:tcW w:w="770" w:type="dxa"/>
              </w:tcPr>
            </w:tcPrChange>
          </w:tcPr>
          <w:p w14:paraId="72D29029" w14:textId="2C3BDB3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r>
      <w:tr w:rsidR="008E2EC8" w:rsidRPr="007E3B63" w14:paraId="35341ABD" w14:textId="12F15EC5" w:rsidTr="008F6BA5">
        <w:tc>
          <w:tcPr>
            <w:tcW w:w="1356" w:type="dxa"/>
            <w:tcPrChange w:id="1666" w:author="Daniel Noble" w:date="2020-09-17T12:34:00Z">
              <w:tcPr>
                <w:tcW w:w="1392" w:type="dxa"/>
              </w:tcPr>
            </w:tcPrChange>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1667" w:author="Daniel Noble" w:date="2020-09-17T12:34:00Z">
              <w:tcPr>
                <w:tcW w:w="1350" w:type="dxa"/>
              </w:tcPr>
            </w:tcPrChange>
          </w:tcPr>
          <w:p w14:paraId="3338E400" w14:textId="25D2A5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0</w:t>
            </w:r>
          </w:p>
        </w:tc>
        <w:tc>
          <w:tcPr>
            <w:tcW w:w="1076" w:type="dxa"/>
            <w:tcPrChange w:id="1668" w:author="Daniel Noble" w:date="2020-09-17T12:34:00Z">
              <w:tcPr>
                <w:tcW w:w="971" w:type="dxa"/>
              </w:tcPr>
            </w:tcPrChange>
          </w:tcPr>
          <w:p w14:paraId="288FA958" w14:textId="60F41F1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-0.44, 0.45</w:t>
            </w:r>
          </w:p>
        </w:tc>
        <w:tc>
          <w:tcPr>
            <w:tcW w:w="1260" w:type="dxa"/>
            <w:tcPrChange w:id="1669" w:author="Daniel Noble" w:date="2020-09-17T12:34:00Z">
              <w:tcPr>
                <w:tcW w:w="1090" w:type="dxa"/>
              </w:tcPr>
            </w:tcPrChange>
          </w:tcPr>
          <w:p w14:paraId="2A606A8A" w14:textId="1986330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98</w:t>
            </w:r>
          </w:p>
        </w:tc>
        <w:tc>
          <w:tcPr>
            <w:tcW w:w="825" w:type="dxa"/>
            <w:tcPrChange w:id="1670" w:author="Daniel Noble" w:date="2020-09-17T12:34:00Z">
              <w:tcPr>
                <w:tcW w:w="840" w:type="dxa"/>
              </w:tcPr>
            </w:tcPrChange>
          </w:tcPr>
          <w:p w14:paraId="4FE3F43E" w14:textId="0C638F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7</w:t>
            </w:r>
          </w:p>
        </w:tc>
        <w:tc>
          <w:tcPr>
            <w:tcW w:w="1162" w:type="dxa"/>
            <w:tcPrChange w:id="1671" w:author="Daniel Noble" w:date="2020-09-17T12:34:00Z">
              <w:tcPr>
                <w:tcW w:w="1230" w:type="dxa"/>
              </w:tcPr>
            </w:tcPrChange>
          </w:tcPr>
          <w:p w14:paraId="771DCCA1" w14:textId="038DD36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0.12, 0.26</w:t>
            </w:r>
          </w:p>
        </w:tc>
        <w:tc>
          <w:tcPr>
            <w:tcW w:w="938" w:type="dxa"/>
            <w:tcPrChange w:id="1672" w:author="Daniel Noble" w:date="2020-09-17T12:34:00Z">
              <w:tcPr>
                <w:tcW w:w="970" w:type="dxa"/>
              </w:tcPr>
            </w:tcPrChange>
          </w:tcPr>
          <w:p w14:paraId="4D404216" w14:textId="393A7E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47</w:t>
            </w:r>
          </w:p>
        </w:tc>
        <w:tc>
          <w:tcPr>
            <w:tcW w:w="806" w:type="dxa"/>
            <w:tcPrChange w:id="1673" w:author="Daniel Noble" w:date="2020-09-17T12:34:00Z">
              <w:tcPr>
                <w:tcW w:w="833" w:type="dxa"/>
              </w:tcPr>
            </w:tcPrChange>
          </w:tcPr>
          <w:p w14:paraId="6C281063" w14:textId="34E365C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54</w:t>
            </w:r>
          </w:p>
        </w:tc>
        <w:tc>
          <w:tcPr>
            <w:tcW w:w="759" w:type="dxa"/>
            <w:tcPrChange w:id="1674" w:author="Daniel Noble" w:date="2020-09-17T12:34:00Z">
              <w:tcPr>
                <w:tcW w:w="760" w:type="dxa"/>
              </w:tcPr>
            </w:tcPrChange>
          </w:tcPr>
          <w:p w14:paraId="374F1E3D" w14:textId="2196908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Change w:id="1675" w:author="Daniel Noble" w:date="2020-09-17T12:34:00Z">
              <w:tcPr>
                <w:tcW w:w="770" w:type="dxa"/>
              </w:tcPr>
            </w:tcPrChange>
          </w:tcPr>
          <w:p w14:paraId="50CD785E" w14:textId="7A2A8B3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455AC755" w14:textId="758F8EF4" w:rsidTr="008F6BA5">
        <w:tc>
          <w:tcPr>
            <w:tcW w:w="1356" w:type="dxa"/>
            <w:tcPrChange w:id="1676" w:author="Daniel Noble" w:date="2020-09-17T12:34:00Z">
              <w:tcPr>
                <w:tcW w:w="1392" w:type="dxa"/>
              </w:tcPr>
            </w:tcPrChange>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1677" w:author="Daniel Noble" w:date="2020-09-17T12:34:00Z">
              <w:tcPr>
                <w:tcW w:w="1350" w:type="dxa"/>
              </w:tcPr>
            </w:tcPrChange>
          </w:tcPr>
          <w:p w14:paraId="3578AB8C" w14:textId="074CB4C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097037">
              <w:rPr>
                <w:rFonts w:ascii="Garamond" w:hAnsi="Garamond"/>
                <w:color w:val="000000" w:themeColor="text1"/>
                <w:sz w:val="18"/>
                <w:szCs w:val="18"/>
              </w:rPr>
              <w:t>9</w:t>
            </w:r>
          </w:p>
        </w:tc>
        <w:tc>
          <w:tcPr>
            <w:tcW w:w="1076" w:type="dxa"/>
            <w:tcPrChange w:id="1678" w:author="Daniel Noble" w:date="2020-09-17T12:34:00Z">
              <w:tcPr>
                <w:tcW w:w="971" w:type="dxa"/>
              </w:tcPr>
            </w:tcPrChange>
          </w:tcPr>
          <w:p w14:paraId="7159F4F8" w14:textId="715EB7D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0.38, 1.16</w:t>
            </w:r>
          </w:p>
        </w:tc>
        <w:tc>
          <w:tcPr>
            <w:tcW w:w="1260" w:type="dxa"/>
            <w:tcPrChange w:id="1679" w:author="Daniel Noble" w:date="2020-09-17T12:34:00Z">
              <w:tcPr>
                <w:tcW w:w="1090" w:type="dxa"/>
              </w:tcPr>
            </w:tcPrChange>
          </w:tcPr>
          <w:p w14:paraId="2317C981" w14:textId="44DD8E9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32</w:t>
            </w:r>
          </w:p>
        </w:tc>
        <w:tc>
          <w:tcPr>
            <w:tcW w:w="825" w:type="dxa"/>
            <w:tcPrChange w:id="1680" w:author="Daniel Noble" w:date="2020-09-17T12:34:00Z">
              <w:tcPr>
                <w:tcW w:w="840" w:type="dxa"/>
              </w:tcPr>
            </w:tcPrChange>
          </w:tcPr>
          <w:p w14:paraId="629A13A2" w14:textId="15EF9C3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097037">
              <w:rPr>
                <w:rFonts w:ascii="Garamond" w:hAnsi="Garamond"/>
                <w:color w:val="000000" w:themeColor="text1"/>
                <w:sz w:val="18"/>
                <w:szCs w:val="18"/>
              </w:rPr>
              <w:t>7</w:t>
            </w:r>
          </w:p>
        </w:tc>
        <w:tc>
          <w:tcPr>
            <w:tcW w:w="1162" w:type="dxa"/>
            <w:tcPrChange w:id="1681" w:author="Daniel Noble" w:date="2020-09-17T12:34:00Z">
              <w:tcPr>
                <w:tcW w:w="1230" w:type="dxa"/>
              </w:tcPr>
            </w:tcPrChange>
          </w:tcPr>
          <w:p w14:paraId="4BF0096A" w14:textId="460216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14, 0.68</w:t>
            </w:r>
          </w:p>
        </w:tc>
        <w:tc>
          <w:tcPr>
            <w:tcW w:w="938" w:type="dxa"/>
            <w:tcPrChange w:id="1682" w:author="Daniel Noble" w:date="2020-09-17T12:34:00Z">
              <w:tcPr>
                <w:tcW w:w="970" w:type="dxa"/>
              </w:tcPr>
            </w:tcPrChange>
          </w:tcPr>
          <w:p w14:paraId="52A5FFFF" w14:textId="189E685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20</w:t>
            </w:r>
          </w:p>
        </w:tc>
        <w:tc>
          <w:tcPr>
            <w:tcW w:w="806" w:type="dxa"/>
            <w:tcPrChange w:id="1683" w:author="Daniel Noble" w:date="2020-09-17T12:34:00Z">
              <w:tcPr>
                <w:tcW w:w="833" w:type="dxa"/>
              </w:tcPr>
            </w:tcPrChange>
          </w:tcPr>
          <w:p w14:paraId="01503E61" w14:textId="27E237DD"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c>
          <w:tcPr>
            <w:tcW w:w="759" w:type="dxa"/>
            <w:tcPrChange w:id="1684" w:author="Daniel Noble" w:date="2020-09-17T12:34:00Z">
              <w:tcPr>
                <w:tcW w:w="760" w:type="dxa"/>
              </w:tcPr>
            </w:tcPrChange>
          </w:tcPr>
          <w:p w14:paraId="6EDD1BD7" w14:textId="266591E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c>
          <w:tcPr>
            <w:tcW w:w="770" w:type="dxa"/>
            <w:tcPrChange w:id="1685" w:author="Daniel Noble" w:date="2020-09-17T12:34:00Z">
              <w:tcPr>
                <w:tcW w:w="770" w:type="dxa"/>
              </w:tcPr>
            </w:tcPrChange>
          </w:tcPr>
          <w:p w14:paraId="1F6C1A8F" w14:textId="0A22EC92"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35AB09E3"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3. </w:t>
      </w:r>
      <w:del w:id="1686" w:author="Daniel Noble" w:date="2020-09-16T10:22:00Z">
        <w:r w:rsidR="009F454C" w:rsidDel="004F70D7">
          <w:rPr>
            <w:rFonts w:ascii="Garamond" w:hAnsi="Garamond"/>
            <w:color w:val="000000" w:themeColor="text1"/>
          </w:rPr>
          <w:delText xml:space="preserve">Contrast </w:delText>
        </w:r>
        <w:r w:rsidRPr="007E3B63" w:rsidDel="004F70D7">
          <w:rPr>
            <w:rFonts w:ascii="Garamond" w:hAnsi="Garamond"/>
            <w:color w:val="000000" w:themeColor="text1"/>
          </w:rPr>
          <w:delText>model</w:delText>
        </w:r>
        <w:r w:rsidR="00706A1B" w:rsidRPr="007E3B63" w:rsidDel="004F70D7">
          <w:rPr>
            <w:rFonts w:ascii="Garamond" w:hAnsi="Garamond"/>
            <w:color w:val="000000" w:themeColor="text1"/>
          </w:rPr>
          <w:delText>s</w:delText>
        </w:r>
      </w:del>
      <w:ins w:id="1687" w:author="Daniel Noble" w:date="2020-09-16T10:22:00Z">
        <w:r w:rsidR="004F70D7">
          <w:rPr>
            <w:rFonts w:ascii="Garamond" w:hAnsi="Garamond"/>
            <w:color w:val="000000" w:themeColor="text1"/>
          </w:rPr>
          <w:t>Subset analyses</w:t>
        </w:r>
      </w:ins>
      <w:r w:rsidR="00706A1B" w:rsidRPr="007E3B63">
        <w:rPr>
          <w:rFonts w:ascii="Garamond" w:hAnsi="Garamond"/>
          <w:color w:val="000000" w:themeColor="text1"/>
        </w:rPr>
        <w:t xml:space="preserve"> with personality trait type and SSD </w:t>
      </w:r>
      <w:ins w:id="1688" w:author="Michael Jennions" w:date="2020-09-22T11:45:00Z">
        <w:r w:rsidR="007D35C2">
          <w:rPr>
            <w:rFonts w:ascii="Garamond" w:hAnsi="Garamond"/>
            <w:color w:val="000000" w:themeColor="text1"/>
          </w:rPr>
          <w:t xml:space="preserve">as </w:t>
        </w:r>
      </w:ins>
      <w:r w:rsidR="00706A1B" w:rsidRPr="007E3B63">
        <w:rPr>
          <w:rFonts w:ascii="Garamond" w:hAnsi="Garamond"/>
          <w:color w:val="000000" w:themeColor="text1"/>
        </w:rPr>
        <w:t>moderator terms</w:t>
      </w:r>
      <w:r w:rsidR="00A703C4">
        <w:rPr>
          <w:rFonts w:ascii="Garamond" w:hAnsi="Garamond"/>
          <w:color w:val="000000" w:themeColor="text1"/>
        </w:rPr>
        <w:t xml:space="preserve"> </w:t>
      </w:r>
      <w:r w:rsidR="00706A1B" w:rsidRPr="007E3B63">
        <w:rPr>
          <w:rFonts w:ascii="Garamond" w:hAnsi="Garamond"/>
          <w:color w:val="000000" w:themeColor="text1"/>
        </w:rPr>
        <w:t xml:space="preserve">for </w:t>
      </w:r>
      <w:r w:rsidR="009F454C">
        <w:rPr>
          <w:rFonts w:ascii="Garamond" w:hAnsi="Garamond"/>
          <w:color w:val="000000" w:themeColor="text1"/>
        </w:rPr>
        <w:t>four of the five</w:t>
      </w:r>
      <w:r w:rsidR="00706A1B" w:rsidRPr="007E3B63">
        <w:rPr>
          <w:rFonts w:ascii="Garamond" w:hAnsi="Garamond"/>
          <w:color w:val="000000" w:themeColor="text1"/>
        </w:rPr>
        <w:t xml:space="preserve"> taxonomic group</w:t>
      </w:r>
      <w:r w:rsidR="009F454C">
        <w:rPr>
          <w:rFonts w:ascii="Garamond" w:hAnsi="Garamond"/>
          <w:color w:val="000000" w:themeColor="text1"/>
        </w:rPr>
        <w:t>s</w:t>
      </w:r>
      <w:r w:rsidR="00706A1B" w:rsidRPr="007E3B63">
        <w:rPr>
          <w:rFonts w:ascii="Garamond" w:hAnsi="Garamond"/>
          <w:color w:val="000000" w:themeColor="text1"/>
        </w:rPr>
        <w:t xml:space="preserve">.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r w:rsidR="00E8181F">
        <w:rPr>
          <w:rFonts w:ascii="Garamond" w:hAnsi="Garamond"/>
          <w:color w:val="000000" w:themeColor="text1"/>
        </w:rPr>
        <w:t xml:space="preserve"> </w:t>
      </w:r>
      <w:r w:rsidR="00A703C4">
        <w:rPr>
          <w:rFonts w:ascii="Garamond" w:hAnsi="Garamond"/>
          <w:color w:val="000000" w:themeColor="text1"/>
        </w:rPr>
        <w:t xml:space="preserve">Separate models were run for each trait type with SSD as a moderator, </w:t>
      </w:r>
      <w:r w:rsidR="00351B51">
        <w:rPr>
          <w:rFonts w:ascii="Garamond" w:hAnsi="Garamond"/>
          <w:color w:val="000000" w:themeColor="text1"/>
        </w:rPr>
        <w:t>therefore</w:t>
      </w:r>
      <w:r w:rsidR="00A703C4">
        <w:rPr>
          <w:rFonts w:ascii="Garamond" w:hAnsi="Garamond"/>
          <w:color w:val="000000" w:themeColor="text1"/>
        </w:rPr>
        <w:t xml:space="preserve"> estimates show the </w:t>
      </w:r>
      <w:r w:rsidR="00351B51">
        <w:rPr>
          <w:rFonts w:ascii="Garamond" w:hAnsi="Garamond"/>
          <w:color w:val="000000" w:themeColor="text1"/>
        </w:rPr>
        <w:t xml:space="preserve">personality trait </w:t>
      </w:r>
      <w:r w:rsidR="00A703C4">
        <w:rPr>
          <w:rFonts w:ascii="Garamond" w:hAnsi="Garamond"/>
          <w:color w:val="000000" w:themeColor="text1"/>
        </w:rPr>
        <w:t xml:space="preserve">mean when </w:t>
      </w:r>
      <w:r w:rsidR="008F0B3A">
        <w:rPr>
          <w:rFonts w:ascii="Garamond" w:hAnsi="Garamond"/>
          <w:color w:val="000000" w:themeColor="text1"/>
        </w:rPr>
        <w:t>males and females</w:t>
      </w:r>
      <w:r w:rsidR="00A703C4">
        <w:rPr>
          <w:rFonts w:ascii="Garamond" w:hAnsi="Garamond"/>
          <w:color w:val="000000" w:themeColor="text1"/>
        </w:rPr>
        <w:t xml:space="preserve"> are the same size</w:t>
      </w:r>
      <w:r w:rsidR="00351B51">
        <w:rPr>
          <w:rFonts w:ascii="Garamond" w:hAnsi="Garamond"/>
          <w:color w:val="000000" w:themeColor="text1"/>
        </w:rPr>
        <w:t>, and when males are larger than females</w:t>
      </w:r>
      <w:r w:rsidR="00A703C4">
        <w:rPr>
          <w:rFonts w:ascii="Garamond" w:hAnsi="Garamond"/>
          <w:color w:val="000000" w:themeColor="text1"/>
        </w:rPr>
        <w:t xml:space="preserve">. </w:t>
      </w:r>
      <w:commentRangeStart w:id="1689"/>
      <w:r w:rsidR="00E8181F">
        <w:rPr>
          <w:rFonts w:ascii="Garamond" w:hAnsi="Garamond"/>
          <w:color w:val="000000" w:themeColor="text1"/>
        </w:rPr>
        <w:t xml:space="preserve">Only </w:t>
      </w:r>
      <w:commentRangeStart w:id="1690"/>
      <w:r w:rsidR="0052576E">
        <w:rPr>
          <w:rFonts w:ascii="Garamond" w:hAnsi="Garamond"/>
          <w:color w:val="000000" w:themeColor="text1"/>
        </w:rPr>
        <w:t>interactions</w:t>
      </w:r>
      <w:commentRangeEnd w:id="1690"/>
      <w:r w:rsidR="0052576E">
        <w:rPr>
          <w:rStyle w:val="CommentReference"/>
        </w:rPr>
        <w:commentReference w:id="1690"/>
      </w:r>
      <w:r w:rsidR="00E8181F">
        <w:rPr>
          <w:rFonts w:ascii="Garamond" w:hAnsi="Garamond"/>
          <w:color w:val="000000" w:themeColor="text1"/>
        </w:rPr>
        <w:t xml:space="preserve"> with 10 or more species for each personality type were </w:t>
      </w:r>
      <w:commentRangeStart w:id="1691"/>
      <w:r w:rsidR="00E8181F">
        <w:rPr>
          <w:rFonts w:ascii="Garamond" w:hAnsi="Garamond"/>
          <w:color w:val="000000" w:themeColor="text1"/>
        </w:rPr>
        <w:t>estimated</w:t>
      </w:r>
      <w:commentRangeEnd w:id="1691"/>
      <w:r w:rsidR="00A367B2">
        <w:rPr>
          <w:rStyle w:val="CommentReference"/>
        </w:rPr>
        <w:commentReference w:id="1691"/>
      </w:r>
      <w:ins w:id="1692" w:author="Daniel Noble" w:date="2020-09-05T14:28:00Z">
        <w:r w:rsidR="00E8181F">
          <w:rPr>
            <w:rFonts w:ascii="Garamond" w:hAnsi="Garamond"/>
            <w:color w:val="000000" w:themeColor="text1"/>
          </w:rPr>
          <w:t>.</w:t>
        </w:r>
      </w:ins>
      <w:commentRangeEnd w:id="1689"/>
      <w:r w:rsidR="007D35C2">
        <w:rPr>
          <w:rStyle w:val="CommentReference"/>
        </w:rPr>
        <w:commentReference w:id="1689"/>
      </w:r>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lnCVR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lnCVR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lnCVR</w:t>
            </w:r>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BB3C50" w:rsidRDefault="009435E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Activity</w:t>
            </w:r>
          </w:p>
        </w:tc>
        <w:tc>
          <w:tcPr>
            <w:tcW w:w="638" w:type="dxa"/>
          </w:tcPr>
          <w:p w14:paraId="54740A07" w14:textId="586661CA"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44</w:t>
            </w:r>
          </w:p>
        </w:tc>
        <w:tc>
          <w:tcPr>
            <w:tcW w:w="1110" w:type="dxa"/>
          </w:tcPr>
          <w:p w14:paraId="02B1823E" w14:textId="119D4C0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Pr>
                <w:rFonts w:ascii="Garamond" w:hAnsi="Garamond"/>
                <w:bCs/>
                <w:color w:val="000000" w:themeColor="text1"/>
                <w:sz w:val="18"/>
                <w:szCs w:val="18"/>
              </w:rPr>
              <w:t>1.74</w:t>
            </w:r>
            <w:r w:rsidRPr="00BB3C50">
              <w:rPr>
                <w:rFonts w:ascii="Garamond" w:hAnsi="Garamond"/>
                <w:bCs/>
                <w:color w:val="000000" w:themeColor="text1"/>
                <w:sz w:val="18"/>
                <w:szCs w:val="18"/>
              </w:rPr>
              <w:t xml:space="preserve">, </w:t>
            </w:r>
            <w:r w:rsidR="00BB3C50">
              <w:rPr>
                <w:rFonts w:ascii="Garamond" w:hAnsi="Garamond"/>
                <w:bCs/>
                <w:color w:val="000000" w:themeColor="text1"/>
                <w:sz w:val="18"/>
                <w:szCs w:val="18"/>
              </w:rPr>
              <w:t>2.62</w:t>
            </w:r>
          </w:p>
        </w:tc>
        <w:tc>
          <w:tcPr>
            <w:tcW w:w="883" w:type="dxa"/>
          </w:tcPr>
          <w:p w14:paraId="6EDE33E0" w14:textId="3266F26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69</w:t>
            </w:r>
          </w:p>
        </w:tc>
        <w:tc>
          <w:tcPr>
            <w:tcW w:w="992" w:type="dxa"/>
          </w:tcPr>
          <w:p w14:paraId="5D7910C9" w14:textId="6399990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5</w:t>
            </w:r>
          </w:p>
        </w:tc>
        <w:tc>
          <w:tcPr>
            <w:tcW w:w="1276" w:type="dxa"/>
          </w:tcPr>
          <w:p w14:paraId="0885DBE5" w14:textId="2432E0F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15</w:t>
            </w:r>
            <w:r w:rsidRPr="007E3B63">
              <w:rPr>
                <w:rFonts w:ascii="Garamond" w:hAnsi="Garamond"/>
                <w:color w:val="000000" w:themeColor="text1"/>
                <w:sz w:val="18"/>
                <w:szCs w:val="18"/>
              </w:rPr>
              <w:t>, 0.</w:t>
            </w:r>
            <w:r w:rsidR="00BB3C50">
              <w:rPr>
                <w:rFonts w:ascii="Garamond" w:hAnsi="Garamond"/>
                <w:color w:val="000000" w:themeColor="text1"/>
                <w:sz w:val="18"/>
                <w:szCs w:val="18"/>
              </w:rPr>
              <w:t>25</w:t>
            </w:r>
          </w:p>
        </w:tc>
        <w:tc>
          <w:tcPr>
            <w:tcW w:w="992" w:type="dxa"/>
          </w:tcPr>
          <w:p w14:paraId="125190C0" w14:textId="7C7171F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w:t>
            </w:r>
            <w:r w:rsidR="00BB3C50">
              <w:rPr>
                <w:rFonts w:ascii="Garamond" w:hAnsi="Garamond"/>
                <w:color w:val="000000" w:themeColor="text1"/>
                <w:sz w:val="18"/>
                <w:szCs w:val="18"/>
              </w:rPr>
              <w:t>0</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BB3C50" w:rsidRPr="007E3B63" w14:paraId="7BFCAB2D" w14:textId="77777777" w:rsidTr="009435E0">
        <w:trPr>
          <w:trHeight w:val="115"/>
        </w:trPr>
        <w:tc>
          <w:tcPr>
            <w:tcW w:w="1759" w:type="dxa"/>
          </w:tcPr>
          <w:p w14:paraId="3CE7F264" w14:textId="52C3A8A4" w:rsidR="00BB3C50" w:rsidRPr="00BB3C50" w:rsidRDefault="00BB3C50" w:rsidP="009435E0">
            <w:pPr>
              <w:spacing w:line="276" w:lineRule="auto"/>
              <w:rPr>
                <w:rFonts w:ascii="Garamond" w:hAnsi="Garamond"/>
                <w:b/>
                <w:bCs/>
                <w:color w:val="000000" w:themeColor="text1"/>
                <w:sz w:val="18"/>
                <w:szCs w:val="18"/>
              </w:rPr>
            </w:pPr>
            <w:r>
              <w:rPr>
                <w:rFonts w:ascii="Garamond" w:hAnsi="Garamond"/>
                <w:b/>
                <w:bCs/>
                <w:color w:val="000000" w:themeColor="text1"/>
                <w:sz w:val="18"/>
                <w:szCs w:val="18"/>
              </w:rPr>
              <w:t xml:space="preserve">  </w:t>
            </w:r>
            <w:r w:rsidRPr="00BB3C50">
              <w:rPr>
                <w:rFonts w:ascii="Garamond" w:hAnsi="Garamond"/>
                <w:b/>
                <w:bCs/>
                <w:color w:val="000000" w:themeColor="text1"/>
                <w:sz w:val="18"/>
                <w:szCs w:val="18"/>
              </w:rPr>
              <w:t>SSD</w:t>
            </w:r>
          </w:p>
        </w:tc>
        <w:tc>
          <w:tcPr>
            <w:tcW w:w="638" w:type="dxa"/>
          </w:tcPr>
          <w:p w14:paraId="294AC1AB" w14:textId="2C4F3086"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-2.16</w:t>
            </w:r>
          </w:p>
        </w:tc>
        <w:tc>
          <w:tcPr>
            <w:tcW w:w="1110" w:type="dxa"/>
          </w:tcPr>
          <w:p w14:paraId="33F480B5" w14:textId="167BAFC1"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-3.99, -0.32</w:t>
            </w:r>
          </w:p>
        </w:tc>
        <w:tc>
          <w:tcPr>
            <w:tcW w:w="883" w:type="dxa"/>
          </w:tcPr>
          <w:p w14:paraId="45FA7373" w14:textId="2CAF9364"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0.02</w:t>
            </w:r>
          </w:p>
        </w:tc>
        <w:tc>
          <w:tcPr>
            <w:tcW w:w="992" w:type="dxa"/>
          </w:tcPr>
          <w:p w14:paraId="342BD87F" w14:textId="4232502F"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111D5230" w14:textId="7425881E"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-0.56, 0.81</w:t>
            </w:r>
          </w:p>
        </w:tc>
        <w:tc>
          <w:tcPr>
            <w:tcW w:w="992" w:type="dxa"/>
          </w:tcPr>
          <w:p w14:paraId="2CE6AAF2" w14:textId="672631B2"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0.72</w:t>
            </w:r>
          </w:p>
        </w:tc>
        <w:tc>
          <w:tcPr>
            <w:tcW w:w="850" w:type="dxa"/>
          </w:tcPr>
          <w:p w14:paraId="2838BF89"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418B866"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366DB6C"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158D6FBC"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w:t>
            </w:r>
          </w:p>
        </w:tc>
        <w:tc>
          <w:tcPr>
            <w:tcW w:w="1110" w:type="dxa"/>
          </w:tcPr>
          <w:p w14:paraId="504FB795" w14:textId="093C611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1.29</w:t>
            </w:r>
            <w:r w:rsidRPr="007E3B63">
              <w:rPr>
                <w:rFonts w:ascii="Garamond" w:hAnsi="Garamond"/>
                <w:color w:val="000000" w:themeColor="text1"/>
                <w:sz w:val="18"/>
                <w:szCs w:val="18"/>
              </w:rPr>
              <w:t xml:space="preserve">, </w:t>
            </w:r>
            <w:r w:rsidR="00BB3C50">
              <w:rPr>
                <w:rFonts w:ascii="Garamond" w:hAnsi="Garamond"/>
                <w:color w:val="000000" w:themeColor="text1"/>
                <w:sz w:val="18"/>
                <w:szCs w:val="18"/>
              </w:rPr>
              <w:t>1.10</w:t>
            </w:r>
          </w:p>
        </w:tc>
        <w:tc>
          <w:tcPr>
            <w:tcW w:w="883" w:type="dxa"/>
          </w:tcPr>
          <w:p w14:paraId="1D42A8AC" w14:textId="76558F30"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0.88</w:t>
            </w:r>
          </w:p>
        </w:tc>
        <w:tc>
          <w:tcPr>
            <w:tcW w:w="992" w:type="dxa"/>
          </w:tcPr>
          <w:p w14:paraId="214D8449" w14:textId="2D5F668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276" w:type="dxa"/>
          </w:tcPr>
          <w:p w14:paraId="35D8A808" w14:textId="5B56E73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0.21, 0.39</w:t>
            </w:r>
          </w:p>
        </w:tc>
        <w:tc>
          <w:tcPr>
            <w:tcW w:w="992" w:type="dxa"/>
          </w:tcPr>
          <w:p w14:paraId="53B307A2" w14:textId="3751B4C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56</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BB3C50" w:rsidRPr="007E3B63" w14:paraId="636F4BC0" w14:textId="77777777" w:rsidTr="009435E0">
        <w:trPr>
          <w:trHeight w:val="126"/>
        </w:trPr>
        <w:tc>
          <w:tcPr>
            <w:tcW w:w="1759" w:type="dxa"/>
          </w:tcPr>
          <w:p w14:paraId="0A53993A" w14:textId="487990D6" w:rsidR="00BB3C50" w:rsidRPr="000C2EC7" w:rsidRDefault="00BB3C50" w:rsidP="009435E0">
            <w:pPr>
              <w:spacing w:line="276" w:lineRule="auto"/>
              <w:rPr>
                <w:rFonts w:ascii="Garamond" w:hAnsi="Garamond"/>
                <w:b/>
                <w:bCs/>
                <w:color w:val="000000" w:themeColor="text1"/>
                <w:sz w:val="18"/>
                <w:szCs w:val="18"/>
              </w:rPr>
            </w:pPr>
            <w:r w:rsidRPr="000C2EC7">
              <w:rPr>
                <w:rFonts w:ascii="Garamond" w:hAnsi="Garamond"/>
                <w:b/>
                <w:bCs/>
                <w:color w:val="000000" w:themeColor="text1"/>
                <w:sz w:val="18"/>
                <w:szCs w:val="18"/>
              </w:rPr>
              <w:t xml:space="preserve">  SSD</w:t>
            </w:r>
          </w:p>
        </w:tc>
        <w:tc>
          <w:tcPr>
            <w:tcW w:w="638" w:type="dxa"/>
          </w:tcPr>
          <w:p w14:paraId="4429FBA5" w14:textId="61AAE944"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1.36</w:t>
            </w:r>
          </w:p>
        </w:tc>
        <w:tc>
          <w:tcPr>
            <w:tcW w:w="1110" w:type="dxa"/>
          </w:tcPr>
          <w:p w14:paraId="19A7BDEA" w14:textId="1BF8AF4D"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-0.01, 2.73</w:t>
            </w:r>
          </w:p>
        </w:tc>
        <w:tc>
          <w:tcPr>
            <w:tcW w:w="883" w:type="dxa"/>
          </w:tcPr>
          <w:p w14:paraId="532D6CBC" w14:textId="6EC9FA28"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0.05</w:t>
            </w:r>
          </w:p>
        </w:tc>
        <w:tc>
          <w:tcPr>
            <w:tcW w:w="992" w:type="dxa"/>
          </w:tcPr>
          <w:p w14:paraId="10B14104" w14:textId="6F84D5B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-0.05</w:t>
            </w:r>
          </w:p>
        </w:tc>
        <w:tc>
          <w:tcPr>
            <w:tcW w:w="1276" w:type="dxa"/>
          </w:tcPr>
          <w:p w14:paraId="7B17EC53" w14:textId="73C68FC6"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-1.43, 1.33</w:t>
            </w:r>
          </w:p>
        </w:tc>
        <w:tc>
          <w:tcPr>
            <w:tcW w:w="992" w:type="dxa"/>
          </w:tcPr>
          <w:p w14:paraId="5FD21CFE" w14:textId="53BB30DC"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0.94</w:t>
            </w:r>
          </w:p>
        </w:tc>
        <w:tc>
          <w:tcPr>
            <w:tcW w:w="850" w:type="dxa"/>
          </w:tcPr>
          <w:p w14:paraId="1AAF2B65"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4D20837A"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7360CB97"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0A114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110" w:type="dxa"/>
          </w:tcPr>
          <w:p w14:paraId="21D09CAF" w14:textId="4616555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9</w:t>
            </w:r>
            <w:r w:rsidRPr="007E3B63">
              <w:rPr>
                <w:rFonts w:ascii="Garamond" w:hAnsi="Garamond"/>
                <w:color w:val="000000" w:themeColor="text1"/>
                <w:sz w:val="18"/>
                <w:szCs w:val="18"/>
              </w:rPr>
              <w:t>, 0.</w:t>
            </w:r>
            <w:r w:rsidR="00BB3C50">
              <w:rPr>
                <w:rFonts w:ascii="Garamond" w:hAnsi="Garamond"/>
                <w:color w:val="000000" w:themeColor="text1"/>
                <w:sz w:val="18"/>
                <w:szCs w:val="18"/>
              </w:rPr>
              <w:t>27</w:t>
            </w:r>
          </w:p>
        </w:tc>
        <w:tc>
          <w:tcPr>
            <w:tcW w:w="883" w:type="dxa"/>
          </w:tcPr>
          <w:p w14:paraId="5B17A1AA" w14:textId="1F3476A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34</w:t>
            </w:r>
          </w:p>
        </w:tc>
        <w:tc>
          <w:tcPr>
            <w:tcW w:w="992" w:type="dxa"/>
          </w:tcPr>
          <w:p w14:paraId="34A1EA86" w14:textId="51D257A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07</w:t>
            </w:r>
          </w:p>
        </w:tc>
        <w:tc>
          <w:tcPr>
            <w:tcW w:w="1276" w:type="dxa"/>
          </w:tcPr>
          <w:p w14:paraId="42AEE282" w14:textId="60CE042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03</w:t>
            </w:r>
            <w:r w:rsidRPr="007E3B63">
              <w:rPr>
                <w:rFonts w:ascii="Garamond" w:hAnsi="Garamond"/>
                <w:color w:val="000000" w:themeColor="text1"/>
                <w:sz w:val="18"/>
                <w:szCs w:val="18"/>
              </w:rPr>
              <w:t>, 0.</w:t>
            </w:r>
            <w:r w:rsidR="00BB3C50">
              <w:rPr>
                <w:rFonts w:ascii="Garamond" w:hAnsi="Garamond"/>
                <w:color w:val="000000" w:themeColor="text1"/>
                <w:sz w:val="18"/>
                <w:szCs w:val="18"/>
              </w:rPr>
              <w:t>16</w:t>
            </w:r>
          </w:p>
        </w:tc>
        <w:tc>
          <w:tcPr>
            <w:tcW w:w="992" w:type="dxa"/>
          </w:tcPr>
          <w:p w14:paraId="4A34682C" w14:textId="13E98DA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16</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BB3C50" w:rsidRPr="007E3B63" w14:paraId="0326A2F5" w14:textId="77777777" w:rsidTr="009435E0">
        <w:trPr>
          <w:trHeight w:val="126"/>
        </w:trPr>
        <w:tc>
          <w:tcPr>
            <w:tcW w:w="1759" w:type="dxa"/>
          </w:tcPr>
          <w:p w14:paraId="7ECCC1D5" w14:textId="1F47A009" w:rsidR="00BB3C50" w:rsidRPr="007E3B63" w:rsidRDefault="00BB3C50"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103511A7" w14:textId="0D3B5C9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5EF2DE27" w14:textId="1F141083"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-0.50, 0.17</w:t>
            </w:r>
          </w:p>
        </w:tc>
        <w:tc>
          <w:tcPr>
            <w:tcW w:w="883" w:type="dxa"/>
          </w:tcPr>
          <w:p w14:paraId="264157A2" w14:textId="01449EC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0.34</w:t>
            </w:r>
          </w:p>
        </w:tc>
        <w:tc>
          <w:tcPr>
            <w:tcW w:w="992" w:type="dxa"/>
          </w:tcPr>
          <w:p w14:paraId="33CBB70C" w14:textId="758BE441"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p>
        </w:tc>
        <w:tc>
          <w:tcPr>
            <w:tcW w:w="1276" w:type="dxa"/>
          </w:tcPr>
          <w:p w14:paraId="293A0EFE" w14:textId="2CCBBE04"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-0.09, 0.25</w:t>
            </w:r>
          </w:p>
        </w:tc>
        <w:tc>
          <w:tcPr>
            <w:tcW w:w="992" w:type="dxa"/>
          </w:tcPr>
          <w:p w14:paraId="335DF2A0" w14:textId="33E48EF9"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0.35</w:t>
            </w:r>
          </w:p>
        </w:tc>
        <w:tc>
          <w:tcPr>
            <w:tcW w:w="850" w:type="dxa"/>
          </w:tcPr>
          <w:p w14:paraId="3631C17D"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DD89853"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9587FAB"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32879601"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1110" w:type="dxa"/>
          </w:tcPr>
          <w:p w14:paraId="6667239D" w14:textId="0FF58FF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18</w:t>
            </w:r>
            <w:r w:rsidRPr="007E3B63">
              <w:rPr>
                <w:rFonts w:ascii="Garamond" w:hAnsi="Garamond"/>
                <w:color w:val="000000" w:themeColor="text1"/>
                <w:sz w:val="18"/>
                <w:szCs w:val="18"/>
              </w:rPr>
              <w:t>, 0.</w:t>
            </w:r>
            <w:r w:rsidR="00BB3C50">
              <w:rPr>
                <w:rFonts w:ascii="Garamond" w:hAnsi="Garamond"/>
                <w:color w:val="000000" w:themeColor="text1"/>
                <w:sz w:val="18"/>
                <w:szCs w:val="18"/>
              </w:rPr>
              <w:t>18</w:t>
            </w:r>
          </w:p>
        </w:tc>
        <w:tc>
          <w:tcPr>
            <w:tcW w:w="883" w:type="dxa"/>
          </w:tcPr>
          <w:p w14:paraId="1DCE3480" w14:textId="68E22AD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99</w:t>
            </w:r>
          </w:p>
        </w:tc>
        <w:tc>
          <w:tcPr>
            <w:tcW w:w="992" w:type="dxa"/>
          </w:tcPr>
          <w:p w14:paraId="0AC0CCA6" w14:textId="15C6A1E0"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276" w:type="dxa"/>
          </w:tcPr>
          <w:p w14:paraId="2177ADFC" w14:textId="7872EDCF"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-0.36, 0.24</w:t>
            </w:r>
          </w:p>
        </w:tc>
        <w:tc>
          <w:tcPr>
            <w:tcW w:w="992" w:type="dxa"/>
          </w:tcPr>
          <w:p w14:paraId="075A6070" w14:textId="59CB810A"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0.69</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570C1A2D" w:rsidR="009435E0" w:rsidRPr="00BB3C50" w:rsidRDefault="00BB3C5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 xml:space="preserve">  </w:t>
            </w:r>
            <w:r w:rsidR="009435E0" w:rsidRPr="00BB3C50">
              <w:rPr>
                <w:rFonts w:ascii="Garamond" w:hAnsi="Garamond"/>
                <w:bCs/>
                <w:color w:val="000000" w:themeColor="text1"/>
                <w:sz w:val="18"/>
                <w:szCs w:val="18"/>
              </w:rPr>
              <w:t>SSD</w:t>
            </w:r>
          </w:p>
        </w:tc>
        <w:tc>
          <w:tcPr>
            <w:tcW w:w="638" w:type="dxa"/>
          </w:tcPr>
          <w:p w14:paraId="58CE848C" w14:textId="397A551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-0.05</w:t>
            </w:r>
          </w:p>
        </w:tc>
        <w:tc>
          <w:tcPr>
            <w:tcW w:w="1110" w:type="dxa"/>
          </w:tcPr>
          <w:p w14:paraId="05BFD644" w14:textId="0ADFBFF5"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sidRPr="00BB3C50">
              <w:rPr>
                <w:rFonts w:ascii="Garamond" w:hAnsi="Garamond"/>
                <w:bCs/>
                <w:color w:val="000000" w:themeColor="text1"/>
                <w:sz w:val="18"/>
                <w:szCs w:val="18"/>
              </w:rPr>
              <w:t>0.60</w:t>
            </w:r>
            <w:r w:rsidRPr="00BB3C50">
              <w:rPr>
                <w:rFonts w:ascii="Garamond" w:hAnsi="Garamond"/>
                <w:bCs/>
                <w:color w:val="000000" w:themeColor="text1"/>
                <w:sz w:val="18"/>
                <w:szCs w:val="18"/>
              </w:rPr>
              <w:t xml:space="preserve">, </w:t>
            </w:r>
            <w:r w:rsidR="00BB3C50" w:rsidRPr="00BB3C50">
              <w:rPr>
                <w:rFonts w:ascii="Garamond" w:hAnsi="Garamond"/>
                <w:bCs/>
                <w:color w:val="000000" w:themeColor="text1"/>
                <w:sz w:val="18"/>
                <w:szCs w:val="18"/>
              </w:rPr>
              <w:t>0.50</w:t>
            </w:r>
          </w:p>
        </w:tc>
        <w:tc>
          <w:tcPr>
            <w:tcW w:w="883" w:type="dxa"/>
          </w:tcPr>
          <w:p w14:paraId="2B8B954B" w14:textId="2D83D2F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0.85</w:t>
            </w:r>
          </w:p>
        </w:tc>
        <w:tc>
          <w:tcPr>
            <w:tcW w:w="992" w:type="dxa"/>
          </w:tcPr>
          <w:p w14:paraId="24EB26A1" w14:textId="65D4047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9901B1">
              <w:rPr>
                <w:rFonts w:ascii="Garamond" w:hAnsi="Garamond"/>
                <w:color w:val="000000" w:themeColor="text1"/>
                <w:sz w:val="18"/>
                <w:szCs w:val="18"/>
              </w:rPr>
              <w:t>13</w:t>
            </w:r>
          </w:p>
        </w:tc>
        <w:tc>
          <w:tcPr>
            <w:tcW w:w="1276" w:type="dxa"/>
          </w:tcPr>
          <w:p w14:paraId="6C35B3CB" w14:textId="1CC76C4C"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-0.37, 0.64</w:t>
            </w:r>
          </w:p>
        </w:tc>
        <w:tc>
          <w:tcPr>
            <w:tcW w:w="992" w:type="dxa"/>
          </w:tcPr>
          <w:p w14:paraId="633F739F" w14:textId="38E7A042"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0.61</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6A180C2" w14:textId="77777777" w:rsidTr="009435E0">
        <w:trPr>
          <w:trHeight w:val="115"/>
        </w:trPr>
        <w:tc>
          <w:tcPr>
            <w:tcW w:w="7650" w:type="dxa"/>
            <w:gridSpan w:val="7"/>
          </w:tcPr>
          <w:p w14:paraId="6A9DC1EA" w14:textId="77777777" w:rsidR="00A56773" w:rsidRPr="00BB3C50" w:rsidRDefault="00A56773" w:rsidP="009435E0">
            <w:pPr>
              <w:spacing w:line="276" w:lineRule="auto"/>
              <w:rPr>
                <w:rFonts w:ascii="Garamond" w:hAnsi="Garamond"/>
                <w:b/>
                <w:iCs/>
                <w:color w:val="000000" w:themeColor="text1"/>
                <w:sz w:val="18"/>
                <w:szCs w:val="18"/>
              </w:rPr>
            </w:pPr>
          </w:p>
        </w:tc>
        <w:tc>
          <w:tcPr>
            <w:tcW w:w="850" w:type="dxa"/>
          </w:tcPr>
          <w:p w14:paraId="412515DC" w14:textId="77777777" w:rsidR="00A56773" w:rsidRPr="007E3B63" w:rsidRDefault="00A56773" w:rsidP="009435E0">
            <w:pPr>
              <w:spacing w:line="276" w:lineRule="auto"/>
              <w:rPr>
                <w:rFonts w:ascii="Garamond" w:hAnsi="Garamond"/>
                <w:i/>
                <w:color w:val="000000" w:themeColor="text1"/>
                <w:sz w:val="18"/>
                <w:szCs w:val="18"/>
              </w:rPr>
            </w:pPr>
          </w:p>
        </w:tc>
        <w:tc>
          <w:tcPr>
            <w:tcW w:w="1134" w:type="dxa"/>
          </w:tcPr>
          <w:p w14:paraId="46C46952" w14:textId="77777777" w:rsidR="00A56773" w:rsidRPr="007E3B63" w:rsidRDefault="00A56773" w:rsidP="009435E0">
            <w:pPr>
              <w:spacing w:line="276" w:lineRule="auto"/>
              <w:rPr>
                <w:rFonts w:ascii="Garamond" w:hAnsi="Garamond"/>
                <w:i/>
                <w:color w:val="000000" w:themeColor="text1"/>
                <w:sz w:val="18"/>
                <w:szCs w:val="18"/>
              </w:rPr>
            </w:pPr>
          </w:p>
        </w:tc>
        <w:tc>
          <w:tcPr>
            <w:tcW w:w="851" w:type="dxa"/>
          </w:tcPr>
          <w:p w14:paraId="780944CE" w14:textId="77777777" w:rsidR="00A56773" w:rsidRPr="007E3B63" w:rsidRDefault="00A56773" w:rsidP="009435E0">
            <w:pPr>
              <w:spacing w:line="276" w:lineRule="auto"/>
              <w:rPr>
                <w:rFonts w:ascii="Garamond" w:hAnsi="Garamond"/>
                <w:i/>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562045E" w:rsidR="009435E0" w:rsidRPr="007E3B63" w:rsidRDefault="009435E0" w:rsidP="009435E0">
            <w:pPr>
              <w:spacing w:line="276" w:lineRule="auto"/>
              <w:rPr>
                <w:rFonts w:ascii="Garamond" w:hAnsi="Garamond"/>
                <w:color w:val="000000" w:themeColor="text1"/>
                <w:sz w:val="18"/>
                <w:szCs w:val="18"/>
              </w:rPr>
            </w:pPr>
            <w:r w:rsidRPr="00A703C4">
              <w:rPr>
                <w:rFonts w:ascii="Garamond" w:hAnsi="Garamond"/>
                <w:color w:val="000000" w:themeColor="text1"/>
                <w:sz w:val="18"/>
                <w:szCs w:val="18"/>
              </w:rPr>
              <w:t>Boldness</w:t>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60C2408C"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5A143BA" w14:textId="77777777" w:rsidTr="009435E0">
        <w:trPr>
          <w:trHeight w:val="115"/>
        </w:trPr>
        <w:tc>
          <w:tcPr>
            <w:tcW w:w="1759" w:type="dxa"/>
          </w:tcPr>
          <w:p w14:paraId="43790877"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15468371"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4D2D4118"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C2714A7"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625029D3"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386177B8"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0E3A8F2F"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7793C088"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7A4E2607"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2315C7DE"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83370" w:rsidRDefault="009435E0" w:rsidP="009435E0">
            <w:pPr>
              <w:spacing w:line="276" w:lineRule="auto"/>
              <w:rPr>
                <w:rFonts w:ascii="Garamond" w:hAnsi="Garamond"/>
                <w:b/>
                <w:bCs/>
                <w:color w:val="000000" w:themeColor="text1"/>
                <w:sz w:val="18"/>
                <w:szCs w:val="18"/>
              </w:rPr>
            </w:pPr>
            <w:r w:rsidRPr="00783370">
              <w:rPr>
                <w:rFonts w:ascii="Garamond" w:hAnsi="Garamond"/>
                <w:b/>
                <w:bCs/>
                <w:color w:val="000000" w:themeColor="text1"/>
                <w:sz w:val="18"/>
                <w:szCs w:val="18"/>
              </w:rPr>
              <w:t>Aggression</w:t>
            </w:r>
          </w:p>
        </w:tc>
        <w:tc>
          <w:tcPr>
            <w:tcW w:w="638" w:type="dxa"/>
          </w:tcPr>
          <w:p w14:paraId="28DEF63E" w14:textId="4D2C830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0C997301" w14:textId="7D6CEEDA"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-0.96, 0.63</w:t>
            </w:r>
          </w:p>
        </w:tc>
        <w:tc>
          <w:tcPr>
            <w:tcW w:w="883" w:type="dxa"/>
          </w:tcPr>
          <w:p w14:paraId="75DDB5F7" w14:textId="59AFB7A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0.68</w:t>
            </w:r>
          </w:p>
        </w:tc>
        <w:tc>
          <w:tcPr>
            <w:tcW w:w="992" w:type="dxa"/>
          </w:tcPr>
          <w:p w14:paraId="559AC54E" w14:textId="6D08D230"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-0.1</w:t>
            </w:r>
            <w:r w:rsidR="00783370" w:rsidRPr="00783370">
              <w:rPr>
                <w:rFonts w:ascii="Garamond" w:hAnsi="Garamond"/>
                <w:b/>
                <w:bCs/>
                <w:color w:val="000000" w:themeColor="text1"/>
                <w:sz w:val="18"/>
                <w:szCs w:val="18"/>
              </w:rPr>
              <w:t>2</w:t>
            </w:r>
          </w:p>
        </w:tc>
        <w:tc>
          <w:tcPr>
            <w:tcW w:w="1276" w:type="dxa"/>
          </w:tcPr>
          <w:p w14:paraId="2D9035DA" w14:textId="0CAF96E9"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w:t>
            </w:r>
            <w:r w:rsidR="00783370" w:rsidRPr="00783370">
              <w:rPr>
                <w:rFonts w:ascii="Garamond" w:hAnsi="Garamond"/>
                <w:b/>
                <w:bCs/>
                <w:color w:val="000000" w:themeColor="text1"/>
                <w:sz w:val="18"/>
                <w:szCs w:val="18"/>
              </w:rPr>
              <w:t>23</w:t>
            </w:r>
            <w:r w:rsidRPr="00783370">
              <w:rPr>
                <w:rFonts w:ascii="Garamond" w:hAnsi="Garamond"/>
                <w:b/>
                <w:bCs/>
                <w:color w:val="000000" w:themeColor="text1"/>
                <w:sz w:val="18"/>
                <w:szCs w:val="18"/>
              </w:rPr>
              <w:t xml:space="preserve">, </w:t>
            </w:r>
            <w:r w:rsidR="00783370" w:rsidRPr="00783370">
              <w:rPr>
                <w:rFonts w:ascii="Garamond" w:hAnsi="Garamond"/>
                <w:b/>
                <w:bCs/>
                <w:color w:val="000000" w:themeColor="text1"/>
                <w:sz w:val="18"/>
                <w:szCs w:val="18"/>
              </w:rPr>
              <w:t>0.00</w:t>
            </w:r>
          </w:p>
        </w:tc>
        <w:tc>
          <w:tcPr>
            <w:tcW w:w="992" w:type="dxa"/>
          </w:tcPr>
          <w:p w14:paraId="106EB0FC" w14:textId="16E8B10A" w:rsidR="009435E0" w:rsidRPr="00783370" w:rsidRDefault="0078337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0.05</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125248" w:rsidRPr="007E3B63" w14:paraId="6B58BF05" w14:textId="77777777" w:rsidTr="009435E0">
        <w:trPr>
          <w:trHeight w:val="126"/>
        </w:trPr>
        <w:tc>
          <w:tcPr>
            <w:tcW w:w="1759" w:type="dxa"/>
          </w:tcPr>
          <w:p w14:paraId="5304DDB3" w14:textId="64DC311A" w:rsidR="00125248"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7CB9F171" w14:textId="19A7141E"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0.27</w:t>
            </w:r>
          </w:p>
        </w:tc>
        <w:tc>
          <w:tcPr>
            <w:tcW w:w="1110" w:type="dxa"/>
          </w:tcPr>
          <w:p w14:paraId="04707EF4" w14:textId="11261B3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-0.84, 1.37</w:t>
            </w:r>
          </w:p>
        </w:tc>
        <w:tc>
          <w:tcPr>
            <w:tcW w:w="883" w:type="dxa"/>
          </w:tcPr>
          <w:p w14:paraId="6AC316B4" w14:textId="370D2F0B"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992" w:type="dxa"/>
          </w:tcPr>
          <w:p w14:paraId="594ADCD8" w14:textId="40E1A38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28072210" w14:textId="63C13EA2"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-0.81, 0.55</w:t>
            </w:r>
          </w:p>
        </w:tc>
        <w:tc>
          <w:tcPr>
            <w:tcW w:w="992" w:type="dxa"/>
          </w:tcPr>
          <w:p w14:paraId="34B28040" w14:textId="3C0EE159"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850" w:type="dxa"/>
          </w:tcPr>
          <w:p w14:paraId="3EEEF92F" w14:textId="77777777" w:rsidR="00125248" w:rsidRPr="007E3B63" w:rsidRDefault="00125248" w:rsidP="009435E0">
            <w:pPr>
              <w:spacing w:line="276" w:lineRule="auto"/>
              <w:jc w:val="center"/>
              <w:rPr>
                <w:rFonts w:ascii="Garamond" w:hAnsi="Garamond"/>
                <w:color w:val="000000" w:themeColor="text1"/>
                <w:sz w:val="18"/>
                <w:szCs w:val="18"/>
              </w:rPr>
            </w:pPr>
          </w:p>
        </w:tc>
        <w:tc>
          <w:tcPr>
            <w:tcW w:w="1134" w:type="dxa"/>
          </w:tcPr>
          <w:p w14:paraId="70DA430F" w14:textId="77777777" w:rsidR="00125248" w:rsidRPr="007E3B63" w:rsidRDefault="00125248" w:rsidP="009435E0">
            <w:pPr>
              <w:spacing w:line="276" w:lineRule="auto"/>
              <w:jc w:val="center"/>
              <w:rPr>
                <w:rFonts w:ascii="Garamond" w:hAnsi="Garamond"/>
                <w:color w:val="000000" w:themeColor="text1"/>
                <w:sz w:val="18"/>
                <w:szCs w:val="18"/>
              </w:rPr>
            </w:pPr>
          </w:p>
        </w:tc>
        <w:tc>
          <w:tcPr>
            <w:tcW w:w="851" w:type="dxa"/>
          </w:tcPr>
          <w:p w14:paraId="004B7F21" w14:textId="77777777" w:rsidR="00125248" w:rsidRPr="007E3B63" w:rsidRDefault="00125248" w:rsidP="009435E0">
            <w:pPr>
              <w:spacing w:line="276" w:lineRule="auto"/>
              <w:jc w:val="center"/>
              <w:rPr>
                <w:rFonts w:ascii="Garamond" w:hAnsi="Garamond"/>
                <w:color w:val="000000" w:themeColor="text1"/>
                <w:sz w:val="18"/>
                <w:szCs w:val="18"/>
              </w:rPr>
            </w:pP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4C0FCB0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110" w:type="dxa"/>
          </w:tcPr>
          <w:p w14:paraId="6C101284" w14:textId="3304949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-0.23, 0.34</w:t>
            </w:r>
          </w:p>
        </w:tc>
        <w:tc>
          <w:tcPr>
            <w:tcW w:w="883" w:type="dxa"/>
          </w:tcPr>
          <w:p w14:paraId="3FA33622" w14:textId="4B5C449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992" w:type="dxa"/>
          </w:tcPr>
          <w:p w14:paraId="73608AA5" w14:textId="2862E332"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59B3C30B" w14:textId="10AB1F66"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-0.33, 0.25</w:t>
            </w:r>
          </w:p>
        </w:tc>
        <w:tc>
          <w:tcPr>
            <w:tcW w:w="992" w:type="dxa"/>
          </w:tcPr>
          <w:p w14:paraId="604E5470" w14:textId="7960DE08"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0.78</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2A24F1C4"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C9D5E33" w14:textId="3DF489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-0.32</w:t>
            </w:r>
          </w:p>
        </w:tc>
        <w:tc>
          <w:tcPr>
            <w:tcW w:w="1110" w:type="dxa"/>
          </w:tcPr>
          <w:p w14:paraId="3C33B96C" w14:textId="7A27DEC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-0.93, 0.29</w:t>
            </w:r>
          </w:p>
        </w:tc>
        <w:tc>
          <w:tcPr>
            <w:tcW w:w="883" w:type="dxa"/>
          </w:tcPr>
          <w:p w14:paraId="275D377B" w14:textId="006BA4D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30</w:t>
            </w:r>
          </w:p>
        </w:tc>
        <w:tc>
          <w:tcPr>
            <w:tcW w:w="992" w:type="dxa"/>
          </w:tcPr>
          <w:p w14:paraId="3E263BF5" w14:textId="546AA8D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0.10</w:t>
            </w:r>
          </w:p>
        </w:tc>
        <w:tc>
          <w:tcPr>
            <w:tcW w:w="1276" w:type="dxa"/>
          </w:tcPr>
          <w:p w14:paraId="5BD6EA69" w14:textId="11162C1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-0.31, 0.52</w:t>
            </w:r>
          </w:p>
        </w:tc>
        <w:tc>
          <w:tcPr>
            <w:tcW w:w="992" w:type="dxa"/>
          </w:tcPr>
          <w:p w14:paraId="5EEBB820" w14:textId="1362154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6E40E460" w14:textId="77777777" w:rsidTr="009435E0">
        <w:trPr>
          <w:trHeight w:val="126"/>
        </w:trPr>
        <w:tc>
          <w:tcPr>
            <w:tcW w:w="1759" w:type="dxa"/>
          </w:tcPr>
          <w:p w14:paraId="6E6FAF41"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4DA33D43"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0A720C6F"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453B0AD"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29ADB916"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08A24B7A"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55362990"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19E55387"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0DC23032"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6DBFB2F2"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603D1A8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783370">
              <w:rPr>
                <w:rFonts w:ascii="Garamond" w:hAnsi="Garamond"/>
                <w:color w:val="000000" w:themeColor="text1"/>
                <w:sz w:val="18"/>
                <w:szCs w:val="18"/>
              </w:rPr>
              <w:t>1</w:t>
            </w:r>
          </w:p>
        </w:tc>
        <w:tc>
          <w:tcPr>
            <w:tcW w:w="1110" w:type="dxa"/>
          </w:tcPr>
          <w:p w14:paraId="5DB652E8" w14:textId="72ACE65B"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-0.42, 1.04</w:t>
            </w:r>
          </w:p>
        </w:tc>
        <w:tc>
          <w:tcPr>
            <w:tcW w:w="883" w:type="dxa"/>
          </w:tcPr>
          <w:p w14:paraId="36976BCB" w14:textId="2C33AC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992" w:type="dxa"/>
          </w:tcPr>
          <w:p w14:paraId="6A0F1898" w14:textId="4268D49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0.04</w:t>
            </w:r>
          </w:p>
        </w:tc>
        <w:tc>
          <w:tcPr>
            <w:tcW w:w="1276" w:type="dxa"/>
          </w:tcPr>
          <w:p w14:paraId="602F74DB" w14:textId="47AB2C81"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0.25, 0.17</w:t>
            </w:r>
          </w:p>
        </w:tc>
        <w:tc>
          <w:tcPr>
            <w:tcW w:w="992" w:type="dxa"/>
          </w:tcPr>
          <w:p w14:paraId="17A2D625" w14:textId="4FB4D31E"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72</w:t>
            </w:r>
          </w:p>
        </w:tc>
        <w:tc>
          <w:tcPr>
            <w:tcW w:w="850" w:type="dxa"/>
          </w:tcPr>
          <w:p w14:paraId="5CFE0216" w14:textId="448D82A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1134" w:type="dxa"/>
          </w:tcPr>
          <w:p w14:paraId="17A2EC1F" w14:textId="40B3356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w:t>
            </w:r>
          </w:p>
        </w:tc>
        <w:tc>
          <w:tcPr>
            <w:tcW w:w="851" w:type="dxa"/>
          </w:tcPr>
          <w:p w14:paraId="60492AD7" w14:textId="3F0EBA97"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165</w:t>
            </w:r>
          </w:p>
        </w:tc>
      </w:tr>
      <w:tr w:rsidR="00125248" w:rsidRPr="007E3B63" w14:paraId="2F4E4DC7" w14:textId="77777777" w:rsidTr="009435E0">
        <w:trPr>
          <w:trHeight w:val="126"/>
        </w:trPr>
        <w:tc>
          <w:tcPr>
            <w:tcW w:w="1759" w:type="dxa"/>
          </w:tcPr>
          <w:p w14:paraId="791E53A3" w14:textId="6C50C0BD" w:rsidR="00125248" w:rsidRPr="00783370" w:rsidRDefault="00125248"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 xml:space="preserve">  SSD</w:t>
            </w:r>
          </w:p>
        </w:tc>
        <w:tc>
          <w:tcPr>
            <w:tcW w:w="638" w:type="dxa"/>
          </w:tcPr>
          <w:p w14:paraId="1B7B7A0C" w14:textId="3CE10AAC" w:rsidR="00125248" w:rsidRPr="00783370" w:rsidRDefault="00783370" w:rsidP="009435E0">
            <w:pPr>
              <w:spacing w:line="276" w:lineRule="auto"/>
              <w:jc w:val="center"/>
              <w:rPr>
                <w:rFonts w:ascii="Garamond" w:hAnsi="Garamond"/>
                <w:bCs/>
                <w:color w:val="000000" w:themeColor="text1"/>
                <w:sz w:val="18"/>
                <w:szCs w:val="18"/>
              </w:rPr>
            </w:pPr>
            <w:r w:rsidRPr="00783370">
              <w:rPr>
                <w:rFonts w:ascii="Garamond" w:hAnsi="Garamond"/>
                <w:bCs/>
                <w:color w:val="000000" w:themeColor="text1"/>
                <w:sz w:val="18"/>
                <w:szCs w:val="18"/>
              </w:rPr>
              <w:t>-0.66</w:t>
            </w:r>
          </w:p>
        </w:tc>
        <w:tc>
          <w:tcPr>
            <w:tcW w:w="1110" w:type="dxa"/>
          </w:tcPr>
          <w:p w14:paraId="6B05CC23" w14:textId="5941DDAB"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-2.26, 0.93</w:t>
            </w:r>
          </w:p>
        </w:tc>
        <w:tc>
          <w:tcPr>
            <w:tcW w:w="883" w:type="dxa"/>
          </w:tcPr>
          <w:p w14:paraId="58755A3E" w14:textId="43FCCAC5"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0.41</w:t>
            </w:r>
          </w:p>
        </w:tc>
        <w:tc>
          <w:tcPr>
            <w:tcW w:w="992" w:type="dxa"/>
          </w:tcPr>
          <w:p w14:paraId="2913DC5C" w14:textId="71961D96"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0.27</w:t>
            </w:r>
          </w:p>
        </w:tc>
        <w:tc>
          <w:tcPr>
            <w:tcW w:w="1276" w:type="dxa"/>
          </w:tcPr>
          <w:p w14:paraId="79F9751C" w14:textId="23B0688E"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-0.53, 1.07</w:t>
            </w:r>
          </w:p>
        </w:tc>
        <w:tc>
          <w:tcPr>
            <w:tcW w:w="992" w:type="dxa"/>
          </w:tcPr>
          <w:p w14:paraId="720E9C25" w14:textId="28D44379"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0.50</w:t>
            </w:r>
          </w:p>
        </w:tc>
        <w:tc>
          <w:tcPr>
            <w:tcW w:w="850" w:type="dxa"/>
          </w:tcPr>
          <w:p w14:paraId="358923B7"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1134" w:type="dxa"/>
          </w:tcPr>
          <w:p w14:paraId="692BE916"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851" w:type="dxa"/>
          </w:tcPr>
          <w:p w14:paraId="5499E761" w14:textId="77777777" w:rsidR="00125248" w:rsidRPr="00783370" w:rsidRDefault="00125248" w:rsidP="009435E0">
            <w:pPr>
              <w:spacing w:line="276" w:lineRule="auto"/>
              <w:jc w:val="center"/>
              <w:rPr>
                <w:rFonts w:ascii="Garamond" w:hAnsi="Garamond"/>
                <w:bCs/>
                <w:color w:val="000000" w:themeColor="text1"/>
                <w:sz w:val="18"/>
                <w:szCs w:val="18"/>
              </w:rPr>
            </w:pPr>
          </w:p>
        </w:tc>
      </w:tr>
      <w:tr w:rsidR="009435E0" w:rsidRPr="007E3B63" w14:paraId="263075B5" w14:textId="77777777" w:rsidTr="009435E0">
        <w:trPr>
          <w:trHeight w:val="126"/>
        </w:trPr>
        <w:tc>
          <w:tcPr>
            <w:tcW w:w="1759" w:type="dxa"/>
          </w:tcPr>
          <w:p w14:paraId="20AC6404" w14:textId="77777777" w:rsidR="009435E0" w:rsidRPr="00783370" w:rsidRDefault="009435E0"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Boldness</w:t>
            </w:r>
          </w:p>
        </w:tc>
        <w:tc>
          <w:tcPr>
            <w:tcW w:w="638" w:type="dxa"/>
          </w:tcPr>
          <w:p w14:paraId="1085B71C" w14:textId="4736F0A3"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0.18</w:t>
            </w:r>
          </w:p>
        </w:tc>
        <w:tc>
          <w:tcPr>
            <w:tcW w:w="1110" w:type="dxa"/>
          </w:tcPr>
          <w:p w14:paraId="74CE75D9" w14:textId="41FD0F32"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-0.03, 0.38</w:t>
            </w:r>
          </w:p>
        </w:tc>
        <w:tc>
          <w:tcPr>
            <w:tcW w:w="883" w:type="dxa"/>
          </w:tcPr>
          <w:p w14:paraId="2F8C0D61" w14:textId="5EE3A185"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0.10</w:t>
            </w:r>
          </w:p>
        </w:tc>
        <w:tc>
          <w:tcPr>
            <w:tcW w:w="992" w:type="dxa"/>
          </w:tcPr>
          <w:p w14:paraId="2AEA0C58" w14:textId="2362D81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6FE85818" w14:textId="39CFA47F"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-0.16, 0.09</w:t>
            </w:r>
          </w:p>
        </w:tc>
        <w:tc>
          <w:tcPr>
            <w:tcW w:w="992" w:type="dxa"/>
          </w:tcPr>
          <w:p w14:paraId="3F887F8A" w14:textId="55F0CA4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w:t>
            </w:r>
          </w:p>
        </w:tc>
        <w:tc>
          <w:tcPr>
            <w:tcW w:w="850" w:type="dxa"/>
          </w:tcPr>
          <w:p w14:paraId="72919D7B" w14:textId="4D6CC93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1134" w:type="dxa"/>
          </w:tcPr>
          <w:p w14:paraId="57537B68" w14:textId="0CB68E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851" w:type="dxa"/>
          </w:tcPr>
          <w:p w14:paraId="38B22B36" w14:textId="2E063E5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61</w:t>
            </w:r>
          </w:p>
        </w:tc>
      </w:tr>
      <w:tr w:rsidR="009435E0" w:rsidRPr="007E3B63" w14:paraId="6E002A46" w14:textId="77777777" w:rsidTr="009435E0">
        <w:trPr>
          <w:trHeight w:val="126"/>
        </w:trPr>
        <w:tc>
          <w:tcPr>
            <w:tcW w:w="1759" w:type="dxa"/>
          </w:tcPr>
          <w:p w14:paraId="2C207859" w14:textId="57E72760"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4B5AEC4" w14:textId="3D062A4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0.28</w:t>
            </w:r>
          </w:p>
        </w:tc>
        <w:tc>
          <w:tcPr>
            <w:tcW w:w="1110" w:type="dxa"/>
          </w:tcPr>
          <w:p w14:paraId="78FE9D7F" w14:textId="087A85B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0.54, 1.10</w:t>
            </w:r>
          </w:p>
        </w:tc>
        <w:tc>
          <w:tcPr>
            <w:tcW w:w="883" w:type="dxa"/>
          </w:tcPr>
          <w:p w14:paraId="5AECFA8F" w14:textId="08CC12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50</w:t>
            </w:r>
          </w:p>
        </w:tc>
        <w:tc>
          <w:tcPr>
            <w:tcW w:w="992" w:type="dxa"/>
          </w:tcPr>
          <w:p w14:paraId="50552FAB" w14:textId="3AFF506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783370">
              <w:rPr>
                <w:rFonts w:ascii="Garamond" w:hAnsi="Garamond"/>
                <w:color w:val="000000" w:themeColor="text1"/>
                <w:sz w:val="18"/>
                <w:szCs w:val="18"/>
              </w:rPr>
              <w:t>2</w:t>
            </w:r>
          </w:p>
        </w:tc>
        <w:tc>
          <w:tcPr>
            <w:tcW w:w="1276" w:type="dxa"/>
          </w:tcPr>
          <w:p w14:paraId="6F12864A" w14:textId="688811F0"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-0.47, 0.51</w:t>
            </w:r>
          </w:p>
        </w:tc>
        <w:tc>
          <w:tcPr>
            <w:tcW w:w="992" w:type="dxa"/>
          </w:tcPr>
          <w:p w14:paraId="34B6B68D" w14:textId="739A8609"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0.95</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5DEB01FF" w14:textId="73BDCBEF" w:rsidR="00E27A3B" w:rsidRPr="007E3B63" w:rsidRDefault="00C472A9" w:rsidP="00230B80">
      <w:pPr>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2B49559B">
            <wp:simplePos x="0" y="0"/>
            <wp:positionH relativeFrom="column">
              <wp:posOffset>-341630</wp:posOffset>
            </wp:positionH>
            <wp:positionV relativeFrom="paragraph">
              <wp:posOffset>175895</wp:posOffset>
            </wp:positionV>
            <wp:extent cx="6836410" cy="52431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836410" cy="5243195"/>
                    </a:xfrm>
                    <a:prstGeom prst="rect">
                      <a:avLst/>
                    </a:prstGeom>
                  </pic:spPr>
                </pic:pic>
              </a:graphicData>
            </a:graphic>
            <wp14:sizeRelH relativeFrom="page">
              <wp14:pctWidth>0</wp14:pctWidth>
            </wp14:sizeRelH>
            <wp14:sizeRelV relativeFrom="page">
              <wp14:pctHeight>0</wp14:pctHeight>
            </wp14:sizeRelV>
          </wp:anchor>
        </w:drawing>
      </w:r>
    </w:p>
    <w:p w14:paraId="7FA9C1CB" w14:textId="3C5DC0E4" w:rsidR="00BD09DD" w:rsidRPr="007E3B63" w:rsidRDefault="00BD09DD" w:rsidP="005C69F2">
      <w:pPr>
        <w:contextualSpacing/>
        <w:rPr>
          <w:rFonts w:ascii="Garamond" w:hAnsi="Garamond"/>
          <w:color w:val="000000" w:themeColor="text1"/>
        </w:rPr>
      </w:pPr>
    </w:p>
    <w:p w14:paraId="78DE3832" w14:textId="23B3DB30"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Phylogenetic relationships and orchard plots for a) mammals and b) birds. Node colours reflect SSD ratios for each species (</w:t>
      </w:r>
      <w:r w:rsidR="007C34C3">
        <w:rPr>
          <w:rFonts w:ascii="Garamond" w:hAnsi="Garamond"/>
          <w:color w:val="000000" w:themeColor="text1"/>
        </w:rPr>
        <w:t xml:space="preserve">male-biased are blue, female-biased are red, monomorphic are white and </w:t>
      </w:r>
      <w:r w:rsidRPr="007E3B63">
        <w:rPr>
          <w:rFonts w:ascii="Garamond" w:hAnsi="Garamond"/>
          <w:color w:val="000000" w:themeColor="text1"/>
        </w:rPr>
        <w:t xml:space="preserve">no data </w:t>
      </w:r>
      <w:r w:rsidR="007C34C3">
        <w:rPr>
          <w:rFonts w:ascii="Garamond" w:hAnsi="Garamond"/>
          <w:color w:val="000000" w:themeColor="text1"/>
        </w:rPr>
        <w:t>are</w:t>
      </w:r>
      <w:r w:rsidRPr="007E3B63">
        <w:rPr>
          <w:rFonts w:ascii="Garamond" w:hAnsi="Garamond"/>
          <w:color w:val="000000" w:themeColor="text1"/>
        </w:rPr>
        <w:t xml:space="preserve"> grey) and heatmap data shows </w:t>
      </w:r>
      <w:r w:rsidRPr="007E3B63">
        <w:rPr>
          <w:rFonts w:ascii="Garamond" w:hAnsi="Garamond"/>
          <w:i/>
          <w:color w:val="000000" w:themeColor="text1"/>
        </w:rPr>
        <w:t>n</w:t>
      </w:r>
      <w:r w:rsidRPr="007E3B63">
        <w:rPr>
          <w:rFonts w:ascii="Garamond" w:hAnsi="Garamond"/>
          <w:color w:val="000000" w:themeColor="text1"/>
        </w:rPr>
        <w:t xml:space="preserve"> effect sizes for each personality trait type for each species. Orchard plots show </w:t>
      </w:r>
      <w:r w:rsidR="006826AE">
        <w:rPr>
          <w:rFonts w:ascii="Garamond" w:hAnsi="Garamond"/>
          <w:color w:val="000000" w:themeColor="text1"/>
        </w:rPr>
        <w:t>total</w:t>
      </w:r>
      <w:r w:rsidRPr="007E3B63">
        <w:rPr>
          <w:rFonts w:ascii="Garamond" w:hAnsi="Garamond"/>
          <w:color w:val="000000" w:themeColor="text1"/>
        </w:rPr>
        <w:t xml:space="preserve"> effect sizes and mean effect size for SMD and lnCVR </w:t>
      </w:r>
      <w:r w:rsidR="00355902">
        <w:rPr>
          <w:rFonts w:ascii="Garamond" w:hAnsi="Garamond"/>
          <w:color w:val="000000" w:themeColor="text1"/>
        </w:rPr>
        <w:t>meta-regression</w:t>
      </w:r>
      <w:r w:rsidRPr="007E3B63">
        <w:rPr>
          <w:rFonts w:ascii="Garamond" w:hAnsi="Garamond"/>
          <w:color w:val="000000" w:themeColor="text1"/>
        </w:rPr>
        <w:t xml:space="preserve">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6826AE">
        <w:rPr>
          <w:rFonts w:ascii="Garamond" w:hAnsi="Garamond"/>
          <w:color w:val="000000" w:themeColor="text1"/>
        </w:rPr>
        <w:t>larger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4E615EC8" w:rsidR="00BD09DD" w:rsidRPr="007E3B63" w:rsidRDefault="00BD09DD" w:rsidP="00843C79">
      <w:pPr>
        <w:contextualSpacing/>
        <w:rPr>
          <w:rFonts w:ascii="Garamond" w:hAnsi="Garamond"/>
          <w:color w:val="000000" w:themeColor="text1"/>
        </w:rPr>
      </w:pPr>
    </w:p>
    <w:p w14:paraId="39A84AC2" w14:textId="0848B478" w:rsidR="00BD09DD" w:rsidRPr="007E3B63" w:rsidRDefault="00BD09DD" w:rsidP="005C69F2">
      <w:pPr>
        <w:contextualSpacing/>
        <w:rPr>
          <w:rFonts w:ascii="Garamond" w:hAnsi="Garamond"/>
          <w:color w:val="000000" w:themeColor="text1"/>
        </w:rPr>
      </w:pPr>
    </w:p>
    <w:p w14:paraId="6602CA52" w14:textId="0CDBC59E" w:rsidR="00590F3F" w:rsidRDefault="00590F3F" w:rsidP="00590F3F">
      <w:pPr>
        <w:contextualSpacing/>
        <w:jc w:val="center"/>
        <w:rPr>
          <w:rFonts w:ascii="Garamond" w:hAnsi="Garamond"/>
          <w:b/>
          <w:color w:val="000000" w:themeColor="text1"/>
        </w:rPr>
      </w:pPr>
      <w:r>
        <w:rPr>
          <w:rFonts w:ascii="Garamond" w:hAnsi="Garamond"/>
          <w:b/>
          <w:noProof/>
          <w:color w:val="000000" w:themeColor="text1"/>
        </w:rPr>
        <w:lastRenderedPageBreak/>
        <w:drawing>
          <wp:inline distT="0" distB="0" distL="0" distR="0" wp14:anchorId="6638E3C9" wp14:editId="53AE42C4">
            <wp:extent cx="6577070" cy="361593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583191" cy="3619295"/>
                    </a:xfrm>
                    <a:prstGeom prst="rect">
                      <a:avLst/>
                    </a:prstGeom>
                  </pic:spPr>
                </pic:pic>
              </a:graphicData>
            </a:graphic>
          </wp:inline>
        </w:drawing>
      </w:r>
    </w:p>
    <w:p w14:paraId="3BF0EE80" w14:textId="77777777" w:rsidR="00590F3F" w:rsidRDefault="00590F3F" w:rsidP="005C69F2">
      <w:pPr>
        <w:contextualSpacing/>
        <w:rPr>
          <w:rFonts w:ascii="Garamond" w:hAnsi="Garamond"/>
          <w:b/>
          <w:color w:val="000000" w:themeColor="text1"/>
        </w:rPr>
      </w:pPr>
    </w:p>
    <w:p w14:paraId="4ABA7F35" w14:textId="1459A271" w:rsidR="006826AE" w:rsidRPr="007E3B63" w:rsidRDefault="00BD09DD" w:rsidP="006826AE">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w:t>
      </w:r>
      <w:del w:id="1693" w:author="Michael Jennions" w:date="2020-09-22T11:48:00Z">
        <w:r w:rsidR="00A435FB" w:rsidDel="007D35C2">
          <w:rPr>
            <w:rFonts w:ascii="Garamond" w:hAnsi="Garamond"/>
            <w:color w:val="000000" w:themeColor="text1"/>
          </w:rPr>
          <w:delText xml:space="preserve"> (</w:delText>
        </w:r>
        <w:r w:rsidRPr="007E3B63" w:rsidDel="007D35C2">
          <w:rPr>
            <w:rFonts w:ascii="Garamond" w:hAnsi="Garamond"/>
            <w:color w:val="000000" w:themeColor="text1"/>
          </w:rPr>
          <w:delText>reptilia</w:delText>
        </w:r>
        <w:r w:rsidR="00A435FB" w:rsidDel="007D35C2">
          <w:rPr>
            <w:rFonts w:ascii="Garamond" w:hAnsi="Garamond"/>
            <w:color w:val="000000" w:themeColor="text1"/>
          </w:rPr>
          <w:delText>)</w:delText>
        </w:r>
      </w:del>
      <w:r w:rsidRPr="007E3B63">
        <w:rPr>
          <w:rFonts w:ascii="Garamond" w:hAnsi="Garamond"/>
          <w:color w:val="000000" w:themeColor="text1"/>
        </w:rPr>
        <w:t>, d) fish and e) invertebrates. Node colours reflect SSD ratios for each species</w:t>
      </w:r>
      <w:r w:rsidR="007C34C3" w:rsidRPr="007E3B63">
        <w:rPr>
          <w:rFonts w:ascii="Garamond" w:hAnsi="Garamond"/>
          <w:color w:val="000000" w:themeColor="text1"/>
        </w:rPr>
        <w:t xml:space="preserve"> </w:t>
      </w:r>
      <w:r w:rsidRPr="007E3B63">
        <w:rPr>
          <w:rFonts w:ascii="Garamond" w:hAnsi="Garamond"/>
          <w:color w:val="000000" w:themeColor="text1"/>
        </w:rPr>
        <w:t xml:space="preserve">and heatmap data shows </w:t>
      </w:r>
      <w:r w:rsidRPr="007E3B63">
        <w:rPr>
          <w:rFonts w:ascii="Garamond" w:hAnsi="Garamond"/>
          <w:i/>
          <w:color w:val="000000" w:themeColor="text1"/>
        </w:rPr>
        <w:t>n</w:t>
      </w:r>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w:t>
      </w:r>
      <w:r w:rsidR="006826AE">
        <w:rPr>
          <w:rFonts w:ascii="Garamond" w:hAnsi="Garamond"/>
          <w:color w:val="000000" w:themeColor="text1"/>
        </w:rPr>
        <w:t>total</w:t>
      </w:r>
      <w:r w:rsidR="00C40AE6" w:rsidRPr="007E3B63">
        <w:rPr>
          <w:rFonts w:ascii="Garamond" w:hAnsi="Garamond"/>
          <w:color w:val="000000" w:themeColor="text1"/>
        </w:rPr>
        <w:t xml:space="preserve"> effect sizes and mean effect size for SMD and lnCVR </w:t>
      </w:r>
      <w:r w:rsidR="007C34C3">
        <w:rPr>
          <w:rFonts w:ascii="Garamond" w:hAnsi="Garamond"/>
          <w:color w:val="000000" w:themeColor="text1"/>
        </w:rPr>
        <w:t>meta-regression</w:t>
      </w:r>
      <w:r w:rsidR="00C40AE6" w:rsidRPr="007E3B63">
        <w:rPr>
          <w:rFonts w:ascii="Garamond" w:hAnsi="Garamond"/>
          <w:color w:val="000000" w:themeColor="text1"/>
        </w:rPr>
        <w:t xml:space="preserve">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w:t>
      </w:r>
      <w:r w:rsidR="006826AE">
        <w:rPr>
          <w:rFonts w:ascii="Garamond" w:hAnsi="Garamond"/>
          <w:color w:val="000000" w:themeColor="text1"/>
        </w:rPr>
        <w:t>larger</w:t>
      </w:r>
      <w:r w:rsidR="00C40AE6" w:rsidRPr="007E3B63">
        <w:rPr>
          <w:rFonts w:ascii="Garamond" w:hAnsi="Garamond"/>
          <w:color w:val="000000" w:themeColor="text1"/>
        </w:rPr>
        <w:t xml:space="preserve"> circles have greater precision.</w:t>
      </w:r>
      <w:r w:rsidR="007C34C3">
        <w:rPr>
          <w:rFonts w:ascii="Garamond" w:hAnsi="Garamond"/>
          <w:color w:val="000000" w:themeColor="text1"/>
        </w:rPr>
        <w:t xml:space="preserve"> </w:t>
      </w:r>
      <w:r w:rsidR="006826AE">
        <w:rPr>
          <w:rFonts w:ascii="Garamond" w:hAnsi="Garamond"/>
          <w:color w:val="000000" w:themeColor="text1"/>
        </w:rPr>
        <w:t>Code and data used to generate Figures 1 &amp; 2 are available in the accompanying Supplementary Material.</w:t>
      </w:r>
    </w:p>
    <w:p w14:paraId="68402619" w14:textId="6FAEE360" w:rsidR="00BD09DD" w:rsidRPr="007E3B63" w:rsidRDefault="00BD09DD" w:rsidP="005C69F2">
      <w:pPr>
        <w:contextualSpacing/>
        <w:rPr>
          <w:rFonts w:ascii="Garamond" w:hAnsi="Garamond"/>
          <w:color w:val="000000" w:themeColor="text1"/>
        </w:rPr>
      </w:pP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40BB5C25">
            <wp:extent cx="5838940" cy="486578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41694" cy="4868078"/>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7ABB9533"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w:t>
      </w:r>
      <w:r w:rsidR="00355902">
        <w:rPr>
          <w:rFonts w:ascii="Garamond" w:hAnsi="Garamond"/>
          <w:color w:val="000000" w:themeColor="text1"/>
        </w:rPr>
        <w:t>Material</w:t>
      </w:r>
      <w:r w:rsidR="00965103">
        <w:rPr>
          <w:rFonts w:ascii="Garamond" w:hAnsi="Garamond"/>
          <w:color w:val="000000" w:themeColor="text1"/>
        </w:rPr>
        <w:t xml:space="preserve"> accompanying this article for</w:t>
      </w:r>
      <w:r w:rsidR="00355902">
        <w:rPr>
          <w:rFonts w:ascii="Garamond" w:hAnsi="Garamond"/>
          <w:color w:val="000000" w:themeColor="text1"/>
        </w:rPr>
        <w:t xml:space="preserve"> detailed</w:t>
      </w:r>
      <w:r w:rsidR="00965103">
        <w:rPr>
          <w:rFonts w:ascii="Garamond" w:hAnsi="Garamond"/>
          <w:color w:val="000000" w:themeColor="text1"/>
        </w:rPr>
        <w:t xml:space="preserve"> keyword search</w:t>
      </w:r>
      <w:r w:rsidR="00355902">
        <w:rPr>
          <w:rFonts w:ascii="Garamond" w:hAnsi="Garamond"/>
          <w:color w:val="000000" w:themeColor="text1"/>
        </w:rPr>
        <w:t xml:space="preserve"> terms</w:t>
      </w:r>
      <w:r w:rsidR="00965103">
        <w:rPr>
          <w:rFonts w:ascii="Garamond" w:hAnsi="Garamond"/>
          <w:color w:val="000000" w:themeColor="text1"/>
        </w:rPr>
        <w:t xml:space="preserve">.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Lauren Harrison" w:date="2020-09-12T17:20:00Z" w:initials="LH">
    <w:p w14:paraId="1265164A" w14:textId="40DAF2DD" w:rsidR="007671E6" w:rsidRDefault="007671E6">
      <w:pPr>
        <w:pStyle w:val="CommentText"/>
      </w:pPr>
      <w:r>
        <w:rPr>
          <w:rStyle w:val="CommentReference"/>
        </w:rPr>
        <w:annotationRef/>
      </w:r>
      <w:r>
        <w:t xml:space="preserve">Maybe Mike has a better one – I’m terrible at titles </w:t>
      </w:r>
      <w:r>
        <w:sym w:font="Wingdings" w:char="F04C"/>
      </w:r>
    </w:p>
  </w:comment>
  <w:comment w:id="18" w:author="Michael Jennions" w:date="2020-09-21T21:14:00Z" w:initials="MJ">
    <w:p w14:paraId="425E7A5D" w14:textId="53843F23" w:rsidR="007671E6" w:rsidRDefault="007671E6">
      <w:pPr>
        <w:pStyle w:val="CommentText"/>
      </w:pPr>
      <w:r>
        <w:rPr>
          <w:rStyle w:val="CommentReference"/>
        </w:rPr>
        <w:annotationRef/>
      </w:r>
      <w:r w:rsidRPr="00AD0AA8">
        <w:rPr>
          <w:highlight w:val="yellow"/>
        </w:rPr>
        <w:t>Surely a pun in the title Lauren! I actually think Dan’s one is pretty good.</w:t>
      </w:r>
      <w:r>
        <w:t xml:space="preserve"> </w:t>
      </w:r>
    </w:p>
  </w:comment>
  <w:comment w:id="27" w:author="Lauren Harrison" w:date="2020-08-19T14:54:00Z" w:initials="LH">
    <w:p w14:paraId="5E7AC4C5" w14:textId="17D1A58E" w:rsidR="007671E6" w:rsidRDefault="007671E6">
      <w:pPr>
        <w:pStyle w:val="CommentText"/>
      </w:pPr>
      <w:r>
        <w:rPr>
          <w:rStyle w:val="CommentReference"/>
        </w:rPr>
        <w:annotationRef/>
      </w:r>
      <w:r>
        <w:t>Nat Comm wants 150 words max for abstract and no refs</w:t>
      </w:r>
    </w:p>
  </w:comment>
  <w:comment w:id="28" w:author="Michael Jennions" w:date="2020-09-21T10:51:00Z" w:initials="MJ">
    <w:p w14:paraId="6DF84144" w14:textId="2DCF58BF" w:rsidR="007671E6" w:rsidRDefault="007671E6">
      <w:pPr>
        <w:pStyle w:val="CommentText"/>
      </w:pPr>
      <w:r>
        <w:rPr>
          <w:rStyle w:val="CommentReference"/>
        </w:rPr>
        <w:annotationRef/>
      </w:r>
      <w:r w:rsidRPr="00AD0AA8">
        <w:rPr>
          <w:highlight w:val="yellow"/>
        </w:rPr>
        <w:t>I had to slash to get it down. I reckon we can get away with that, unless there is an autocounter on the submission. If so, I can cut 8 more</w:t>
      </w:r>
      <w:r>
        <w:t>.</w:t>
      </w:r>
    </w:p>
  </w:comment>
  <w:comment w:id="224" w:author="Lauren Harrison" w:date="2020-08-27T13:27:00Z" w:initials="LH">
    <w:p w14:paraId="1736A713" w14:textId="6B16FBA8" w:rsidR="007671E6" w:rsidRDefault="007671E6">
      <w:pPr>
        <w:pStyle w:val="CommentText"/>
      </w:pPr>
      <w:r>
        <w:rPr>
          <w:rStyle w:val="CommentReference"/>
        </w:rPr>
        <w:annotationRef/>
      </w:r>
      <w:r>
        <w:t>I think we can make this a bit shorter… as it is we are over the limit for references (70 max. for Nat Comm.)</w:t>
      </w:r>
    </w:p>
  </w:comment>
  <w:comment w:id="272" w:author="Michael Jennions" w:date="2020-09-21T22:12:00Z" w:initials="MJ">
    <w:p w14:paraId="6DCB3F9C" w14:textId="77777777" w:rsidR="007671E6" w:rsidRDefault="007671E6" w:rsidP="006F3BE6">
      <w:r>
        <w:rPr>
          <w:rStyle w:val="CommentReference"/>
        </w:rPr>
        <w:annotationRef/>
      </w:r>
      <w:r>
        <w:rPr>
          <w:rFonts w:ascii="-webkit-standard" w:hAnsi="-webkit-standard"/>
          <w:color w:val="FFFFFF"/>
          <w:sz w:val="27"/>
          <w:szCs w:val="27"/>
          <w:shd w:val="clear" w:color="auto" w:fill="373737"/>
        </w:rPr>
        <w:t>Stewart-Williams, S., &amp; Halsey, L. G. (in press).</w:t>
      </w:r>
      <w:r>
        <w:rPr>
          <w:rStyle w:val="apple-converted-space"/>
          <w:rFonts w:ascii="-webkit-standard" w:hAnsi="-webkit-standard"/>
          <w:color w:val="FFFFFF"/>
          <w:sz w:val="27"/>
          <w:szCs w:val="27"/>
          <w:shd w:val="clear" w:color="auto" w:fill="373737"/>
        </w:rPr>
        <w:t> </w:t>
      </w:r>
      <w:hyperlink r:id="rId1" w:history="1">
        <w:r>
          <w:rPr>
            <w:rStyle w:val="Hyperlink"/>
            <w:rFonts w:ascii="-webkit-standard" w:hAnsi="-webkit-standard"/>
            <w:color w:val="FFFFFF"/>
          </w:rPr>
          <w:t>Men, women, and STEM: Why the differences and what should be done?</w:t>
        </w:r>
      </w:hyperlink>
      <w:r>
        <w:rPr>
          <w:rStyle w:val="apple-converted-space"/>
          <w:rFonts w:ascii="-webkit-standard" w:hAnsi="-webkit-standard"/>
          <w:color w:val="FFFFFF"/>
          <w:sz w:val="27"/>
          <w:szCs w:val="27"/>
          <w:shd w:val="clear" w:color="auto" w:fill="373737"/>
        </w:rPr>
        <w:t> </w:t>
      </w:r>
      <w:r>
        <w:rPr>
          <w:rStyle w:val="Emphasis"/>
          <w:rFonts w:ascii="-webkit-standard" w:hAnsi="-webkit-standard"/>
          <w:color w:val="FFFFFF"/>
        </w:rPr>
        <w:t>European Journal of Personality</w:t>
      </w:r>
      <w:r>
        <w:rPr>
          <w:rFonts w:ascii="-webkit-standard" w:hAnsi="-webkit-standard"/>
          <w:color w:val="FFFFFF"/>
          <w:sz w:val="27"/>
          <w:szCs w:val="27"/>
          <w:shd w:val="clear" w:color="auto" w:fill="373737"/>
        </w:rPr>
        <w:t>.</w:t>
      </w:r>
    </w:p>
    <w:p w14:paraId="2954326B" w14:textId="77777777" w:rsidR="007671E6" w:rsidRDefault="007671E6" w:rsidP="006F3BE6">
      <w:pPr>
        <w:pStyle w:val="CommentText"/>
      </w:pPr>
    </w:p>
  </w:comment>
  <w:comment w:id="253" w:author="Lauren Harrison" w:date="2020-09-11T14:35:00Z" w:initials="LH">
    <w:p w14:paraId="0739AAFF" w14:textId="7997D5F6" w:rsidR="007671E6" w:rsidRDefault="007671E6">
      <w:pPr>
        <w:pStyle w:val="CommentText"/>
      </w:pPr>
      <w:r>
        <w:rPr>
          <w:rStyle w:val="CommentReference"/>
        </w:rPr>
        <w:annotationRef/>
      </w:r>
      <w:r>
        <w:t>This paragraph doesn’t really make sense to me anymore – it first says that there aren’t many studies of variability, but then we give a whole bunch of examples of those variability studies and then we try to link them all together?</w:t>
      </w:r>
    </w:p>
  </w:comment>
  <w:comment w:id="254" w:author="Daniel Noble" w:date="2020-09-16T10:29:00Z" w:initials="DN">
    <w:p w14:paraId="29044C5A" w14:textId="5439AB1D" w:rsidR="007671E6" w:rsidRDefault="007671E6">
      <w:pPr>
        <w:pStyle w:val="CommentText"/>
      </w:pPr>
      <w:r>
        <w:rPr>
          <w:rStyle w:val="CommentReference"/>
        </w:rPr>
        <w:annotationRef/>
      </w:r>
      <w:r>
        <w:t xml:space="preserve">I don’t think we are saying here that there are no studies…we are saying there is far less attention, but lots of discussion. I think this is all fine </w:t>
      </w:r>
    </w:p>
  </w:comment>
  <w:comment w:id="255" w:author="Michael Jennions" w:date="2020-09-21T22:21:00Z" w:initials="MJ">
    <w:p w14:paraId="162A9277" w14:textId="2D0A761A" w:rsidR="007671E6" w:rsidRDefault="007671E6">
      <w:pPr>
        <w:pStyle w:val="CommentText"/>
      </w:pPr>
      <w:r>
        <w:rPr>
          <w:rStyle w:val="CommentReference"/>
        </w:rPr>
        <w:annotationRef/>
      </w:r>
      <w:r w:rsidRPr="00BB72BC">
        <w:rPr>
          <w:highlight w:val="yellow"/>
        </w:rPr>
        <w:t>I’ve tried to tweak it to resolve Lauren’s concern</w:t>
      </w:r>
    </w:p>
  </w:comment>
  <w:comment w:id="332" w:author="Michael Jennions" w:date="2020-09-21T22:12:00Z" w:initials="MJ">
    <w:p w14:paraId="3266B01C" w14:textId="77777777" w:rsidR="007671E6" w:rsidRDefault="007671E6" w:rsidP="00A173AF">
      <w:r>
        <w:rPr>
          <w:rStyle w:val="CommentReference"/>
        </w:rPr>
        <w:annotationRef/>
      </w:r>
      <w:r>
        <w:rPr>
          <w:rFonts w:ascii="-webkit-standard" w:hAnsi="-webkit-standard"/>
          <w:color w:val="FFFFFF"/>
          <w:sz w:val="27"/>
          <w:szCs w:val="27"/>
          <w:shd w:val="clear" w:color="auto" w:fill="373737"/>
        </w:rPr>
        <w:t>Stewart-Williams, S., &amp; Halsey, L. G. (in press).</w:t>
      </w:r>
      <w:r>
        <w:rPr>
          <w:rStyle w:val="apple-converted-space"/>
          <w:rFonts w:ascii="-webkit-standard" w:hAnsi="-webkit-standard"/>
          <w:color w:val="FFFFFF"/>
          <w:sz w:val="27"/>
          <w:szCs w:val="27"/>
          <w:shd w:val="clear" w:color="auto" w:fill="373737"/>
        </w:rPr>
        <w:t> </w:t>
      </w:r>
      <w:hyperlink r:id="rId2" w:history="1">
        <w:r>
          <w:rPr>
            <w:rStyle w:val="Hyperlink"/>
            <w:rFonts w:ascii="-webkit-standard" w:hAnsi="-webkit-standard"/>
            <w:color w:val="FFFFFF"/>
          </w:rPr>
          <w:t>Men, women, and STEM: Why the differences and what should be done?</w:t>
        </w:r>
      </w:hyperlink>
      <w:r>
        <w:rPr>
          <w:rStyle w:val="apple-converted-space"/>
          <w:rFonts w:ascii="-webkit-standard" w:hAnsi="-webkit-standard"/>
          <w:color w:val="FFFFFF"/>
          <w:sz w:val="27"/>
          <w:szCs w:val="27"/>
          <w:shd w:val="clear" w:color="auto" w:fill="373737"/>
        </w:rPr>
        <w:t> </w:t>
      </w:r>
      <w:r>
        <w:rPr>
          <w:rStyle w:val="Emphasis"/>
          <w:rFonts w:ascii="-webkit-standard" w:hAnsi="-webkit-standard"/>
          <w:color w:val="FFFFFF"/>
        </w:rPr>
        <w:t>European Journal of Personality</w:t>
      </w:r>
      <w:r>
        <w:rPr>
          <w:rFonts w:ascii="-webkit-standard" w:hAnsi="-webkit-standard"/>
          <w:color w:val="FFFFFF"/>
          <w:sz w:val="27"/>
          <w:szCs w:val="27"/>
          <w:shd w:val="clear" w:color="auto" w:fill="373737"/>
        </w:rPr>
        <w:t>.</w:t>
      </w:r>
    </w:p>
    <w:p w14:paraId="2A7214AF" w14:textId="4D50E03C" w:rsidR="007671E6" w:rsidRDefault="007671E6">
      <w:pPr>
        <w:pStyle w:val="CommentText"/>
      </w:pPr>
    </w:p>
  </w:comment>
  <w:comment w:id="335" w:author="Lauren Harrison" w:date="2020-08-19T15:55:00Z" w:initials="LH">
    <w:p w14:paraId="7C41BBE1" w14:textId="6F794D03" w:rsidR="007671E6" w:rsidRDefault="007671E6">
      <w:pPr>
        <w:pStyle w:val="CommentText"/>
      </w:pPr>
      <w:r>
        <w:rPr>
          <w:rStyle w:val="CommentReference"/>
        </w:rPr>
        <w:annotationRef/>
      </w:r>
      <w:r>
        <w:t xml:space="preserve">I can’t find the Jensen 1992 paper you were talking about here Mike. Is the date correct? </w:t>
      </w:r>
    </w:p>
  </w:comment>
  <w:comment w:id="336" w:author="Michael Jennions" w:date="2020-09-21T22:02:00Z" w:initials="MJ">
    <w:p w14:paraId="24D3ACCF" w14:textId="2E7F245A" w:rsidR="007671E6" w:rsidRDefault="007671E6">
      <w:pPr>
        <w:pStyle w:val="CommentText"/>
      </w:pPr>
      <w:r>
        <w:rPr>
          <w:rStyle w:val="CommentReference"/>
        </w:rPr>
        <w:annotationRef/>
      </w:r>
      <w:r>
        <w:t>I think these two will do</w:t>
      </w:r>
    </w:p>
  </w:comment>
  <w:comment w:id="408" w:author="Daniel Noble" w:date="2020-09-16T18:27:00Z" w:initials="DN">
    <w:p w14:paraId="7ADC966D" w14:textId="29F5887B" w:rsidR="007671E6" w:rsidRDefault="007671E6">
      <w:pPr>
        <w:pStyle w:val="CommentText"/>
      </w:pPr>
      <w:r>
        <w:rPr>
          <w:rStyle w:val="CommentReference"/>
        </w:rPr>
        <w:annotationRef/>
      </w:r>
      <w:r>
        <w:t>I feel like this weakens the paragraphs above a bit? Do we need this red bit or can we not just transition to the next paragraph?</w:t>
      </w:r>
    </w:p>
  </w:comment>
  <w:comment w:id="409" w:author="Daniel Noble" w:date="2020-09-05T10:00:00Z" w:initials="DN">
    <w:p w14:paraId="503DB479" w14:textId="422E6B91" w:rsidR="007671E6" w:rsidRDefault="007671E6">
      <w:pPr>
        <w:pStyle w:val="CommentText"/>
      </w:pPr>
      <w:r>
        <w:rPr>
          <w:rStyle w:val="CommentReference"/>
        </w:rPr>
        <w:annotationRef/>
      </w:r>
      <w:r>
        <w:t xml:space="preserve">To me, this I don’t think captures the transition we want to the next four explanations. This bit is trying to explain the existence of “personality” not the existence for why sexes would vary. The following explanations then do that a bit more…although I think the life-history bit is more general (see below on a note for that. Maybe we just ditch the life history “explanation”). </w:t>
      </w:r>
    </w:p>
  </w:comment>
  <w:comment w:id="431" w:author="Daniel Noble" w:date="2020-09-05T09:12:00Z" w:initials="DN">
    <w:p w14:paraId="637E4908" w14:textId="2C18535A" w:rsidR="007671E6" w:rsidRDefault="007671E6">
      <w:pPr>
        <w:pStyle w:val="CommentText"/>
      </w:pPr>
      <w:r>
        <w:rPr>
          <w:rStyle w:val="CommentReference"/>
        </w:rPr>
        <w:annotationRef/>
      </w:r>
      <w:r>
        <w:t>It’s not quite the same, but I view these two things as being too similar to have them separate; in addition, we don’t have sexual selection here, which features in the first paragraph after this.</w:t>
      </w:r>
    </w:p>
  </w:comment>
  <w:comment w:id="432" w:author="Lauren Harrison" w:date="2020-09-10T10:41:00Z" w:initials="LH">
    <w:p w14:paraId="024E8EE3" w14:textId="59DE8B15" w:rsidR="007671E6" w:rsidRDefault="007671E6">
      <w:pPr>
        <w:pStyle w:val="CommentText"/>
      </w:pPr>
      <w:r>
        <w:rPr>
          <w:rStyle w:val="CommentReference"/>
        </w:rPr>
        <w:annotationRef/>
      </w:r>
      <w:r>
        <w:t>I think the non-linear selection part was referring to sexual selection, so now I think we can probably remove it to make it clearer</w:t>
      </w:r>
    </w:p>
  </w:comment>
  <w:comment w:id="433" w:author="Michael Jennions" w:date="2020-09-22T10:19:00Z" w:initials="MJ">
    <w:p w14:paraId="3DE8D203" w14:textId="5FD49A6C" w:rsidR="007671E6" w:rsidRDefault="007671E6">
      <w:pPr>
        <w:pStyle w:val="CommentText"/>
      </w:pPr>
      <w:r>
        <w:rPr>
          <w:rStyle w:val="CommentReference"/>
        </w:rPr>
        <w:annotationRef/>
      </w:r>
      <w:r>
        <w:t>I’ve kept the four. I think they are subtly different. More importantly, most studies – in my view – just invoke sexual selection without explaining the details. Hopefully the reviewers find it ‘useful’. If not, they can simply tell us to cut down the Intro – which is easily done.</w:t>
      </w:r>
    </w:p>
  </w:comment>
  <w:comment w:id="437" w:author="Daniel Noble" w:date="2020-09-05T09:13:00Z" w:initials="DN">
    <w:p w14:paraId="0090AA67" w14:textId="7EC20DA9" w:rsidR="007671E6" w:rsidRDefault="007671E6">
      <w:pPr>
        <w:pStyle w:val="CommentText"/>
      </w:pPr>
      <w:r>
        <w:rPr>
          <w:rStyle w:val="CommentReference"/>
        </w:rPr>
        <w:annotationRef/>
      </w:r>
      <w:r>
        <w:t>Arguably, this could even really be captured by b as well. Alternative reproductive strategies are simply often just alternative life-history strategies. I would vote merging b and c to condense down.</w:t>
      </w:r>
    </w:p>
  </w:comment>
  <w:comment w:id="438" w:author="Michael Jennions" w:date="2020-09-22T10:20:00Z" w:initials="MJ">
    <w:p w14:paraId="4A83F5C4" w14:textId="49AB8194" w:rsidR="007671E6" w:rsidRDefault="007671E6">
      <w:pPr>
        <w:pStyle w:val="CommentText"/>
      </w:pPr>
      <w:r>
        <w:rPr>
          <w:rStyle w:val="CommentReference"/>
        </w:rPr>
        <w:annotationRef/>
      </w:r>
      <w:r>
        <w:t>True, but the more tenuous link for c than b to explain greater male variability (as opposed to mean values) is why I would keep them apart.</w:t>
      </w:r>
    </w:p>
  </w:comment>
  <w:comment w:id="617" w:author="Michael Jennions" w:date="2020-09-22T13:47:00Z" w:initials="MJ">
    <w:p w14:paraId="5A9C50DF" w14:textId="54289368" w:rsidR="00703655" w:rsidRDefault="00703655">
      <w:pPr>
        <w:pStyle w:val="CommentText"/>
      </w:pPr>
      <w:r>
        <w:rPr>
          <w:rStyle w:val="CommentReference"/>
        </w:rPr>
        <w:annotationRef/>
      </w:r>
      <w:r w:rsidRPr="00703655">
        <w:rPr>
          <w:highlight w:val="yellow"/>
        </w:rPr>
        <w:t>Cite a single review on sexual selection</w:t>
      </w:r>
    </w:p>
  </w:comment>
  <w:comment w:id="693" w:author="Michael Jennions" w:date="2020-09-22T13:48:00Z" w:initials="MJ">
    <w:p w14:paraId="663D5F07" w14:textId="05A28F7E" w:rsidR="00703655" w:rsidRDefault="00703655">
      <w:pPr>
        <w:pStyle w:val="CommentText"/>
      </w:pPr>
      <w:r>
        <w:rPr>
          <w:rStyle w:val="CommentReference"/>
        </w:rPr>
        <w:annotationRef/>
      </w:r>
      <w:r w:rsidRPr="00703655">
        <w:rPr>
          <w:highlight w:val="yellow"/>
        </w:rPr>
        <w:t>Replace with one review</w:t>
      </w:r>
    </w:p>
  </w:comment>
  <w:comment w:id="807" w:author="Michael Jennions" w:date="2020-09-22T13:55:00Z" w:initials="MJ">
    <w:p w14:paraId="450B6530" w14:textId="46DE3FC7" w:rsidR="00703655" w:rsidRDefault="00703655" w:rsidP="00703655">
      <w:pPr>
        <w:pStyle w:val="NormalWeb"/>
      </w:pPr>
      <w:r>
        <w:rPr>
          <w:rStyle w:val="CommentReference"/>
        </w:rPr>
        <w:annotationRef/>
      </w:r>
      <w:r>
        <w:t xml:space="preserve">Instead Cite </w:t>
      </w:r>
      <w:r>
        <w:rPr>
          <w:rFonts w:ascii="Times" w:hAnsi="Times"/>
          <w:sz w:val="16"/>
          <w:szCs w:val="16"/>
        </w:rPr>
        <w:t xml:space="preserve">Fairbairn, D. J., W. U. Blanckenhorn, and T. Sze ́kely. 2007. Sex, size and gender roles: evolutionary studies of sexual size dimorphism. OUP, Oxford, U.K. </w:t>
      </w:r>
    </w:p>
    <w:p w14:paraId="6D46DD8F" w14:textId="455BB368" w:rsidR="00703655" w:rsidRDefault="00703655">
      <w:pPr>
        <w:pStyle w:val="CommentText"/>
      </w:pPr>
    </w:p>
  </w:comment>
  <w:comment w:id="827" w:author="Lauren Harrison" w:date="2020-09-11T11:18:00Z" w:initials="LH">
    <w:p w14:paraId="06AE1C7A" w14:textId="40A62267" w:rsidR="007671E6" w:rsidRDefault="007671E6">
      <w:pPr>
        <w:pStyle w:val="CommentText"/>
      </w:pPr>
      <w:r>
        <w:rPr>
          <w:rStyle w:val="CommentReference"/>
        </w:rPr>
        <w:annotationRef/>
      </w:r>
      <w:r>
        <w:t xml:space="preserve">Updated everything so these are our final dataset numbers with invert scores removed, and those physiology effect sizes </w:t>
      </w:r>
    </w:p>
  </w:comment>
  <w:comment w:id="841" w:author="Daniel Noble" w:date="2020-09-17T08:09:00Z" w:initials="DN">
    <w:p w14:paraId="3DF624D0" w14:textId="184B6498" w:rsidR="007671E6" w:rsidRDefault="007671E6">
      <w:pPr>
        <w:pStyle w:val="CommentText"/>
      </w:pPr>
      <w:r>
        <w:rPr>
          <w:rStyle w:val="CommentReference"/>
        </w:rPr>
        <w:annotationRef/>
      </w:r>
      <w:r>
        <w:t xml:space="preserve">I think we should be clear about this. If you look at, say, exploration – it is 0.25, but then look at insects the vast majority have effect sizes even larger (&gt;0.30) than this and it’s the group with the smallest sample size. Small N could inflate effects, of course, but it could also mean that effects exist and you have low power to detect them. Worth just being up front about this as we should be focused, arguably, on the effect sizes anyway. </w:t>
      </w:r>
    </w:p>
  </w:comment>
  <w:comment w:id="897" w:author="Lauren Harrison" w:date="2020-09-11T14:08:00Z" w:initials="LH">
    <w:p w14:paraId="59B1BBFA" w14:textId="29E6B315" w:rsidR="007671E6" w:rsidRDefault="007671E6">
      <w:pPr>
        <w:pStyle w:val="CommentText"/>
      </w:pPr>
      <w:r>
        <w:rPr>
          <w:rStyle w:val="CommentReference"/>
        </w:rPr>
        <w:annotationRef/>
      </w:r>
      <w:r>
        <w:t>Is my interpretation of the results correct? SSD is so confusing!</w:t>
      </w:r>
    </w:p>
  </w:comment>
  <w:comment w:id="912" w:author="Daniel Noble" w:date="2020-09-17T08:33:00Z" w:initials="DN">
    <w:p w14:paraId="200FE07B" w14:textId="3D9CDF8F" w:rsidR="007671E6" w:rsidRDefault="007671E6">
      <w:pPr>
        <w:pStyle w:val="CommentText"/>
      </w:pPr>
      <w:r>
        <w:rPr>
          <w:rStyle w:val="CommentReference"/>
        </w:rPr>
        <w:annotationRef/>
      </w:r>
      <w:r>
        <w:t>Close! There were just a slight mix up in coefficients with aggression and activity. Also, I just put the trait stats together. Makes it a bit more wordy, but I think flowing from SSD=0 to SSD&gt;0 right after each other is easier to follow.</w:t>
      </w:r>
    </w:p>
  </w:comment>
  <w:comment w:id="973" w:author="Daniel Noble" w:date="2020-09-17T08:36:00Z" w:initials="DN">
    <w:p w14:paraId="3740BFA2" w14:textId="461C5442" w:rsidR="007671E6" w:rsidRDefault="007671E6">
      <w:pPr>
        <w:pStyle w:val="CommentText"/>
      </w:pPr>
      <w:r>
        <w:rPr>
          <w:rStyle w:val="CommentReference"/>
        </w:rPr>
        <w:annotationRef/>
      </w:r>
      <w:r>
        <w:t>I would just leave this bit like this…it’s only ~ an 11% difference</w:t>
      </w:r>
    </w:p>
  </w:comment>
  <w:comment w:id="1027" w:author="Daniel Noble" w:date="2020-09-17T08:38:00Z" w:initials="DN">
    <w:p w14:paraId="06F07C8C" w14:textId="1C69B03E" w:rsidR="007671E6" w:rsidRDefault="007671E6">
      <w:pPr>
        <w:pStyle w:val="CommentText"/>
      </w:pPr>
      <w:r>
        <w:rPr>
          <w:rStyle w:val="CommentReference"/>
        </w:rPr>
        <w:annotationRef/>
      </w:r>
      <w:r>
        <w:t>Even though this is the “full” model, so to say. Even the variables in the models likely explain a very little heterogeneity, which means you’re still left with a “high” heterogeneity / unexplained variability. So, it’s worth pointing this out as this is likely why you have this. Especially so because you say only fish and rep/amphibians have low/moderate heterogenity</w:t>
      </w:r>
    </w:p>
  </w:comment>
  <w:comment w:id="1032" w:author="Daniel Noble" w:date="2020-09-17T09:05:00Z" w:initials="DN">
    <w:p w14:paraId="7088A09E" w14:textId="3E8DD8FE" w:rsidR="007671E6" w:rsidRDefault="007671E6">
      <w:pPr>
        <w:pStyle w:val="CommentText"/>
      </w:pPr>
      <w:r>
        <w:rPr>
          <w:rStyle w:val="CommentReference"/>
        </w:rPr>
        <w:annotationRef/>
      </w:r>
      <w:r>
        <w:t>If you acknowledge the fact that pub bias may be important for invertebrates than you have three taxa</w:t>
      </w:r>
    </w:p>
  </w:comment>
  <w:comment w:id="1041" w:author="Daniel Noble" w:date="2020-09-05T13:25:00Z" w:initials="DN">
    <w:p w14:paraId="53575019" w14:textId="77777777" w:rsidR="007671E6" w:rsidRDefault="007671E6" w:rsidP="0043486B">
      <w:pPr>
        <w:pStyle w:val="CommentText"/>
      </w:pPr>
      <w:r>
        <w:rPr>
          <w:rStyle w:val="CommentReference"/>
        </w:rPr>
        <w:annotationRef/>
      </w:r>
      <w:r>
        <w:t>I feel like we can shorten these two paragraphs down a bit into one short and sweet take home….Once I have clarification on the SSD issue I will do this.</w:t>
      </w:r>
    </w:p>
  </w:comment>
  <w:comment w:id="1042" w:author="Lauren Harrison" w:date="2020-09-10T15:12:00Z" w:initials="LH">
    <w:p w14:paraId="30CEAC8B" w14:textId="14839E16" w:rsidR="007671E6" w:rsidRDefault="007671E6">
      <w:pPr>
        <w:pStyle w:val="CommentText"/>
      </w:pPr>
      <w:r>
        <w:rPr>
          <w:rStyle w:val="CommentReference"/>
        </w:rPr>
        <w:annotationRef/>
      </w:r>
      <w:r>
        <w:t>Is this a bit better?</w:t>
      </w:r>
    </w:p>
  </w:comment>
  <w:comment w:id="1043" w:author="Daniel Noble" w:date="2020-09-17T09:09:00Z" w:initials="DN">
    <w:p w14:paraId="50BA74F3" w14:textId="2B941188" w:rsidR="007671E6" w:rsidRDefault="007671E6">
      <w:pPr>
        <w:pStyle w:val="CommentText"/>
      </w:pPr>
      <w:r>
        <w:rPr>
          <w:rStyle w:val="CommentReference"/>
        </w:rPr>
        <w:annotationRef/>
      </w:r>
      <w:r>
        <w:t>That’s great Lauren!</w:t>
      </w:r>
    </w:p>
  </w:comment>
  <w:comment w:id="1148" w:author="Michael Jennions" w:date="2020-09-22T13:56:00Z" w:initials="MJ">
    <w:p w14:paraId="050CE905" w14:textId="6BDA4310" w:rsidR="0058316F" w:rsidRDefault="0058316F">
      <w:pPr>
        <w:pStyle w:val="CommentText"/>
      </w:pPr>
      <w:r>
        <w:rPr>
          <w:rStyle w:val="CommentReference"/>
        </w:rPr>
        <w:annotationRef/>
      </w:r>
      <w:r>
        <w:t>Can cite Zajitschek instead</w:t>
      </w:r>
    </w:p>
  </w:comment>
  <w:comment w:id="1170" w:author="Michael Jennions" w:date="2020-09-22T13:57:00Z" w:initials="MJ">
    <w:p w14:paraId="7FCB34A5" w14:textId="65C4204E" w:rsidR="0058316F" w:rsidRDefault="0058316F">
      <w:pPr>
        <w:pStyle w:val="CommentText"/>
      </w:pPr>
      <w:r>
        <w:rPr>
          <w:rStyle w:val="CommentReference"/>
        </w:rPr>
        <w:annotationRef/>
      </w:r>
      <w:r w:rsidRPr="0058316F">
        <w:rPr>
          <w:highlight w:val="yellow"/>
        </w:rPr>
        <w:t xml:space="preserve">Why 2013A </w:t>
      </w:r>
      <w:r>
        <w:rPr>
          <w:highlight w:val="yellow"/>
        </w:rPr>
        <w:t xml:space="preserve">as </w:t>
      </w:r>
      <w:r w:rsidRPr="0058316F">
        <w:rPr>
          <w:highlight w:val="yellow"/>
        </w:rPr>
        <w:t>only one R &amp; E paper, right?</w:t>
      </w:r>
    </w:p>
  </w:comment>
  <w:comment w:id="1186" w:author="Michael Jennions" w:date="2020-09-22T11:14:00Z" w:initials="MJ">
    <w:p w14:paraId="5C5CD510" w14:textId="6B5C3F11" w:rsidR="007671E6" w:rsidRDefault="007671E6">
      <w:pPr>
        <w:pStyle w:val="CommentText"/>
      </w:pPr>
      <w:r>
        <w:rPr>
          <w:rStyle w:val="CommentReference"/>
        </w:rPr>
        <w:annotationRef/>
      </w:r>
      <w:r w:rsidRPr="0058316F">
        <w:rPr>
          <w:highlight w:val="yellow"/>
        </w:rPr>
        <w:t>Need to explain to me.</w:t>
      </w:r>
    </w:p>
  </w:comment>
  <w:comment w:id="1199" w:author="Michael Jennions" w:date="2020-09-22T13:57:00Z" w:initials="MJ">
    <w:p w14:paraId="355D8BC8" w14:textId="4C1DC82D" w:rsidR="0058316F" w:rsidRDefault="0058316F">
      <w:pPr>
        <w:pStyle w:val="CommentText"/>
      </w:pPr>
      <w:r>
        <w:rPr>
          <w:rStyle w:val="CommentReference"/>
        </w:rPr>
        <w:annotationRef/>
      </w:r>
      <w:r w:rsidRPr="0058316F">
        <w:rPr>
          <w:highlight w:val="yellow"/>
        </w:rPr>
        <w:t>Cite only one?</w:t>
      </w:r>
    </w:p>
  </w:comment>
  <w:comment w:id="1221" w:author="Daniel Noble" w:date="2020-09-17T12:36:00Z" w:initials="DN">
    <w:p w14:paraId="74E130EF" w14:textId="0521A072" w:rsidR="007671E6" w:rsidRDefault="007671E6">
      <w:pPr>
        <w:pStyle w:val="CommentText"/>
      </w:pPr>
      <w:r>
        <w:rPr>
          <w:rStyle w:val="CommentReference"/>
        </w:rPr>
        <w:annotationRef/>
      </w:r>
      <w:r>
        <w:t>This would explain why we see no sex differences in variability for aggression…except for fish though…is this maybe not the best example then to use aggression?</w:t>
      </w:r>
    </w:p>
  </w:comment>
  <w:comment w:id="1254" w:author="Daniel Noble" w:date="2020-09-05T14:00:00Z" w:initials="DN">
    <w:p w14:paraId="33C0B249" w14:textId="2879E025" w:rsidR="007671E6" w:rsidRDefault="007671E6">
      <w:pPr>
        <w:pStyle w:val="CommentText"/>
      </w:pPr>
      <w:r>
        <w:rPr>
          <w:rStyle w:val="CommentReference"/>
        </w:rPr>
        <w:annotationRef/>
      </w:r>
      <w:r>
        <w:t>Lauren. Didn’t you preregister this?? If so, you should add in the preregisted report link…</w:t>
      </w:r>
    </w:p>
  </w:comment>
  <w:comment w:id="1255" w:author="Lauren Harrison" w:date="2020-09-12T17:39:00Z" w:initials="LH">
    <w:p w14:paraId="63702BB8" w14:textId="7B4828B1" w:rsidR="007671E6" w:rsidRDefault="007671E6">
      <w:pPr>
        <w:pStyle w:val="CommentText"/>
      </w:pPr>
      <w:r>
        <w:rPr>
          <w:rStyle w:val="CommentReference"/>
        </w:rPr>
        <w:annotationRef/>
      </w:r>
      <w:r>
        <w:t>Added it in. Thanks for reminding me!</w:t>
      </w:r>
    </w:p>
  </w:comment>
  <w:comment w:id="1262" w:author="Daniel Noble" w:date="2020-09-05T13:34:00Z" w:initials="DN">
    <w:p w14:paraId="38D4D44E" w14:textId="17FE1FB1" w:rsidR="007671E6" w:rsidRDefault="007671E6">
      <w:pPr>
        <w:pStyle w:val="CommentText"/>
      </w:pPr>
      <w:r>
        <w:rPr>
          <w:rStyle w:val="CommentReference"/>
        </w:rPr>
        <w:annotationRef/>
      </w:r>
      <w:r>
        <w:t>Lauren, I know last meeting you said you dropped a bunch of physiology measures, which was right to do, but I just want to check that this doesn’t impact all the PRISMA stuff…It may need updating?</w:t>
      </w:r>
    </w:p>
  </w:comment>
  <w:comment w:id="1263" w:author="Lauren Harrison" w:date="2020-09-11T16:47:00Z" w:initials="LH">
    <w:p w14:paraId="43C22528" w14:textId="40E7C19C" w:rsidR="007671E6" w:rsidRDefault="007671E6">
      <w:pPr>
        <w:pStyle w:val="CommentText"/>
      </w:pPr>
      <w:r>
        <w:rPr>
          <w:rStyle w:val="CommentReference"/>
        </w:rPr>
        <w:annotationRef/>
      </w:r>
      <w:r>
        <w:t xml:space="preserve">It’s all updated! Removing these only changed the total effect sizes. I have more info in the supp material too </w:t>
      </w:r>
    </w:p>
  </w:comment>
  <w:comment w:id="1266" w:author="Michael Jennions" w:date="2020-09-22T13:59:00Z" w:initials="MJ">
    <w:p w14:paraId="720F84E0" w14:textId="010F4900" w:rsidR="0058316F" w:rsidRDefault="0058316F">
      <w:pPr>
        <w:pStyle w:val="CommentText"/>
      </w:pPr>
      <w:r>
        <w:rPr>
          <w:rStyle w:val="CommentReference"/>
        </w:rPr>
        <w:annotationRef/>
      </w:r>
      <w:r w:rsidRPr="0058316F">
        <w:rPr>
          <w:highlight w:val="yellow"/>
        </w:rPr>
        <w:t xml:space="preserve">Cite only </w:t>
      </w:r>
      <w:r>
        <w:rPr>
          <w:highlight w:val="yellow"/>
        </w:rPr>
        <w:t>Nakagawa 2015</w:t>
      </w:r>
      <w:r w:rsidRPr="0058316F">
        <w:rPr>
          <w:highlight w:val="yellow"/>
        </w:rPr>
        <w:t>?</w:t>
      </w:r>
    </w:p>
  </w:comment>
  <w:comment w:id="1284" w:author="Daniel Noble" w:date="2020-09-05T13:37:00Z" w:initials="DN">
    <w:p w14:paraId="5A9ECCDE" w14:textId="7FD9B85A" w:rsidR="007671E6" w:rsidRDefault="007671E6">
      <w:pPr>
        <w:pStyle w:val="CommentText"/>
      </w:pPr>
      <w:r>
        <w:rPr>
          <w:rStyle w:val="CommentReference"/>
        </w:rPr>
        <w:annotationRef/>
      </w:r>
      <w:r>
        <w:t>Is this correct Lauren? I just worry a bit about this if a hardcore personality person like Niels gets this….they might ask to focus only on the repeatable traits…</w:t>
      </w:r>
    </w:p>
  </w:comment>
  <w:comment w:id="1289" w:author="Lauren Harrison" w:date="2020-09-12T17:40:00Z" w:initials="LH">
    <w:p w14:paraId="42FB44F7" w14:textId="017D4190" w:rsidR="007671E6" w:rsidRDefault="007671E6">
      <w:pPr>
        <w:pStyle w:val="CommentText"/>
      </w:pPr>
      <w:r>
        <w:rPr>
          <w:rStyle w:val="CommentReference"/>
        </w:rPr>
        <w:annotationRef/>
      </w:r>
      <w:r>
        <w:t xml:space="preserve">Should we make this another numbered equation? If so, I think we might be over Nat Comm’s limit for in-text equations, and I can probably move it to the Supp. </w:t>
      </w:r>
    </w:p>
  </w:comment>
  <w:comment w:id="1294" w:author="Michael Jennions" w:date="2020-09-22T14:00:00Z" w:initials="MJ">
    <w:p w14:paraId="192A0258" w14:textId="1A3677FA" w:rsidR="0058316F" w:rsidRDefault="0058316F">
      <w:pPr>
        <w:pStyle w:val="CommentText"/>
      </w:pPr>
      <w:r>
        <w:rPr>
          <w:rStyle w:val="CommentReference"/>
        </w:rPr>
        <w:annotationRef/>
      </w:r>
      <w:r w:rsidRPr="0058316F">
        <w:rPr>
          <w:highlight w:val="yellow"/>
        </w:rPr>
        <w:t>Cite Fairbairn book</w:t>
      </w:r>
    </w:p>
  </w:comment>
  <w:comment w:id="1302" w:author="Michael Jennions" w:date="2020-09-22T14:00:00Z" w:initials="MJ">
    <w:p w14:paraId="4876F316" w14:textId="79CFB0D5" w:rsidR="0058316F" w:rsidRDefault="0058316F">
      <w:pPr>
        <w:pStyle w:val="CommentText"/>
      </w:pPr>
      <w:r>
        <w:rPr>
          <w:rStyle w:val="CommentReference"/>
        </w:rPr>
        <w:annotationRef/>
      </w:r>
      <w:r>
        <w:t>Can delete if you need to lose a reference</w:t>
      </w:r>
    </w:p>
  </w:comment>
  <w:comment w:id="1324" w:author="Michael Jennions" w:date="2020-09-22T14:01:00Z" w:initials="MJ">
    <w:p w14:paraId="4B3E612E" w14:textId="7ED4A671" w:rsidR="0058316F" w:rsidRDefault="0058316F">
      <w:pPr>
        <w:pStyle w:val="CommentText"/>
      </w:pPr>
      <w:r>
        <w:rPr>
          <w:rStyle w:val="CommentReference"/>
        </w:rPr>
        <w:annotationRef/>
      </w:r>
      <w:r>
        <w:t>Cite only 2012 one</w:t>
      </w:r>
    </w:p>
  </w:comment>
  <w:comment w:id="1331" w:author="Michael Jennions" w:date="2020-09-22T14:02:00Z" w:initials="MJ">
    <w:p w14:paraId="12DDA045" w14:textId="21C768E8" w:rsidR="0058316F" w:rsidRDefault="0058316F">
      <w:pPr>
        <w:pStyle w:val="CommentText"/>
      </w:pPr>
      <w:r>
        <w:rPr>
          <w:rStyle w:val="CommentReference"/>
        </w:rPr>
        <w:annotationRef/>
      </w:r>
      <w:r>
        <w:t>Can live without citations here</w:t>
      </w:r>
    </w:p>
  </w:comment>
  <w:comment w:id="1360" w:author="Michael Jennions" w:date="2020-09-22T11:40:00Z" w:initials="MJ">
    <w:p w14:paraId="475AB0DB" w14:textId="0DEE64FA" w:rsidR="00D0621F" w:rsidRDefault="00D0621F">
      <w:pPr>
        <w:pStyle w:val="CommentText"/>
      </w:pPr>
      <w:r>
        <w:rPr>
          <w:rStyle w:val="CommentReference"/>
        </w:rPr>
        <w:annotationRef/>
      </w:r>
      <w:r w:rsidRPr="00D0621F">
        <w:rPr>
          <w:highlight w:val="yellow"/>
        </w:rPr>
        <w:t>This is not mentioned in the results. Give a reference to Supp Info?</w:t>
      </w:r>
    </w:p>
  </w:comment>
  <w:comment w:id="1367" w:author="Lauren Harrison" w:date="2020-08-07T16:39:00Z" w:initials="LH">
    <w:p w14:paraId="4E4D8A57" w14:textId="77777777" w:rsidR="007671E6" w:rsidRDefault="007671E6" w:rsidP="00DA2BB5">
      <w:pPr>
        <w:pStyle w:val="CommentText"/>
      </w:pPr>
      <w:r>
        <w:rPr>
          <w:rStyle w:val="CommentReference"/>
        </w:rPr>
        <w:annotationRef/>
      </w:r>
      <w:r>
        <w:t>I don’t have a good reference for this. Maybe Dan would know?</w:t>
      </w:r>
    </w:p>
  </w:comment>
  <w:comment w:id="1368" w:author="Daniel Noble" w:date="2020-09-05T14:23:00Z" w:initials="DN">
    <w:p w14:paraId="7218EF53" w14:textId="4F4D11C9" w:rsidR="007671E6" w:rsidRDefault="007671E6">
      <w:pPr>
        <w:pStyle w:val="CommentText"/>
      </w:pPr>
      <w:r>
        <w:rPr>
          <w:rStyle w:val="CommentReference"/>
        </w:rPr>
        <w:annotationRef/>
      </w:r>
      <w:r>
        <w:t>Can’t recall of the top of my head, but I’ll dig one up</w:t>
      </w:r>
    </w:p>
  </w:comment>
  <w:comment w:id="1366" w:author="Daniel Noble" w:date="2020-09-17T12:46:00Z" w:initials="DN">
    <w:p w14:paraId="215B0F97" w14:textId="77777777" w:rsidR="007671E6" w:rsidRDefault="007671E6">
      <w:pPr>
        <w:pStyle w:val="CommentText"/>
      </w:pPr>
      <w:r>
        <w:rPr>
          <w:rStyle w:val="CommentReference"/>
        </w:rPr>
        <w:annotationRef/>
      </w:r>
      <w:r>
        <w:t xml:space="preserve">How about: </w:t>
      </w:r>
      <w:r w:rsidRPr="005E28E4">
        <w:t>https://www.bmj.com/content/343/bmj.d4002.long</w:t>
      </w:r>
    </w:p>
    <w:p w14:paraId="6021AA1D" w14:textId="05AB8D5E" w:rsidR="007671E6" w:rsidRDefault="007671E6">
      <w:pPr>
        <w:pStyle w:val="CommentText"/>
      </w:pPr>
    </w:p>
  </w:comment>
  <w:comment w:id="1369" w:author="Lauren Harrison" w:date="2020-08-09T13:26:00Z" w:initials="LH">
    <w:p w14:paraId="0FC10F90" w14:textId="77777777" w:rsidR="007671E6" w:rsidRDefault="007671E6" w:rsidP="00DA2BB5">
      <w:pPr>
        <w:pStyle w:val="CommentText"/>
      </w:pPr>
      <w:r>
        <w:rPr>
          <w:rStyle w:val="CommentReference"/>
        </w:rPr>
        <w:annotationRef/>
      </w:r>
      <w:r>
        <w:t>I’m not sure that this is the best reference either – does anyone else have a better paper about using precision?</w:t>
      </w:r>
    </w:p>
  </w:comment>
  <w:comment w:id="1370" w:author="Michael Jennions" w:date="2020-09-22T11:41:00Z" w:initials="MJ">
    <w:p w14:paraId="4B5ABF40" w14:textId="26C9790A" w:rsidR="00043E32" w:rsidRDefault="00043E32">
      <w:pPr>
        <w:pStyle w:val="CommentText"/>
      </w:pPr>
      <w:r>
        <w:rPr>
          <w:rStyle w:val="CommentReference"/>
        </w:rPr>
        <w:annotationRef/>
      </w:r>
      <w:r w:rsidRPr="00043E32">
        <w:rPr>
          <w:highlight w:val="yellow"/>
        </w:rPr>
        <w:t>Cite the Pun</w:t>
      </w:r>
      <w:r>
        <w:rPr>
          <w:highlight w:val="yellow"/>
        </w:rPr>
        <w:t xml:space="preserve">, er Pub, </w:t>
      </w:r>
      <w:r w:rsidRPr="00043E32">
        <w:rPr>
          <w:highlight w:val="yellow"/>
        </w:rPr>
        <w:t>Bias book in my office.</w:t>
      </w:r>
    </w:p>
  </w:comment>
  <w:comment w:id="1371" w:author="Lauren Harrison" w:date="2020-08-26T08:39:00Z" w:initials="LH">
    <w:p w14:paraId="1E68EAE9" w14:textId="47249897" w:rsidR="007671E6" w:rsidRDefault="007671E6">
      <w:pPr>
        <w:pStyle w:val="CommentText"/>
      </w:pPr>
      <w:r>
        <w:rPr>
          <w:rStyle w:val="CommentReference"/>
        </w:rPr>
        <w:annotationRef/>
      </w:r>
      <w:r>
        <w:t>Nat Comm wants a max. of 70 references so maybe we should try to reuse a few good ones? Because we are over right now (by a lot)</w:t>
      </w:r>
    </w:p>
  </w:comment>
  <w:comment w:id="1372" w:author="Michael Jennions" w:date="2020-09-22T11:42:00Z" w:initials="MJ">
    <w:p w14:paraId="14C2ABCD" w14:textId="77777777" w:rsidR="00B00DB2" w:rsidRDefault="00B00DB2">
      <w:pPr>
        <w:pStyle w:val="CommentText"/>
        <w:rPr>
          <w:highlight w:val="yellow"/>
        </w:rPr>
      </w:pPr>
      <w:r>
        <w:rPr>
          <w:rStyle w:val="CommentReference"/>
        </w:rPr>
        <w:annotationRef/>
      </w:r>
      <w:r w:rsidR="00D808D6">
        <w:rPr>
          <w:highlight w:val="yellow"/>
        </w:rPr>
        <w:t>Looks like you need to lose about 20. I</w:t>
      </w:r>
      <w:r w:rsidRPr="00B00DB2">
        <w:rPr>
          <w:highlight w:val="yellow"/>
        </w:rPr>
        <w:t xml:space="preserve"> suggest deleting example references and replacing them with a review. Also fewer refs for ‘side topics’ like X chromosome activiation. Again, a single catch all review/book might be better.</w:t>
      </w:r>
    </w:p>
    <w:p w14:paraId="432417F3" w14:textId="77777777" w:rsidR="00D808D6" w:rsidRDefault="00D808D6">
      <w:pPr>
        <w:pStyle w:val="CommentText"/>
      </w:pPr>
    </w:p>
    <w:p w14:paraId="0A81EFD2" w14:textId="05FFFF12" w:rsidR="00D808D6" w:rsidRDefault="00D808D6">
      <w:pPr>
        <w:pStyle w:val="CommentText"/>
      </w:pPr>
      <w:r w:rsidRPr="00D808D6">
        <w:rPr>
          <w:highlight w:val="yellow"/>
        </w:rPr>
        <w:t xml:space="preserve">I have highlighted in </w:t>
      </w:r>
      <w:r w:rsidRPr="00D808D6">
        <w:rPr>
          <w:highlight w:val="cyan"/>
        </w:rPr>
        <w:t xml:space="preserve">BLUE </w:t>
      </w:r>
      <w:r w:rsidRPr="00D808D6">
        <w:rPr>
          <w:highlight w:val="yellow"/>
        </w:rPr>
        <w:t>in the text refs that I think you could lose</w:t>
      </w:r>
    </w:p>
  </w:comment>
  <w:comment w:id="1383" w:author="Daniel Noble" w:date="2020-09-05T14:27:00Z" w:initials="DN">
    <w:p w14:paraId="5DA271CE" w14:textId="085B1C7B" w:rsidR="007671E6" w:rsidRDefault="007671E6">
      <w:pPr>
        <w:pStyle w:val="CommentText"/>
      </w:pPr>
      <w:r>
        <w:rPr>
          <w:rStyle w:val="CommentReference"/>
        </w:rPr>
        <w:annotationRef/>
      </w:r>
      <w:r>
        <w:t>Although note p = 0.06 in places</w:t>
      </w:r>
    </w:p>
  </w:comment>
  <w:comment w:id="1635" w:author="Lauren Harrison" w:date="2020-09-13T10:09:00Z" w:initials="LH">
    <w:p w14:paraId="131FD076" w14:textId="7103C68A" w:rsidR="007671E6" w:rsidRDefault="007671E6">
      <w:pPr>
        <w:pStyle w:val="CommentText"/>
      </w:pPr>
      <w:r>
        <w:rPr>
          <w:rStyle w:val="CommentReference"/>
        </w:rPr>
        <w:annotationRef/>
      </w:r>
      <w:r>
        <w:t xml:space="preserve">This comes out as significant in our D matrix models now </w:t>
      </w:r>
      <w:r>
        <w:sym w:font="Wingdings" w:char="F04C"/>
      </w:r>
      <w:r>
        <w:t xml:space="preserve"> </w:t>
      </w:r>
    </w:p>
  </w:comment>
  <w:comment w:id="1636" w:author="Daniel Noble" w:date="2020-09-17T08:02:00Z" w:initials="DN">
    <w:p w14:paraId="03B8BCFA" w14:textId="70FE31F5" w:rsidR="007671E6" w:rsidRDefault="007671E6">
      <w:pPr>
        <w:pStyle w:val="CommentText"/>
      </w:pPr>
      <w:r>
        <w:rPr>
          <w:rStyle w:val="CommentReference"/>
        </w:rPr>
        <w:annotationRef/>
      </w:r>
      <w:r>
        <w:t xml:space="preserve">I wouldn’t worry. This is borderline in any case. I always go for the more conservative outlook. Given we don’t know the exact correlation structure (we are assuming a value) this is mainly a sensitivity analysis to check that if it appears important it really is and it’s not driven by non-independence. </w:t>
      </w:r>
    </w:p>
  </w:comment>
  <w:comment w:id="1690" w:author="Lauren Harrison" w:date="2020-09-12T17:16:00Z" w:initials="LH">
    <w:p w14:paraId="528568B0" w14:textId="2B4A4BF1" w:rsidR="007671E6" w:rsidRDefault="007671E6">
      <w:pPr>
        <w:pStyle w:val="CommentText"/>
      </w:pPr>
      <w:r>
        <w:rPr>
          <w:rStyle w:val="CommentReference"/>
        </w:rPr>
        <w:annotationRef/>
      </w:r>
      <w:r>
        <w:t>Is this the right word to use now?</w:t>
      </w:r>
    </w:p>
  </w:comment>
  <w:comment w:id="1691" w:author="Lauren Harrison" w:date="2020-09-11T09:39:00Z" w:initials="LH">
    <w:p w14:paraId="2B426AE3" w14:textId="1A722AEE" w:rsidR="007671E6" w:rsidRDefault="007671E6">
      <w:pPr>
        <w:pStyle w:val="CommentText"/>
      </w:pPr>
      <w:r>
        <w:rPr>
          <w:rStyle w:val="CommentReference"/>
        </w:rPr>
        <w:annotationRef/>
      </w:r>
      <w:r>
        <w:t xml:space="preserve">Hope this is looking ok now Dan! </w:t>
      </w:r>
    </w:p>
  </w:comment>
  <w:comment w:id="1689" w:author="Michael Jennions" w:date="2020-09-22T11:46:00Z" w:initials="MJ">
    <w:p w14:paraId="1419AB5F" w14:textId="649BD9FB" w:rsidR="007D35C2" w:rsidRDefault="007D35C2">
      <w:pPr>
        <w:pStyle w:val="CommentText"/>
      </w:pPr>
      <w:r>
        <w:rPr>
          <w:rStyle w:val="CommentReference"/>
        </w:rPr>
        <w:annotationRef/>
      </w:r>
      <w:r w:rsidRPr="007D35C2">
        <w:rPr>
          <w:highlight w:val="yellow"/>
        </w:rPr>
        <w:t>Interactions are not reported. Were they all 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65164A" w15:done="0"/>
  <w15:commentEx w15:paraId="425E7A5D" w15:paraIdParent="1265164A" w15:done="0"/>
  <w15:commentEx w15:paraId="5E7AC4C5" w15:done="0"/>
  <w15:commentEx w15:paraId="6DF84144" w15:paraIdParent="5E7AC4C5" w15:done="0"/>
  <w15:commentEx w15:paraId="1736A713" w15:done="0"/>
  <w15:commentEx w15:paraId="2954326B" w15:done="0"/>
  <w15:commentEx w15:paraId="0739AAFF" w15:done="0"/>
  <w15:commentEx w15:paraId="29044C5A" w15:paraIdParent="0739AAFF" w15:done="0"/>
  <w15:commentEx w15:paraId="162A9277" w15:paraIdParent="0739AAFF" w15:done="0"/>
  <w15:commentEx w15:paraId="2A7214AF" w15:done="0"/>
  <w15:commentEx w15:paraId="7C41BBE1" w15:done="0"/>
  <w15:commentEx w15:paraId="24D3ACCF" w15:paraIdParent="7C41BBE1" w15:done="0"/>
  <w15:commentEx w15:paraId="7ADC966D" w15:done="0"/>
  <w15:commentEx w15:paraId="503DB479" w15:done="0"/>
  <w15:commentEx w15:paraId="637E4908" w15:done="0"/>
  <w15:commentEx w15:paraId="024E8EE3" w15:paraIdParent="637E4908" w15:done="0"/>
  <w15:commentEx w15:paraId="3DE8D203" w15:paraIdParent="637E4908" w15:done="0"/>
  <w15:commentEx w15:paraId="0090AA67" w15:done="0"/>
  <w15:commentEx w15:paraId="4A83F5C4" w15:paraIdParent="0090AA67" w15:done="0"/>
  <w15:commentEx w15:paraId="5A9C50DF" w15:done="0"/>
  <w15:commentEx w15:paraId="663D5F07" w15:done="0"/>
  <w15:commentEx w15:paraId="6D46DD8F" w15:done="0"/>
  <w15:commentEx w15:paraId="06AE1C7A" w15:done="0"/>
  <w15:commentEx w15:paraId="3DF624D0" w15:done="0"/>
  <w15:commentEx w15:paraId="59B1BBFA" w15:done="0"/>
  <w15:commentEx w15:paraId="200FE07B" w15:done="0"/>
  <w15:commentEx w15:paraId="3740BFA2" w15:done="0"/>
  <w15:commentEx w15:paraId="06F07C8C" w15:done="0"/>
  <w15:commentEx w15:paraId="7088A09E" w15:done="0"/>
  <w15:commentEx w15:paraId="53575019" w15:done="0"/>
  <w15:commentEx w15:paraId="30CEAC8B" w15:paraIdParent="53575019" w15:done="0"/>
  <w15:commentEx w15:paraId="50BA74F3" w15:paraIdParent="53575019" w15:done="0"/>
  <w15:commentEx w15:paraId="050CE905" w15:done="0"/>
  <w15:commentEx w15:paraId="7FCB34A5" w15:done="0"/>
  <w15:commentEx w15:paraId="5C5CD510" w15:done="0"/>
  <w15:commentEx w15:paraId="355D8BC8" w15:done="0"/>
  <w15:commentEx w15:paraId="74E130EF" w15:done="0"/>
  <w15:commentEx w15:paraId="33C0B249" w15:done="0"/>
  <w15:commentEx w15:paraId="63702BB8" w15:paraIdParent="33C0B249" w15:done="0"/>
  <w15:commentEx w15:paraId="38D4D44E" w15:done="0"/>
  <w15:commentEx w15:paraId="43C22528" w15:paraIdParent="38D4D44E" w15:done="0"/>
  <w15:commentEx w15:paraId="720F84E0" w15:done="0"/>
  <w15:commentEx w15:paraId="5A9ECCDE" w15:done="0"/>
  <w15:commentEx w15:paraId="42FB44F7" w15:done="0"/>
  <w15:commentEx w15:paraId="192A0258" w15:done="0"/>
  <w15:commentEx w15:paraId="4876F316" w15:done="0"/>
  <w15:commentEx w15:paraId="4B3E612E" w15:done="0"/>
  <w15:commentEx w15:paraId="12DDA045" w15:done="0"/>
  <w15:commentEx w15:paraId="475AB0DB" w15:done="0"/>
  <w15:commentEx w15:paraId="4E4D8A57" w15:done="0"/>
  <w15:commentEx w15:paraId="7218EF53" w15:paraIdParent="4E4D8A57" w15:done="0"/>
  <w15:commentEx w15:paraId="6021AA1D" w15:done="0"/>
  <w15:commentEx w15:paraId="0FC10F90" w15:done="0"/>
  <w15:commentEx w15:paraId="4B5ABF40" w15:paraIdParent="0FC10F90" w15:done="0"/>
  <w15:commentEx w15:paraId="1E68EAE9" w15:done="0"/>
  <w15:commentEx w15:paraId="0A81EFD2" w15:paraIdParent="1E68EAE9" w15:done="0"/>
  <w15:commentEx w15:paraId="5DA271CE" w15:done="0"/>
  <w15:commentEx w15:paraId="131FD076" w15:done="0"/>
  <w15:commentEx w15:paraId="03B8BCFA" w15:paraIdParent="131FD076" w15:done="0"/>
  <w15:commentEx w15:paraId="528568B0" w15:done="0"/>
  <w15:commentEx w15:paraId="2B426AE3" w15:done="0"/>
  <w15:commentEx w15:paraId="1419AB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781EF" w16cex:dateUtc="2020-09-12T07:20:00Z"/>
  <w16cex:commentExtensible w16cex:durableId="22F2335C" w16cex:dateUtc="2020-08-27T03:27:00Z"/>
  <w16cex:commentExtensible w16cex:durableId="230609C0" w16cex:dateUtc="2020-09-11T04:35:00Z"/>
  <w16cex:commentExtensible w16cex:durableId="230C6773" w16cex:dateUtc="2020-09-16T00:29:00Z"/>
  <w16cex:commentExtensible w16cex:durableId="230CD79C" w16cex:dateUtc="2020-09-16T08:27:00Z"/>
  <w16cex:commentExtensible w16cex:durableId="22FDE022" w16cex:dateUtc="2020-09-05T00:00:00Z"/>
  <w16cex:commentExtensible w16cex:durableId="22FDD4EA" w16cex:dateUtc="2020-09-04T23:12:00Z"/>
  <w16cex:commentExtensible w16cex:durableId="23048166" w16cex:dateUtc="2020-09-10T00:41:00Z"/>
  <w16cex:commentExtensible w16cex:durableId="22FDD545" w16cex:dateUtc="2020-09-04T23:13:00Z"/>
  <w16cex:commentExtensible w16cex:durableId="2305DB9D" w16cex:dateUtc="2020-09-11T01:18:00Z"/>
  <w16cex:commentExtensible w16cex:durableId="230D9837" w16cex:dateUtc="2020-09-16T22:09:00Z"/>
  <w16cex:commentExtensible w16cex:durableId="2306034E" w16cex:dateUtc="2020-09-11T04:08:00Z"/>
  <w16cex:commentExtensible w16cex:durableId="230D9DBF" w16cex:dateUtc="2020-09-16T22:33:00Z"/>
  <w16cex:commentExtensible w16cex:durableId="230D9E7A" w16cex:dateUtc="2020-09-16T22:36:00Z"/>
  <w16cex:commentExtensible w16cex:durableId="230D9F0D" w16cex:dateUtc="2020-09-16T22:38:00Z"/>
  <w16cex:commentExtensible w16cex:durableId="230DA557" w16cex:dateUtc="2020-09-16T23:05:00Z"/>
  <w16cex:commentExtensible w16cex:durableId="22FE103B" w16cex:dateUtc="2020-09-05T03:25:00Z"/>
  <w16cex:commentExtensible w16cex:durableId="2304C0C1" w16cex:dateUtc="2020-09-10T05:12:00Z"/>
  <w16cex:commentExtensible w16cex:durableId="230DA649" w16cex:dateUtc="2020-09-16T23:09:00Z"/>
  <w16cex:commentExtensible w16cex:durableId="230DD6D3" w16cex:dateUtc="2020-09-17T02:36:00Z"/>
  <w16cex:commentExtensible w16cex:durableId="22FE1882" w16cex:dateUtc="2020-09-05T04:00:00Z"/>
  <w16cex:commentExtensible w16cex:durableId="23078654" w16cex:dateUtc="2020-09-12T07:39:00Z"/>
  <w16cex:commentExtensible w16cex:durableId="22FE127C" w16cex:dateUtc="2020-09-05T03:34:00Z"/>
  <w16cex:commentExtensible w16cex:durableId="230628A9" w16cex:dateUtc="2020-09-11T06:47:00Z"/>
  <w16cex:commentExtensible w16cex:durableId="22FE131E" w16cex:dateUtc="2020-09-05T03:37:00Z"/>
  <w16cex:commentExtensible w16cex:durableId="2307867C" w16cex:dateUtc="2020-09-12T07:40:00Z"/>
  <w16cex:commentExtensible w16cex:durableId="22FE1DDA" w16cex:dateUtc="2020-09-05T04:23:00Z"/>
  <w16cex:commentExtensible w16cex:durableId="230DD926" w16cex:dateUtc="2020-09-17T02:46:00Z"/>
  <w16cex:commentExtensible w16cex:durableId="22F09E45" w16cex:dateUtc="2020-08-25T22:39:00Z"/>
  <w16cex:commentExtensible w16cex:durableId="22FE1EC3" w16cex:dateUtc="2020-09-05T04:27:00Z"/>
  <w16cex:commentExtensible w16cex:durableId="23086E5F" w16cex:dateUtc="2020-09-13T00:09:00Z"/>
  <w16cex:commentExtensible w16cex:durableId="230D96A8" w16cex:dateUtc="2020-09-16T22:02:00Z"/>
  <w16cex:commentExtensible w16cex:durableId="230780E8" w16cex:dateUtc="2020-09-12T07:16:00Z"/>
  <w16cex:commentExtensible w16cex:durableId="2305C457" w16cex:dateUtc="2020-09-10T2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65164A" w16cid:durableId="230781EF"/>
  <w16cid:commentId w16cid:paraId="425E7A5D" w16cid:durableId="23139627"/>
  <w16cid:commentId w16cid:paraId="5E7AC4C5" w16cid:durableId="22E7BBAA"/>
  <w16cid:commentId w16cid:paraId="6DF84144" w16cid:durableId="2313043F"/>
  <w16cid:commentId w16cid:paraId="1736A713" w16cid:durableId="22F2335C"/>
  <w16cid:commentId w16cid:paraId="2954326B" w16cid:durableId="231442C9"/>
  <w16cid:commentId w16cid:paraId="0739AAFF" w16cid:durableId="230609C0"/>
  <w16cid:commentId w16cid:paraId="29044C5A" w16cid:durableId="230C6773"/>
  <w16cid:commentId w16cid:paraId="162A9277" w16cid:durableId="2313A5F9"/>
  <w16cid:commentId w16cid:paraId="2A7214AF" w16cid:durableId="2313A3E8"/>
  <w16cid:commentId w16cid:paraId="7C41BBE1" w16cid:durableId="22E7C9F9"/>
  <w16cid:commentId w16cid:paraId="24D3ACCF" w16cid:durableId="2313A160"/>
  <w16cid:commentId w16cid:paraId="7ADC966D" w16cid:durableId="230CD79C"/>
  <w16cid:commentId w16cid:paraId="503DB479" w16cid:durableId="22FDE022"/>
  <w16cid:commentId w16cid:paraId="637E4908" w16cid:durableId="22FDD4EA"/>
  <w16cid:commentId w16cid:paraId="024E8EE3" w16cid:durableId="23048166"/>
  <w16cid:commentId w16cid:paraId="3DE8D203" w16cid:durableId="23144E1D"/>
  <w16cid:commentId w16cid:paraId="0090AA67" w16cid:durableId="22FDD545"/>
  <w16cid:commentId w16cid:paraId="4A83F5C4" w16cid:durableId="23144E67"/>
  <w16cid:commentId w16cid:paraId="5A9C50DF" w16cid:durableId="23147F02"/>
  <w16cid:commentId w16cid:paraId="663D5F07" w16cid:durableId="23147F27"/>
  <w16cid:commentId w16cid:paraId="6D46DD8F" w16cid:durableId="231480C8"/>
  <w16cid:commentId w16cid:paraId="06AE1C7A" w16cid:durableId="2305DB9D"/>
  <w16cid:commentId w16cid:paraId="3DF624D0" w16cid:durableId="230D9837"/>
  <w16cid:commentId w16cid:paraId="59B1BBFA" w16cid:durableId="2306034E"/>
  <w16cid:commentId w16cid:paraId="200FE07B" w16cid:durableId="230D9DBF"/>
  <w16cid:commentId w16cid:paraId="3740BFA2" w16cid:durableId="230D9E7A"/>
  <w16cid:commentId w16cid:paraId="06F07C8C" w16cid:durableId="230D9F0D"/>
  <w16cid:commentId w16cid:paraId="7088A09E" w16cid:durableId="230DA557"/>
  <w16cid:commentId w16cid:paraId="53575019" w16cid:durableId="22FE103B"/>
  <w16cid:commentId w16cid:paraId="30CEAC8B" w16cid:durableId="2304C0C1"/>
  <w16cid:commentId w16cid:paraId="50BA74F3" w16cid:durableId="230DA649"/>
  <w16cid:commentId w16cid:paraId="050CE905" w16cid:durableId="2314810C"/>
  <w16cid:commentId w16cid:paraId="7FCB34A5" w16cid:durableId="2314812E"/>
  <w16cid:commentId w16cid:paraId="5C5CD510" w16cid:durableId="23145B0B"/>
  <w16cid:commentId w16cid:paraId="355D8BC8" w16cid:durableId="2314814F"/>
  <w16cid:commentId w16cid:paraId="74E130EF" w16cid:durableId="230DD6D3"/>
  <w16cid:commentId w16cid:paraId="33C0B249" w16cid:durableId="22FE1882"/>
  <w16cid:commentId w16cid:paraId="63702BB8" w16cid:durableId="23078654"/>
  <w16cid:commentId w16cid:paraId="38D4D44E" w16cid:durableId="22FE127C"/>
  <w16cid:commentId w16cid:paraId="43C22528" w16cid:durableId="230628A9"/>
  <w16cid:commentId w16cid:paraId="720F84E0" w16cid:durableId="231481B5"/>
  <w16cid:commentId w16cid:paraId="5A9ECCDE" w16cid:durableId="22FE131E"/>
  <w16cid:commentId w16cid:paraId="42FB44F7" w16cid:durableId="2307867C"/>
  <w16cid:commentId w16cid:paraId="192A0258" w16cid:durableId="231481EB"/>
  <w16cid:commentId w16cid:paraId="4876F316" w16cid:durableId="231481FE"/>
  <w16cid:commentId w16cid:paraId="4B3E612E" w16cid:durableId="23148246"/>
  <w16cid:commentId w16cid:paraId="12DDA045" w16cid:durableId="2314825E"/>
  <w16cid:commentId w16cid:paraId="475AB0DB" w16cid:durableId="2314611D"/>
  <w16cid:commentId w16cid:paraId="4E4D8A57" w16cid:durableId="22D80235"/>
  <w16cid:commentId w16cid:paraId="7218EF53" w16cid:durableId="22FE1DDA"/>
  <w16cid:commentId w16cid:paraId="6021AA1D" w16cid:durableId="230DD926"/>
  <w16cid:commentId w16cid:paraId="0FC10F90" w16cid:durableId="22DA781D"/>
  <w16cid:commentId w16cid:paraId="4B5ABF40" w16cid:durableId="2314615E"/>
  <w16cid:commentId w16cid:paraId="1E68EAE9" w16cid:durableId="22F09E45"/>
  <w16cid:commentId w16cid:paraId="0A81EFD2" w16cid:durableId="2314618C"/>
  <w16cid:commentId w16cid:paraId="5DA271CE" w16cid:durableId="22FE1EC3"/>
  <w16cid:commentId w16cid:paraId="131FD076" w16cid:durableId="23086E5F"/>
  <w16cid:commentId w16cid:paraId="03B8BCFA" w16cid:durableId="230D96A8"/>
  <w16cid:commentId w16cid:paraId="528568B0" w16cid:durableId="230780E8"/>
  <w16cid:commentId w16cid:paraId="2B426AE3" w16cid:durableId="2305C457"/>
  <w16cid:commentId w16cid:paraId="1419AB5F" w16cid:durableId="231462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webkit-standard">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Jennions">
    <w15:presenceInfo w15:providerId="AD" w15:userId="S::u4037305@anu.edu.au::4405c671-be70-4520-983f-25cea1e27ab6"/>
  </w15:person>
  <w15:person w15:author="Lauren Harrison">
    <w15:presenceInfo w15:providerId="AD" w15:userId="S::u6097253@anu.edu.au::026b516c-0723-4e3e-bc8a-876617870808"/>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hideSpellingErrors/>
  <w:hideGrammaticalError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6FA9"/>
    <w:rsid w:val="000073B7"/>
    <w:rsid w:val="00010595"/>
    <w:rsid w:val="00012209"/>
    <w:rsid w:val="000122FD"/>
    <w:rsid w:val="00012953"/>
    <w:rsid w:val="00012F22"/>
    <w:rsid w:val="00013C6F"/>
    <w:rsid w:val="00014070"/>
    <w:rsid w:val="00017427"/>
    <w:rsid w:val="00017DBD"/>
    <w:rsid w:val="00020047"/>
    <w:rsid w:val="000212E5"/>
    <w:rsid w:val="000219EA"/>
    <w:rsid w:val="00023AEF"/>
    <w:rsid w:val="0002467A"/>
    <w:rsid w:val="00025E31"/>
    <w:rsid w:val="00026C2E"/>
    <w:rsid w:val="00030459"/>
    <w:rsid w:val="0003118C"/>
    <w:rsid w:val="00031937"/>
    <w:rsid w:val="00032B21"/>
    <w:rsid w:val="00033574"/>
    <w:rsid w:val="00034D52"/>
    <w:rsid w:val="000352C9"/>
    <w:rsid w:val="0003765F"/>
    <w:rsid w:val="00037EC3"/>
    <w:rsid w:val="00041254"/>
    <w:rsid w:val="00043E32"/>
    <w:rsid w:val="00045055"/>
    <w:rsid w:val="00046124"/>
    <w:rsid w:val="00047AC3"/>
    <w:rsid w:val="00047E1C"/>
    <w:rsid w:val="00050529"/>
    <w:rsid w:val="000510FA"/>
    <w:rsid w:val="00052EA2"/>
    <w:rsid w:val="00054A25"/>
    <w:rsid w:val="00054CE1"/>
    <w:rsid w:val="00055D16"/>
    <w:rsid w:val="00055F43"/>
    <w:rsid w:val="0006115F"/>
    <w:rsid w:val="000644B8"/>
    <w:rsid w:val="0006538A"/>
    <w:rsid w:val="000665DC"/>
    <w:rsid w:val="000665EB"/>
    <w:rsid w:val="00071011"/>
    <w:rsid w:val="00071C08"/>
    <w:rsid w:val="000734E7"/>
    <w:rsid w:val="000775DF"/>
    <w:rsid w:val="00081896"/>
    <w:rsid w:val="00083F6A"/>
    <w:rsid w:val="00085555"/>
    <w:rsid w:val="000925D6"/>
    <w:rsid w:val="00092CFF"/>
    <w:rsid w:val="0009418C"/>
    <w:rsid w:val="000941A1"/>
    <w:rsid w:val="00094636"/>
    <w:rsid w:val="00095368"/>
    <w:rsid w:val="00097037"/>
    <w:rsid w:val="00097688"/>
    <w:rsid w:val="00097792"/>
    <w:rsid w:val="000A0296"/>
    <w:rsid w:val="000A39E6"/>
    <w:rsid w:val="000A425D"/>
    <w:rsid w:val="000A6CD0"/>
    <w:rsid w:val="000B02D9"/>
    <w:rsid w:val="000B0BA6"/>
    <w:rsid w:val="000B56FD"/>
    <w:rsid w:val="000B57B0"/>
    <w:rsid w:val="000B5B0D"/>
    <w:rsid w:val="000B5E5F"/>
    <w:rsid w:val="000B629A"/>
    <w:rsid w:val="000B63EC"/>
    <w:rsid w:val="000C0EEA"/>
    <w:rsid w:val="000C1591"/>
    <w:rsid w:val="000C1902"/>
    <w:rsid w:val="000C2EC7"/>
    <w:rsid w:val="000C522F"/>
    <w:rsid w:val="000C6BA1"/>
    <w:rsid w:val="000C6F77"/>
    <w:rsid w:val="000C7B95"/>
    <w:rsid w:val="000D0BBA"/>
    <w:rsid w:val="000D10DD"/>
    <w:rsid w:val="000D4CEF"/>
    <w:rsid w:val="000D6ECE"/>
    <w:rsid w:val="000D71B0"/>
    <w:rsid w:val="000E100D"/>
    <w:rsid w:val="000E5800"/>
    <w:rsid w:val="000E6A36"/>
    <w:rsid w:val="000F05DC"/>
    <w:rsid w:val="000F18B4"/>
    <w:rsid w:val="000F1DBE"/>
    <w:rsid w:val="000F31D1"/>
    <w:rsid w:val="000F4DDC"/>
    <w:rsid w:val="000F53BA"/>
    <w:rsid w:val="000F5ABF"/>
    <w:rsid w:val="000F7242"/>
    <w:rsid w:val="000F79E0"/>
    <w:rsid w:val="0010238C"/>
    <w:rsid w:val="00110230"/>
    <w:rsid w:val="001121D8"/>
    <w:rsid w:val="00113277"/>
    <w:rsid w:val="00113447"/>
    <w:rsid w:val="00114090"/>
    <w:rsid w:val="001141CE"/>
    <w:rsid w:val="001145B7"/>
    <w:rsid w:val="00114A2C"/>
    <w:rsid w:val="0011523F"/>
    <w:rsid w:val="00115455"/>
    <w:rsid w:val="0012297E"/>
    <w:rsid w:val="00122B32"/>
    <w:rsid w:val="00123D1C"/>
    <w:rsid w:val="00124405"/>
    <w:rsid w:val="00125248"/>
    <w:rsid w:val="0012733B"/>
    <w:rsid w:val="0013049E"/>
    <w:rsid w:val="00131979"/>
    <w:rsid w:val="00132E2F"/>
    <w:rsid w:val="00134C9C"/>
    <w:rsid w:val="00134FF9"/>
    <w:rsid w:val="00135576"/>
    <w:rsid w:val="00142E4A"/>
    <w:rsid w:val="0014382B"/>
    <w:rsid w:val="00150329"/>
    <w:rsid w:val="00151CD0"/>
    <w:rsid w:val="001562C1"/>
    <w:rsid w:val="00160DAE"/>
    <w:rsid w:val="0016628D"/>
    <w:rsid w:val="00170846"/>
    <w:rsid w:val="00172FBC"/>
    <w:rsid w:val="001731F7"/>
    <w:rsid w:val="001742D0"/>
    <w:rsid w:val="0017597D"/>
    <w:rsid w:val="001763FD"/>
    <w:rsid w:val="00181504"/>
    <w:rsid w:val="00181714"/>
    <w:rsid w:val="0018333E"/>
    <w:rsid w:val="00183782"/>
    <w:rsid w:val="001850F7"/>
    <w:rsid w:val="00186833"/>
    <w:rsid w:val="00190650"/>
    <w:rsid w:val="001921D4"/>
    <w:rsid w:val="0019587A"/>
    <w:rsid w:val="0019599D"/>
    <w:rsid w:val="001A292D"/>
    <w:rsid w:val="001A44BC"/>
    <w:rsid w:val="001A473E"/>
    <w:rsid w:val="001A695A"/>
    <w:rsid w:val="001B22D0"/>
    <w:rsid w:val="001B79C3"/>
    <w:rsid w:val="001B7F39"/>
    <w:rsid w:val="001C1877"/>
    <w:rsid w:val="001C20C8"/>
    <w:rsid w:val="001C2299"/>
    <w:rsid w:val="001D0E7A"/>
    <w:rsid w:val="001D49EE"/>
    <w:rsid w:val="001D5C7D"/>
    <w:rsid w:val="001D64AB"/>
    <w:rsid w:val="001D662D"/>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4EE9"/>
    <w:rsid w:val="0020787A"/>
    <w:rsid w:val="00210080"/>
    <w:rsid w:val="00211F1C"/>
    <w:rsid w:val="00213A82"/>
    <w:rsid w:val="00213EDD"/>
    <w:rsid w:val="00215C8E"/>
    <w:rsid w:val="002177DF"/>
    <w:rsid w:val="002226CA"/>
    <w:rsid w:val="00227507"/>
    <w:rsid w:val="002275CB"/>
    <w:rsid w:val="00230B80"/>
    <w:rsid w:val="00233674"/>
    <w:rsid w:val="0023481A"/>
    <w:rsid w:val="00235BD8"/>
    <w:rsid w:val="00237C2D"/>
    <w:rsid w:val="0024112C"/>
    <w:rsid w:val="002419B9"/>
    <w:rsid w:val="0024276A"/>
    <w:rsid w:val="002429AC"/>
    <w:rsid w:val="00242F9E"/>
    <w:rsid w:val="00244CF4"/>
    <w:rsid w:val="002455D4"/>
    <w:rsid w:val="002456F4"/>
    <w:rsid w:val="00251F5D"/>
    <w:rsid w:val="00252E74"/>
    <w:rsid w:val="002530D8"/>
    <w:rsid w:val="002534C6"/>
    <w:rsid w:val="00254078"/>
    <w:rsid w:val="002609FE"/>
    <w:rsid w:val="002622D3"/>
    <w:rsid w:val="00262EEF"/>
    <w:rsid w:val="00263429"/>
    <w:rsid w:val="00263B5D"/>
    <w:rsid w:val="00265B3E"/>
    <w:rsid w:val="00266272"/>
    <w:rsid w:val="00267554"/>
    <w:rsid w:val="0027064B"/>
    <w:rsid w:val="00271183"/>
    <w:rsid w:val="00271ACD"/>
    <w:rsid w:val="00275606"/>
    <w:rsid w:val="002771CA"/>
    <w:rsid w:val="00281662"/>
    <w:rsid w:val="0028242F"/>
    <w:rsid w:val="00282EC8"/>
    <w:rsid w:val="002838AD"/>
    <w:rsid w:val="002863B1"/>
    <w:rsid w:val="00292D8B"/>
    <w:rsid w:val="002934D6"/>
    <w:rsid w:val="002A067B"/>
    <w:rsid w:val="002A2264"/>
    <w:rsid w:val="002A3946"/>
    <w:rsid w:val="002A4A11"/>
    <w:rsid w:val="002A5770"/>
    <w:rsid w:val="002A7F4F"/>
    <w:rsid w:val="002B0571"/>
    <w:rsid w:val="002B168A"/>
    <w:rsid w:val="002B1B71"/>
    <w:rsid w:val="002B1FCE"/>
    <w:rsid w:val="002B512D"/>
    <w:rsid w:val="002B6083"/>
    <w:rsid w:val="002B74A4"/>
    <w:rsid w:val="002C26A8"/>
    <w:rsid w:val="002C42E2"/>
    <w:rsid w:val="002C47BE"/>
    <w:rsid w:val="002C6A3E"/>
    <w:rsid w:val="002C6D92"/>
    <w:rsid w:val="002C7B42"/>
    <w:rsid w:val="002D1B91"/>
    <w:rsid w:val="002D2ACE"/>
    <w:rsid w:val="002D3A6B"/>
    <w:rsid w:val="002E04D9"/>
    <w:rsid w:val="002E0E59"/>
    <w:rsid w:val="002E1D5E"/>
    <w:rsid w:val="002E252E"/>
    <w:rsid w:val="002E5053"/>
    <w:rsid w:val="002E553A"/>
    <w:rsid w:val="002F1C61"/>
    <w:rsid w:val="002F3665"/>
    <w:rsid w:val="002F3ECF"/>
    <w:rsid w:val="002F4C46"/>
    <w:rsid w:val="002F6D2C"/>
    <w:rsid w:val="002F7D49"/>
    <w:rsid w:val="00300532"/>
    <w:rsid w:val="003005B3"/>
    <w:rsid w:val="003054AD"/>
    <w:rsid w:val="00305515"/>
    <w:rsid w:val="003061A2"/>
    <w:rsid w:val="003062AE"/>
    <w:rsid w:val="0031133E"/>
    <w:rsid w:val="0031136A"/>
    <w:rsid w:val="00313BAD"/>
    <w:rsid w:val="00320714"/>
    <w:rsid w:val="003234E5"/>
    <w:rsid w:val="00327737"/>
    <w:rsid w:val="0033110C"/>
    <w:rsid w:val="00331F41"/>
    <w:rsid w:val="003341B8"/>
    <w:rsid w:val="0034090C"/>
    <w:rsid w:val="00341319"/>
    <w:rsid w:val="003415A1"/>
    <w:rsid w:val="00343676"/>
    <w:rsid w:val="00343E5E"/>
    <w:rsid w:val="00344074"/>
    <w:rsid w:val="00344D75"/>
    <w:rsid w:val="00345F90"/>
    <w:rsid w:val="003467F1"/>
    <w:rsid w:val="00346FD8"/>
    <w:rsid w:val="00351B51"/>
    <w:rsid w:val="003528EF"/>
    <w:rsid w:val="00355902"/>
    <w:rsid w:val="00355A09"/>
    <w:rsid w:val="00357129"/>
    <w:rsid w:val="003571EA"/>
    <w:rsid w:val="00357B81"/>
    <w:rsid w:val="00361837"/>
    <w:rsid w:val="00365EA9"/>
    <w:rsid w:val="003661BA"/>
    <w:rsid w:val="00370960"/>
    <w:rsid w:val="00370CA8"/>
    <w:rsid w:val="003714A1"/>
    <w:rsid w:val="00372612"/>
    <w:rsid w:val="003745FD"/>
    <w:rsid w:val="00375027"/>
    <w:rsid w:val="00376C27"/>
    <w:rsid w:val="00377251"/>
    <w:rsid w:val="003809AD"/>
    <w:rsid w:val="00382588"/>
    <w:rsid w:val="003846F2"/>
    <w:rsid w:val="00385F43"/>
    <w:rsid w:val="003910DF"/>
    <w:rsid w:val="00392162"/>
    <w:rsid w:val="0039486B"/>
    <w:rsid w:val="0039537A"/>
    <w:rsid w:val="003955B5"/>
    <w:rsid w:val="00395EDF"/>
    <w:rsid w:val="003965BF"/>
    <w:rsid w:val="00396AE2"/>
    <w:rsid w:val="00397613"/>
    <w:rsid w:val="00397AD3"/>
    <w:rsid w:val="003A0740"/>
    <w:rsid w:val="003A0A8C"/>
    <w:rsid w:val="003A1B80"/>
    <w:rsid w:val="003A3EDE"/>
    <w:rsid w:val="003A3F10"/>
    <w:rsid w:val="003A5FD0"/>
    <w:rsid w:val="003A6CCD"/>
    <w:rsid w:val="003A72D1"/>
    <w:rsid w:val="003B414B"/>
    <w:rsid w:val="003B4F11"/>
    <w:rsid w:val="003B6C41"/>
    <w:rsid w:val="003C21F8"/>
    <w:rsid w:val="003C2522"/>
    <w:rsid w:val="003C2C70"/>
    <w:rsid w:val="003C5103"/>
    <w:rsid w:val="003D033F"/>
    <w:rsid w:val="003D15CA"/>
    <w:rsid w:val="003D384E"/>
    <w:rsid w:val="003D6309"/>
    <w:rsid w:val="003D6888"/>
    <w:rsid w:val="003D7F57"/>
    <w:rsid w:val="003E0F5C"/>
    <w:rsid w:val="003E19EF"/>
    <w:rsid w:val="003E2761"/>
    <w:rsid w:val="003E2881"/>
    <w:rsid w:val="003E4BE4"/>
    <w:rsid w:val="003E4FB2"/>
    <w:rsid w:val="003E609A"/>
    <w:rsid w:val="003E7C68"/>
    <w:rsid w:val="003F275A"/>
    <w:rsid w:val="003F2DFB"/>
    <w:rsid w:val="003F4313"/>
    <w:rsid w:val="003F4985"/>
    <w:rsid w:val="003F4A85"/>
    <w:rsid w:val="003F4AE4"/>
    <w:rsid w:val="003F7344"/>
    <w:rsid w:val="003F7B48"/>
    <w:rsid w:val="003F7DA2"/>
    <w:rsid w:val="00403519"/>
    <w:rsid w:val="00403AF0"/>
    <w:rsid w:val="00406ADE"/>
    <w:rsid w:val="00410065"/>
    <w:rsid w:val="00413872"/>
    <w:rsid w:val="0041449D"/>
    <w:rsid w:val="004155EC"/>
    <w:rsid w:val="00420453"/>
    <w:rsid w:val="00421F6E"/>
    <w:rsid w:val="00422000"/>
    <w:rsid w:val="00423BAE"/>
    <w:rsid w:val="00424E22"/>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A39"/>
    <w:rsid w:val="00465479"/>
    <w:rsid w:val="00470CA0"/>
    <w:rsid w:val="00470F19"/>
    <w:rsid w:val="004720E8"/>
    <w:rsid w:val="00472AD1"/>
    <w:rsid w:val="00472EDE"/>
    <w:rsid w:val="00473064"/>
    <w:rsid w:val="0047355E"/>
    <w:rsid w:val="00475D1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BAD"/>
    <w:rsid w:val="00495AE7"/>
    <w:rsid w:val="0049688D"/>
    <w:rsid w:val="004A06AE"/>
    <w:rsid w:val="004A15F9"/>
    <w:rsid w:val="004A16EA"/>
    <w:rsid w:val="004A2D4D"/>
    <w:rsid w:val="004A438E"/>
    <w:rsid w:val="004A4BC9"/>
    <w:rsid w:val="004B1BA0"/>
    <w:rsid w:val="004B289D"/>
    <w:rsid w:val="004B68F2"/>
    <w:rsid w:val="004B6D9A"/>
    <w:rsid w:val="004C02F1"/>
    <w:rsid w:val="004C0B0A"/>
    <w:rsid w:val="004C38B3"/>
    <w:rsid w:val="004C735B"/>
    <w:rsid w:val="004D310A"/>
    <w:rsid w:val="004D4D5F"/>
    <w:rsid w:val="004D6537"/>
    <w:rsid w:val="004D69F1"/>
    <w:rsid w:val="004D74EA"/>
    <w:rsid w:val="004E013C"/>
    <w:rsid w:val="004E14DC"/>
    <w:rsid w:val="004E3D1E"/>
    <w:rsid w:val="004E4D4F"/>
    <w:rsid w:val="004E5726"/>
    <w:rsid w:val="004E5E64"/>
    <w:rsid w:val="004E630E"/>
    <w:rsid w:val="004F14E3"/>
    <w:rsid w:val="004F2D47"/>
    <w:rsid w:val="004F70D7"/>
    <w:rsid w:val="00502CB2"/>
    <w:rsid w:val="00503AD1"/>
    <w:rsid w:val="0050462A"/>
    <w:rsid w:val="00504D8B"/>
    <w:rsid w:val="005060E3"/>
    <w:rsid w:val="005122FA"/>
    <w:rsid w:val="00512432"/>
    <w:rsid w:val="0051299A"/>
    <w:rsid w:val="00512AAD"/>
    <w:rsid w:val="005141C6"/>
    <w:rsid w:val="0051431E"/>
    <w:rsid w:val="005154FB"/>
    <w:rsid w:val="0051582B"/>
    <w:rsid w:val="00520A95"/>
    <w:rsid w:val="00520FCB"/>
    <w:rsid w:val="005222E0"/>
    <w:rsid w:val="00523CBA"/>
    <w:rsid w:val="00523E43"/>
    <w:rsid w:val="00524BC1"/>
    <w:rsid w:val="0052576E"/>
    <w:rsid w:val="00526290"/>
    <w:rsid w:val="005273B4"/>
    <w:rsid w:val="00533B14"/>
    <w:rsid w:val="00535848"/>
    <w:rsid w:val="005376E6"/>
    <w:rsid w:val="00537DAA"/>
    <w:rsid w:val="00540772"/>
    <w:rsid w:val="005408BE"/>
    <w:rsid w:val="00540E1F"/>
    <w:rsid w:val="00544B53"/>
    <w:rsid w:val="00546022"/>
    <w:rsid w:val="00546AD9"/>
    <w:rsid w:val="00546DD9"/>
    <w:rsid w:val="00554520"/>
    <w:rsid w:val="005547F3"/>
    <w:rsid w:val="00557624"/>
    <w:rsid w:val="00560719"/>
    <w:rsid w:val="00561A2D"/>
    <w:rsid w:val="00562972"/>
    <w:rsid w:val="00563377"/>
    <w:rsid w:val="005714FA"/>
    <w:rsid w:val="00575530"/>
    <w:rsid w:val="00576557"/>
    <w:rsid w:val="005779EF"/>
    <w:rsid w:val="00577E81"/>
    <w:rsid w:val="0058245A"/>
    <w:rsid w:val="0058316F"/>
    <w:rsid w:val="005834FA"/>
    <w:rsid w:val="00585CF5"/>
    <w:rsid w:val="00587002"/>
    <w:rsid w:val="0058737B"/>
    <w:rsid w:val="00587486"/>
    <w:rsid w:val="005879BF"/>
    <w:rsid w:val="00587C0F"/>
    <w:rsid w:val="00590700"/>
    <w:rsid w:val="00590F3F"/>
    <w:rsid w:val="0059176B"/>
    <w:rsid w:val="005917B0"/>
    <w:rsid w:val="00591FB5"/>
    <w:rsid w:val="0059232F"/>
    <w:rsid w:val="00592855"/>
    <w:rsid w:val="005928D8"/>
    <w:rsid w:val="00592AF0"/>
    <w:rsid w:val="00592C7C"/>
    <w:rsid w:val="00592D55"/>
    <w:rsid w:val="00594AB5"/>
    <w:rsid w:val="00594DBB"/>
    <w:rsid w:val="00595FC2"/>
    <w:rsid w:val="00597D83"/>
    <w:rsid w:val="005A4ADD"/>
    <w:rsid w:val="005A5326"/>
    <w:rsid w:val="005A7E58"/>
    <w:rsid w:val="005B29D7"/>
    <w:rsid w:val="005B29E3"/>
    <w:rsid w:val="005B2E00"/>
    <w:rsid w:val="005B3E63"/>
    <w:rsid w:val="005B7C59"/>
    <w:rsid w:val="005C1874"/>
    <w:rsid w:val="005C2594"/>
    <w:rsid w:val="005C695F"/>
    <w:rsid w:val="005C69F2"/>
    <w:rsid w:val="005C7085"/>
    <w:rsid w:val="005D3031"/>
    <w:rsid w:val="005D5056"/>
    <w:rsid w:val="005D56DC"/>
    <w:rsid w:val="005E28E4"/>
    <w:rsid w:val="005E333B"/>
    <w:rsid w:val="005E3467"/>
    <w:rsid w:val="005E6635"/>
    <w:rsid w:val="005F0106"/>
    <w:rsid w:val="005F153B"/>
    <w:rsid w:val="005F230A"/>
    <w:rsid w:val="005F5410"/>
    <w:rsid w:val="005F5EBE"/>
    <w:rsid w:val="005F7710"/>
    <w:rsid w:val="005F7B7A"/>
    <w:rsid w:val="006012C1"/>
    <w:rsid w:val="006020DE"/>
    <w:rsid w:val="00607C49"/>
    <w:rsid w:val="00612011"/>
    <w:rsid w:val="0061582B"/>
    <w:rsid w:val="00616178"/>
    <w:rsid w:val="00620720"/>
    <w:rsid w:val="00621148"/>
    <w:rsid w:val="00622A6C"/>
    <w:rsid w:val="00624E90"/>
    <w:rsid w:val="0062546A"/>
    <w:rsid w:val="006349AD"/>
    <w:rsid w:val="00640D3A"/>
    <w:rsid w:val="006430A2"/>
    <w:rsid w:val="006447F2"/>
    <w:rsid w:val="00645935"/>
    <w:rsid w:val="00646A76"/>
    <w:rsid w:val="006504DF"/>
    <w:rsid w:val="00653041"/>
    <w:rsid w:val="006544A7"/>
    <w:rsid w:val="006549C9"/>
    <w:rsid w:val="00654CAB"/>
    <w:rsid w:val="006567C3"/>
    <w:rsid w:val="00656EC3"/>
    <w:rsid w:val="00657945"/>
    <w:rsid w:val="00657A75"/>
    <w:rsid w:val="006612D7"/>
    <w:rsid w:val="006624F5"/>
    <w:rsid w:val="00662F4C"/>
    <w:rsid w:val="006649A2"/>
    <w:rsid w:val="00665F28"/>
    <w:rsid w:val="006667CD"/>
    <w:rsid w:val="00666FAC"/>
    <w:rsid w:val="00670340"/>
    <w:rsid w:val="00670A51"/>
    <w:rsid w:val="00671CF9"/>
    <w:rsid w:val="00672CA3"/>
    <w:rsid w:val="00674388"/>
    <w:rsid w:val="00674A55"/>
    <w:rsid w:val="00674FE7"/>
    <w:rsid w:val="006751F5"/>
    <w:rsid w:val="00681A3F"/>
    <w:rsid w:val="00681BB0"/>
    <w:rsid w:val="00681C75"/>
    <w:rsid w:val="006826AE"/>
    <w:rsid w:val="006845E8"/>
    <w:rsid w:val="0068698A"/>
    <w:rsid w:val="00686FAF"/>
    <w:rsid w:val="00687671"/>
    <w:rsid w:val="006903EF"/>
    <w:rsid w:val="006910A4"/>
    <w:rsid w:val="006926FA"/>
    <w:rsid w:val="00693925"/>
    <w:rsid w:val="0069539B"/>
    <w:rsid w:val="006A6AE1"/>
    <w:rsid w:val="006A7B6C"/>
    <w:rsid w:val="006A7ED9"/>
    <w:rsid w:val="006B011A"/>
    <w:rsid w:val="006B0EB6"/>
    <w:rsid w:val="006B4596"/>
    <w:rsid w:val="006B4CA0"/>
    <w:rsid w:val="006B5179"/>
    <w:rsid w:val="006C0989"/>
    <w:rsid w:val="006C2D94"/>
    <w:rsid w:val="006C3397"/>
    <w:rsid w:val="006C475D"/>
    <w:rsid w:val="006C7ED2"/>
    <w:rsid w:val="006D42BB"/>
    <w:rsid w:val="006D688A"/>
    <w:rsid w:val="006D7347"/>
    <w:rsid w:val="006D7664"/>
    <w:rsid w:val="006E283D"/>
    <w:rsid w:val="006E3776"/>
    <w:rsid w:val="006E3ACC"/>
    <w:rsid w:val="006E4A4D"/>
    <w:rsid w:val="006E4FC2"/>
    <w:rsid w:val="006E4FCC"/>
    <w:rsid w:val="006E7E32"/>
    <w:rsid w:val="006F090E"/>
    <w:rsid w:val="006F32B5"/>
    <w:rsid w:val="006F3BE6"/>
    <w:rsid w:val="006F48F9"/>
    <w:rsid w:val="006F6757"/>
    <w:rsid w:val="006F6780"/>
    <w:rsid w:val="00703655"/>
    <w:rsid w:val="00704B6B"/>
    <w:rsid w:val="007066E5"/>
    <w:rsid w:val="00706A1B"/>
    <w:rsid w:val="00706AD0"/>
    <w:rsid w:val="007077CA"/>
    <w:rsid w:val="00710ADA"/>
    <w:rsid w:val="00710E00"/>
    <w:rsid w:val="00711861"/>
    <w:rsid w:val="007122F2"/>
    <w:rsid w:val="00713137"/>
    <w:rsid w:val="00717585"/>
    <w:rsid w:val="00717EE2"/>
    <w:rsid w:val="0072124E"/>
    <w:rsid w:val="00723041"/>
    <w:rsid w:val="00732888"/>
    <w:rsid w:val="00733A60"/>
    <w:rsid w:val="00734504"/>
    <w:rsid w:val="00735476"/>
    <w:rsid w:val="0074077F"/>
    <w:rsid w:val="00743A32"/>
    <w:rsid w:val="00744336"/>
    <w:rsid w:val="00745392"/>
    <w:rsid w:val="0074595B"/>
    <w:rsid w:val="00747656"/>
    <w:rsid w:val="00747875"/>
    <w:rsid w:val="00747878"/>
    <w:rsid w:val="00753BDD"/>
    <w:rsid w:val="00754E31"/>
    <w:rsid w:val="00757295"/>
    <w:rsid w:val="00757EDC"/>
    <w:rsid w:val="00761049"/>
    <w:rsid w:val="007631BF"/>
    <w:rsid w:val="007635FD"/>
    <w:rsid w:val="0076479C"/>
    <w:rsid w:val="00765AB3"/>
    <w:rsid w:val="007669B9"/>
    <w:rsid w:val="007671E6"/>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FAC"/>
    <w:rsid w:val="0079338B"/>
    <w:rsid w:val="0079383C"/>
    <w:rsid w:val="007958DA"/>
    <w:rsid w:val="00796CA1"/>
    <w:rsid w:val="007A01F5"/>
    <w:rsid w:val="007A02EE"/>
    <w:rsid w:val="007A0CED"/>
    <w:rsid w:val="007A2420"/>
    <w:rsid w:val="007A2CB3"/>
    <w:rsid w:val="007A6079"/>
    <w:rsid w:val="007A61BA"/>
    <w:rsid w:val="007A6FF8"/>
    <w:rsid w:val="007B3DC4"/>
    <w:rsid w:val="007B5710"/>
    <w:rsid w:val="007B68D0"/>
    <w:rsid w:val="007C11CB"/>
    <w:rsid w:val="007C34C3"/>
    <w:rsid w:val="007C3875"/>
    <w:rsid w:val="007C43C5"/>
    <w:rsid w:val="007C4E8B"/>
    <w:rsid w:val="007C777B"/>
    <w:rsid w:val="007D0E15"/>
    <w:rsid w:val="007D1D02"/>
    <w:rsid w:val="007D2733"/>
    <w:rsid w:val="007D35C2"/>
    <w:rsid w:val="007D5B23"/>
    <w:rsid w:val="007D6B3E"/>
    <w:rsid w:val="007E35EB"/>
    <w:rsid w:val="007E3B63"/>
    <w:rsid w:val="007E4271"/>
    <w:rsid w:val="007E4321"/>
    <w:rsid w:val="007E5EF8"/>
    <w:rsid w:val="007E73F6"/>
    <w:rsid w:val="007F07BE"/>
    <w:rsid w:val="007F213B"/>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2D76"/>
    <w:rsid w:val="00852D7C"/>
    <w:rsid w:val="00856B7E"/>
    <w:rsid w:val="00857FA4"/>
    <w:rsid w:val="00866A18"/>
    <w:rsid w:val="00867B58"/>
    <w:rsid w:val="00871D64"/>
    <w:rsid w:val="00872E25"/>
    <w:rsid w:val="00873DA0"/>
    <w:rsid w:val="00874719"/>
    <w:rsid w:val="008749F3"/>
    <w:rsid w:val="00874DFC"/>
    <w:rsid w:val="0087532E"/>
    <w:rsid w:val="00877E28"/>
    <w:rsid w:val="00880F80"/>
    <w:rsid w:val="00881AC1"/>
    <w:rsid w:val="00882A6D"/>
    <w:rsid w:val="0088321F"/>
    <w:rsid w:val="00887B3E"/>
    <w:rsid w:val="008919C1"/>
    <w:rsid w:val="00892661"/>
    <w:rsid w:val="008926B3"/>
    <w:rsid w:val="00892746"/>
    <w:rsid w:val="00894515"/>
    <w:rsid w:val="00894CAD"/>
    <w:rsid w:val="008A067E"/>
    <w:rsid w:val="008A1839"/>
    <w:rsid w:val="008A2999"/>
    <w:rsid w:val="008A389D"/>
    <w:rsid w:val="008A3A76"/>
    <w:rsid w:val="008A455A"/>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57FB"/>
    <w:rsid w:val="008D63B6"/>
    <w:rsid w:val="008D6BA7"/>
    <w:rsid w:val="008D780C"/>
    <w:rsid w:val="008E1066"/>
    <w:rsid w:val="008E124C"/>
    <w:rsid w:val="008E26FF"/>
    <w:rsid w:val="008E2EC8"/>
    <w:rsid w:val="008E5C41"/>
    <w:rsid w:val="008E6ABD"/>
    <w:rsid w:val="008E6BDE"/>
    <w:rsid w:val="008F03D5"/>
    <w:rsid w:val="008F06A8"/>
    <w:rsid w:val="008F0B3A"/>
    <w:rsid w:val="008F42B6"/>
    <w:rsid w:val="008F6BA5"/>
    <w:rsid w:val="0090227C"/>
    <w:rsid w:val="00902DE6"/>
    <w:rsid w:val="0090331F"/>
    <w:rsid w:val="00905C30"/>
    <w:rsid w:val="00906D7D"/>
    <w:rsid w:val="009074EF"/>
    <w:rsid w:val="00910F11"/>
    <w:rsid w:val="009121BD"/>
    <w:rsid w:val="009166E2"/>
    <w:rsid w:val="00921B74"/>
    <w:rsid w:val="00924EFF"/>
    <w:rsid w:val="00925890"/>
    <w:rsid w:val="00927712"/>
    <w:rsid w:val="009303AF"/>
    <w:rsid w:val="00930587"/>
    <w:rsid w:val="009315AA"/>
    <w:rsid w:val="00932107"/>
    <w:rsid w:val="0093714D"/>
    <w:rsid w:val="00940823"/>
    <w:rsid w:val="00941604"/>
    <w:rsid w:val="009425A3"/>
    <w:rsid w:val="00942B2A"/>
    <w:rsid w:val="009435E0"/>
    <w:rsid w:val="00945ECA"/>
    <w:rsid w:val="009514C9"/>
    <w:rsid w:val="00951A9C"/>
    <w:rsid w:val="0095319B"/>
    <w:rsid w:val="00956ED9"/>
    <w:rsid w:val="00962A64"/>
    <w:rsid w:val="0096400F"/>
    <w:rsid w:val="00965103"/>
    <w:rsid w:val="009656E3"/>
    <w:rsid w:val="00967E3B"/>
    <w:rsid w:val="00967FCB"/>
    <w:rsid w:val="00971059"/>
    <w:rsid w:val="0097324A"/>
    <w:rsid w:val="009839FF"/>
    <w:rsid w:val="0098453A"/>
    <w:rsid w:val="00984CDB"/>
    <w:rsid w:val="00985254"/>
    <w:rsid w:val="0098689F"/>
    <w:rsid w:val="00987689"/>
    <w:rsid w:val="00987C04"/>
    <w:rsid w:val="009901B1"/>
    <w:rsid w:val="00993174"/>
    <w:rsid w:val="009A00BF"/>
    <w:rsid w:val="009A0817"/>
    <w:rsid w:val="009A1BC7"/>
    <w:rsid w:val="009A3553"/>
    <w:rsid w:val="009A3C13"/>
    <w:rsid w:val="009A40FE"/>
    <w:rsid w:val="009A7276"/>
    <w:rsid w:val="009B4AF1"/>
    <w:rsid w:val="009B5793"/>
    <w:rsid w:val="009B585A"/>
    <w:rsid w:val="009B715C"/>
    <w:rsid w:val="009C1E71"/>
    <w:rsid w:val="009C2CF3"/>
    <w:rsid w:val="009C556F"/>
    <w:rsid w:val="009C5B5B"/>
    <w:rsid w:val="009C7BBB"/>
    <w:rsid w:val="009D10B1"/>
    <w:rsid w:val="009D1A67"/>
    <w:rsid w:val="009D3B11"/>
    <w:rsid w:val="009D49DF"/>
    <w:rsid w:val="009D5F50"/>
    <w:rsid w:val="009D6B74"/>
    <w:rsid w:val="009D7AC7"/>
    <w:rsid w:val="009E18A8"/>
    <w:rsid w:val="009E2970"/>
    <w:rsid w:val="009E5013"/>
    <w:rsid w:val="009E58EC"/>
    <w:rsid w:val="009E6462"/>
    <w:rsid w:val="009F0343"/>
    <w:rsid w:val="009F454C"/>
    <w:rsid w:val="009F4DF1"/>
    <w:rsid w:val="009F51BB"/>
    <w:rsid w:val="009F5251"/>
    <w:rsid w:val="009F6378"/>
    <w:rsid w:val="009F7074"/>
    <w:rsid w:val="009F75B5"/>
    <w:rsid w:val="009F7A91"/>
    <w:rsid w:val="009F7B32"/>
    <w:rsid w:val="00A008CD"/>
    <w:rsid w:val="00A01108"/>
    <w:rsid w:val="00A02F5A"/>
    <w:rsid w:val="00A030BA"/>
    <w:rsid w:val="00A04139"/>
    <w:rsid w:val="00A04488"/>
    <w:rsid w:val="00A045D9"/>
    <w:rsid w:val="00A04917"/>
    <w:rsid w:val="00A04E90"/>
    <w:rsid w:val="00A10A43"/>
    <w:rsid w:val="00A10DB1"/>
    <w:rsid w:val="00A11E7F"/>
    <w:rsid w:val="00A14E7F"/>
    <w:rsid w:val="00A1679C"/>
    <w:rsid w:val="00A1689B"/>
    <w:rsid w:val="00A173AF"/>
    <w:rsid w:val="00A20437"/>
    <w:rsid w:val="00A21A31"/>
    <w:rsid w:val="00A21B5A"/>
    <w:rsid w:val="00A23291"/>
    <w:rsid w:val="00A234AE"/>
    <w:rsid w:val="00A238A6"/>
    <w:rsid w:val="00A23A49"/>
    <w:rsid w:val="00A26161"/>
    <w:rsid w:val="00A27555"/>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D7"/>
    <w:rsid w:val="00A651D1"/>
    <w:rsid w:val="00A67C87"/>
    <w:rsid w:val="00A701C8"/>
    <w:rsid w:val="00A703C4"/>
    <w:rsid w:val="00A70FFA"/>
    <w:rsid w:val="00A71A50"/>
    <w:rsid w:val="00A728C9"/>
    <w:rsid w:val="00A741E5"/>
    <w:rsid w:val="00A7483F"/>
    <w:rsid w:val="00A7676A"/>
    <w:rsid w:val="00A76D68"/>
    <w:rsid w:val="00A806ED"/>
    <w:rsid w:val="00A85405"/>
    <w:rsid w:val="00A91023"/>
    <w:rsid w:val="00A9112E"/>
    <w:rsid w:val="00A93DC5"/>
    <w:rsid w:val="00AA144C"/>
    <w:rsid w:val="00AA1B61"/>
    <w:rsid w:val="00AA3D2E"/>
    <w:rsid w:val="00AA6046"/>
    <w:rsid w:val="00AA7A36"/>
    <w:rsid w:val="00AB2381"/>
    <w:rsid w:val="00AB30EB"/>
    <w:rsid w:val="00AB60A1"/>
    <w:rsid w:val="00AB755A"/>
    <w:rsid w:val="00AC2B93"/>
    <w:rsid w:val="00AC36B1"/>
    <w:rsid w:val="00AC378A"/>
    <w:rsid w:val="00AC493D"/>
    <w:rsid w:val="00AC64AC"/>
    <w:rsid w:val="00AD0AA8"/>
    <w:rsid w:val="00AD2D5D"/>
    <w:rsid w:val="00AD3172"/>
    <w:rsid w:val="00AD5095"/>
    <w:rsid w:val="00AD6F31"/>
    <w:rsid w:val="00AE1627"/>
    <w:rsid w:val="00AE32B7"/>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2071D"/>
    <w:rsid w:val="00B21578"/>
    <w:rsid w:val="00B22DC9"/>
    <w:rsid w:val="00B33FA9"/>
    <w:rsid w:val="00B351C5"/>
    <w:rsid w:val="00B4557F"/>
    <w:rsid w:val="00B45F06"/>
    <w:rsid w:val="00B466A3"/>
    <w:rsid w:val="00B5151A"/>
    <w:rsid w:val="00B51AD5"/>
    <w:rsid w:val="00B51DA7"/>
    <w:rsid w:val="00B54A70"/>
    <w:rsid w:val="00B571A3"/>
    <w:rsid w:val="00B60D77"/>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6258"/>
    <w:rsid w:val="00B871FB"/>
    <w:rsid w:val="00B906D5"/>
    <w:rsid w:val="00B9143E"/>
    <w:rsid w:val="00B92ED8"/>
    <w:rsid w:val="00B97647"/>
    <w:rsid w:val="00BA063E"/>
    <w:rsid w:val="00BA0B56"/>
    <w:rsid w:val="00BA2247"/>
    <w:rsid w:val="00BA4784"/>
    <w:rsid w:val="00BA5521"/>
    <w:rsid w:val="00BA6037"/>
    <w:rsid w:val="00BB0490"/>
    <w:rsid w:val="00BB35D0"/>
    <w:rsid w:val="00BB3C50"/>
    <w:rsid w:val="00BB463B"/>
    <w:rsid w:val="00BB4D05"/>
    <w:rsid w:val="00BB72BC"/>
    <w:rsid w:val="00BB77C0"/>
    <w:rsid w:val="00BB7C87"/>
    <w:rsid w:val="00BC0881"/>
    <w:rsid w:val="00BC2CD5"/>
    <w:rsid w:val="00BC6934"/>
    <w:rsid w:val="00BC7475"/>
    <w:rsid w:val="00BD0264"/>
    <w:rsid w:val="00BD09DD"/>
    <w:rsid w:val="00BD2216"/>
    <w:rsid w:val="00BD3C7F"/>
    <w:rsid w:val="00BD75F5"/>
    <w:rsid w:val="00BD7A40"/>
    <w:rsid w:val="00BE70E7"/>
    <w:rsid w:val="00BF2812"/>
    <w:rsid w:val="00BF4536"/>
    <w:rsid w:val="00BF7D36"/>
    <w:rsid w:val="00C0137E"/>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535B"/>
    <w:rsid w:val="00C40AE6"/>
    <w:rsid w:val="00C42249"/>
    <w:rsid w:val="00C43C30"/>
    <w:rsid w:val="00C44A24"/>
    <w:rsid w:val="00C453D4"/>
    <w:rsid w:val="00C4583F"/>
    <w:rsid w:val="00C46FCB"/>
    <w:rsid w:val="00C472A9"/>
    <w:rsid w:val="00C510BD"/>
    <w:rsid w:val="00C53C81"/>
    <w:rsid w:val="00C54B68"/>
    <w:rsid w:val="00C55C55"/>
    <w:rsid w:val="00C6279E"/>
    <w:rsid w:val="00C62D9C"/>
    <w:rsid w:val="00C6362B"/>
    <w:rsid w:val="00C652E7"/>
    <w:rsid w:val="00C661ED"/>
    <w:rsid w:val="00C663DD"/>
    <w:rsid w:val="00C666D2"/>
    <w:rsid w:val="00C67A82"/>
    <w:rsid w:val="00C72324"/>
    <w:rsid w:val="00C73FBD"/>
    <w:rsid w:val="00C75B7D"/>
    <w:rsid w:val="00C77F47"/>
    <w:rsid w:val="00C8060D"/>
    <w:rsid w:val="00C84330"/>
    <w:rsid w:val="00C850E4"/>
    <w:rsid w:val="00C864D4"/>
    <w:rsid w:val="00C9062C"/>
    <w:rsid w:val="00C913C9"/>
    <w:rsid w:val="00C93A64"/>
    <w:rsid w:val="00C944F0"/>
    <w:rsid w:val="00C9483F"/>
    <w:rsid w:val="00C954EC"/>
    <w:rsid w:val="00C970AB"/>
    <w:rsid w:val="00C97497"/>
    <w:rsid w:val="00CA10B4"/>
    <w:rsid w:val="00CA306D"/>
    <w:rsid w:val="00CA7E9C"/>
    <w:rsid w:val="00CB0112"/>
    <w:rsid w:val="00CB502B"/>
    <w:rsid w:val="00CB690A"/>
    <w:rsid w:val="00CC240D"/>
    <w:rsid w:val="00CC68E6"/>
    <w:rsid w:val="00CC7838"/>
    <w:rsid w:val="00CD4138"/>
    <w:rsid w:val="00CD476A"/>
    <w:rsid w:val="00CE1CA0"/>
    <w:rsid w:val="00CE41A9"/>
    <w:rsid w:val="00CE5ACE"/>
    <w:rsid w:val="00CE6E5F"/>
    <w:rsid w:val="00CE72F1"/>
    <w:rsid w:val="00CF0144"/>
    <w:rsid w:val="00CF2E9C"/>
    <w:rsid w:val="00CF485F"/>
    <w:rsid w:val="00CF5544"/>
    <w:rsid w:val="00CF55C4"/>
    <w:rsid w:val="00CF6D6B"/>
    <w:rsid w:val="00CF6EE0"/>
    <w:rsid w:val="00D003DE"/>
    <w:rsid w:val="00D012CE"/>
    <w:rsid w:val="00D02947"/>
    <w:rsid w:val="00D0621F"/>
    <w:rsid w:val="00D06ECB"/>
    <w:rsid w:val="00D11093"/>
    <w:rsid w:val="00D13642"/>
    <w:rsid w:val="00D15647"/>
    <w:rsid w:val="00D229E9"/>
    <w:rsid w:val="00D25214"/>
    <w:rsid w:val="00D32584"/>
    <w:rsid w:val="00D33699"/>
    <w:rsid w:val="00D33991"/>
    <w:rsid w:val="00D37C5D"/>
    <w:rsid w:val="00D407F8"/>
    <w:rsid w:val="00D40DD1"/>
    <w:rsid w:val="00D43165"/>
    <w:rsid w:val="00D441BF"/>
    <w:rsid w:val="00D4609B"/>
    <w:rsid w:val="00D46A78"/>
    <w:rsid w:val="00D472F5"/>
    <w:rsid w:val="00D51048"/>
    <w:rsid w:val="00D518A0"/>
    <w:rsid w:val="00D523B0"/>
    <w:rsid w:val="00D5316A"/>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08D6"/>
    <w:rsid w:val="00D81EA8"/>
    <w:rsid w:val="00D8402E"/>
    <w:rsid w:val="00D84B37"/>
    <w:rsid w:val="00D84B48"/>
    <w:rsid w:val="00D871B6"/>
    <w:rsid w:val="00D90BB8"/>
    <w:rsid w:val="00D91ACA"/>
    <w:rsid w:val="00D92118"/>
    <w:rsid w:val="00D9254D"/>
    <w:rsid w:val="00D94658"/>
    <w:rsid w:val="00D94780"/>
    <w:rsid w:val="00D96489"/>
    <w:rsid w:val="00DA2BB5"/>
    <w:rsid w:val="00DA47B6"/>
    <w:rsid w:val="00DA65A6"/>
    <w:rsid w:val="00DA6B7A"/>
    <w:rsid w:val="00DA774A"/>
    <w:rsid w:val="00DA7CB0"/>
    <w:rsid w:val="00DA7FA8"/>
    <w:rsid w:val="00DB4160"/>
    <w:rsid w:val="00DB500D"/>
    <w:rsid w:val="00DB58C3"/>
    <w:rsid w:val="00DB62B9"/>
    <w:rsid w:val="00DB6759"/>
    <w:rsid w:val="00DB6ED4"/>
    <w:rsid w:val="00DC0BA1"/>
    <w:rsid w:val="00DC279B"/>
    <w:rsid w:val="00DC323B"/>
    <w:rsid w:val="00DC4281"/>
    <w:rsid w:val="00DC63B1"/>
    <w:rsid w:val="00DD1D4D"/>
    <w:rsid w:val="00DD422E"/>
    <w:rsid w:val="00DD4616"/>
    <w:rsid w:val="00DE031E"/>
    <w:rsid w:val="00DE20BA"/>
    <w:rsid w:val="00DE40DF"/>
    <w:rsid w:val="00DE454E"/>
    <w:rsid w:val="00DE4815"/>
    <w:rsid w:val="00DE5B0E"/>
    <w:rsid w:val="00DE65DA"/>
    <w:rsid w:val="00DE7D4F"/>
    <w:rsid w:val="00DF27B7"/>
    <w:rsid w:val="00DF3272"/>
    <w:rsid w:val="00DF76A9"/>
    <w:rsid w:val="00E018BE"/>
    <w:rsid w:val="00E01C84"/>
    <w:rsid w:val="00E02493"/>
    <w:rsid w:val="00E04B85"/>
    <w:rsid w:val="00E05135"/>
    <w:rsid w:val="00E06B6F"/>
    <w:rsid w:val="00E14A8C"/>
    <w:rsid w:val="00E15014"/>
    <w:rsid w:val="00E16CA7"/>
    <w:rsid w:val="00E2228C"/>
    <w:rsid w:val="00E238C8"/>
    <w:rsid w:val="00E245DF"/>
    <w:rsid w:val="00E2552E"/>
    <w:rsid w:val="00E27A3B"/>
    <w:rsid w:val="00E304C6"/>
    <w:rsid w:val="00E31978"/>
    <w:rsid w:val="00E341C9"/>
    <w:rsid w:val="00E34D20"/>
    <w:rsid w:val="00E35109"/>
    <w:rsid w:val="00E37C99"/>
    <w:rsid w:val="00E4128C"/>
    <w:rsid w:val="00E45471"/>
    <w:rsid w:val="00E47596"/>
    <w:rsid w:val="00E507D7"/>
    <w:rsid w:val="00E53669"/>
    <w:rsid w:val="00E54E2E"/>
    <w:rsid w:val="00E56C96"/>
    <w:rsid w:val="00E624AA"/>
    <w:rsid w:val="00E632C0"/>
    <w:rsid w:val="00E64A0F"/>
    <w:rsid w:val="00E64CC3"/>
    <w:rsid w:val="00E65626"/>
    <w:rsid w:val="00E6579C"/>
    <w:rsid w:val="00E661EF"/>
    <w:rsid w:val="00E673C3"/>
    <w:rsid w:val="00E677AC"/>
    <w:rsid w:val="00E70612"/>
    <w:rsid w:val="00E7227A"/>
    <w:rsid w:val="00E810C4"/>
    <w:rsid w:val="00E81795"/>
    <w:rsid w:val="00E8181F"/>
    <w:rsid w:val="00E81CEA"/>
    <w:rsid w:val="00E81FEF"/>
    <w:rsid w:val="00E83378"/>
    <w:rsid w:val="00E95B70"/>
    <w:rsid w:val="00E96A5D"/>
    <w:rsid w:val="00EA04BA"/>
    <w:rsid w:val="00EA1DD0"/>
    <w:rsid w:val="00EA1EA2"/>
    <w:rsid w:val="00EA24AA"/>
    <w:rsid w:val="00EA663F"/>
    <w:rsid w:val="00EA6C0E"/>
    <w:rsid w:val="00EB0D10"/>
    <w:rsid w:val="00EB1837"/>
    <w:rsid w:val="00EB1BB5"/>
    <w:rsid w:val="00EB202D"/>
    <w:rsid w:val="00EB55C9"/>
    <w:rsid w:val="00EB72E4"/>
    <w:rsid w:val="00EB7590"/>
    <w:rsid w:val="00EC0F7F"/>
    <w:rsid w:val="00EC541D"/>
    <w:rsid w:val="00EC63BF"/>
    <w:rsid w:val="00ED19B0"/>
    <w:rsid w:val="00ED2C8F"/>
    <w:rsid w:val="00ED3216"/>
    <w:rsid w:val="00ED3881"/>
    <w:rsid w:val="00ED492B"/>
    <w:rsid w:val="00ED5CDC"/>
    <w:rsid w:val="00ED5F62"/>
    <w:rsid w:val="00EE0A30"/>
    <w:rsid w:val="00EE1752"/>
    <w:rsid w:val="00EE339C"/>
    <w:rsid w:val="00EE4EC0"/>
    <w:rsid w:val="00EE5B40"/>
    <w:rsid w:val="00EE659E"/>
    <w:rsid w:val="00EF0302"/>
    <w:rsid w:val="00EF21A5"/>
    <w:rsid w:val="00EF2E5C"/>
    <w:rsid w:val="00EF3402"/>
    <w:rsid w:val="00EF50D9"/>
    <w:rsid w:val="00EF717C"/>
    <w:rsid w:val="00F02F7D"/>
    <w:rsid w:val="00F03675"/>
    <w:rsid w:val="00F046EB"/>
    <w:rsid w:val="00F059B0"/>
    <w:rsid w:val="00F05D06"/>
    <w:rsid w:val="00F07D16"/>
    <w:rsid w:val="00F100F4"/>
    <w:rsid w:val="00F102AB"/>
    <w:rsid w:val="00F2094A"/>
    <w:rsid w:val="00F2230B"/>
    <w:rsid w:val="00F23502"/>
    <w:rsid w:val="00F23547"/>
    <w:rsid w:val="00F23E55"/>
    <w:rsid w:val="00F2687C"/>
    <w:rsid w:val="00F31A8E"/>
    <w:rsid w:val="00F332A8"/>
    <w:rsid w:val="00F33973"/>
    <w:rsid w:val="00F33CE6"/>
    <w:rsid w:val="00F37091"/>
    <w:rsid w:val="00F40013"/>
    <w:rsid w:val="00F41E43"/>
    <w:rsid w:val="00F4248A"/>
    <w:rsid w:val="00F4249C"/>
    <w:rsid w:val="00F42A22"/>
    <w:rsid w:val="00F42EDA"/>
    <w:rsid w:val="00F45790"/>
    <w:rsid w:val="00F503F0"/>
    <w:rsid w:val="00F50712"/>
    <w:rsid w:val="00F51B39"/>
    <w:rsid w:val="00F538BE"/>
    <w:rsid w:val="00F551AF"/>
    <w:rsid w:val="00F5664B"/>
    <w:rsid w:val="00F63C2F"/>
    <w:rsid w:val="00F65697"/>
    <w:rsid w:val="00F65CB6"/>
    <w:rsid w:val="00F66D01"/>
    <w:rsid w:val="00F6744B"/>
    <w:rsid w:val="00F67C7F"/>
    <w:rsid w:val="00F67D50"/>
    <w:rsid w:val="00F737B4"/>
    <w:rsid w:val="00F7387C"/>
    <w:rsid w:val="00F73B8E"/>
    <w:rsid w:val="00F74724"/>
    <w:rsid w:val="00F752DC"/>
    <w:rsid w:val="00F81306"/>
    <w:rsid w:val="00F816A9"/>
    <w:rsid w:val="00F83231"/>
    <w:rsid w:val="00F836B6"/>
    <w:rsid w:val="00F848E6"/>
    <w:rsid w:val="00F85892"/>
    <w:rsid w:val="00F871B4"/>
    <w:rsid w:val="00F87630"/>
    <w:rsid w:val="00F92C13"/>
    <w:rsid w:val="00F93669"/>
    <w:rsid w:val="00F94803"/>
    <w:rsid w:val="00F95A90"/>
    <w:rsid w:val="00F974B0"/>
    <w:rsid w:val="00FA0C5C"/>
    <w:rsid w:val="00FA1B57"/>
    <w:rsid w:val="00FA22FF"/>
    <w:rsid w:val="00FA4751"/>
    <w:rsid w:val="00FA4A2B"/>
    <w:rsid w:val="00FA7117"/>
    <w:rsid w:val="00FB1FE3"/>
    <w:rsid w:val="00FB4627"/>
    <w:rsid w:val="00FB54D0"/>
    <w:rsid w:val="00FB5919"/>
    <w:rsid w:val="00FC0A64"/>
    <w:rsid w:val="00FC1105"/>
    <w:rsid w:val="00FC1A8E"/>
    <w:rsid w:val="00FC26B2"/>
    <w:rsid w:val="00FC3B4D"/>
    <w:rsid w:val="00FC70B0"/>
    <w:rsid w:val="00FD1AEF"/>
    <w:rsid w:val="00FD1D10"/>
    <w:rsid w:val="00FD27A5"/>
    <w:rsid w:val="00FD4CBC"/>
    <w:rsid w:val="00FD4D89"/>
    <w:rsid w:val="00FD4FE4"/>
    <w:rsid w:val="00FE075B"/>
    <w:rsid w:val="00FE1224"/>
    <w:rsid w:val="00FE2CEB"/>
    <w:rsid w:val="00FE4079"/>
    <w:rsid w:val="00FE532F"/>
    <w:rsid w:val="00FE7E8A"/>
    <w:rsid w:val="00FF23D4"/>
    <w:rsid w:val="00FF4093"/>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psyarxiv.com/ms524" TargetMode="External"/><Relationship Id="rId1" Type="http://schemas.openxmlformats.org/officeDocument/2006/relationships/hyperlink" Target="https://psyarxiv.com/ms524"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osf.io/bwjyt/"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ED02D11-A7C2-D943-9B47-C4A21AEB7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60534</Words>
  <Characters>345048</Characters>
  <Application>Microsoft Office Word</Application>
  <DocSecurity>0</DocSecurity>
  <Lines>2875</Lines>
  <Paragraphs>809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cp:revision>
  <cp:lastPrinted>2020-08-18T01:34:00Z</cp:lastPrinted>
  <dcterms:created xsi:type="dcterms:W3CDTF">2020-09-23T03:15:00Z</dcterms:created>
  <dcterms:modified xsi:type="dcterms:W3CDTF">2020-09-23T03:15:00Z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