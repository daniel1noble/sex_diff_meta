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40F4665D" w:rsidR="00421F6E" w:rsidRDefault="00B07D55" w:rsidP="000C6F77">
      <w:pPr>
        <w:rPr>
          <w:rFonts w:ascii="Garamond" w:hAnsi="Garamond"/>
          <w:b/>
          <w:color w:val="000000" w:themeColor="text1"/>
          <w:sz w:val="28"/>
        </w:rPr>
      </w:pPr>
      <w:commentRangeStart w:id="0"/>
      <w:r w:rsidRPr="006549C9">
        <w:rPr>
          <w:rFonts w:ascii="Garamond" w:hAnsi="Garamond"/>
          <w:b/>
          <w:color w:val="000000" w:themeColor="text1"/>
          <w:sz w:val="28"/>
        </w:rPr>
        <w:t>Personality tests: m</w:t>
      </w:r>
      <w:r w:rsidR="00421F6E" w:rsidRPr="006549C9">
        <w:rPr>
          <w:rFonts w:ascii="Garamond" w:hAnsi="Garamond"/>
          <w:b/>
          <w:color w:val="000000" w:themeColor="text1"/>
          <w:sz w:val="28"/>
        </w:rPr>
        <w:t>en are more variable than women, but are males more variable than females?</w:t>
      </w:r>
      <w:commentRangeEnd w:id="0"/>
      <w:r w:rsidR="00C93A64">
        <w:rPr>
          <w:rStyle w:val="CommentReference"/>
        </w:rPr>
        <w:commentReference w:id="0"/>
      </w:r>
    </w:p>
    <w:p w14:paraId="1B5F4204" w14:textId="77777777" w:rsidR="00BD75F5" w:rsidRDefault="00BD75F5" w:rsidP="000C6F77">
      <w:pPr>
        <w:rPr>
          <w:rFonts w:ascii="Garamond" w:hAnsi="Garamond"/>
          <w:b/>
          <w:i/>
          <w:iCs/>
          <w:color w:val="000000" w:themeColor="text1"/>
          <w:sz w:val="28"/>
        </w:rPr>
      </w:pPr>
    </w:p>
    <w:p w14:paraId="26DF6E59" w14:textId="1250759E" w:rsidR="00E238C8" w:rsidRDefault="00F45790" w:rsidP="000C6F77">
      <w:pPr>
        <w:rPr>
          <w:rFonts w:ascii="Garamond" w:hAnsi="Garamond"/>
          <w:b/>
          <w:color w:val="FF0000"/>
          <w:sz w:val="28"/>
        </w:rPr>
      </w:pPr>
      <w:r w:rsidRPr="00E56C96">
        <w:rPr>
          <w:rFonts w:ascii="Garamond" w:hAnsi="Garamond"/>
          <w:b/>
          <w:i/>
          <w:iCs/>
          <w:color w:val="000000" w:themeColor="text1"/>
          <w:sz w:val="28"/>
        </w:rPr>
        <w:t>What about:</w:t>
      </w:r>
      <w:r>
        <w:rPr>
          <w:rFonts w:ascii="Garamond" w:hAnsi="Garamond"/>
          <w:b/>
          <w:color w:val="000000" w:themeColor="text1"/>
          <w:sz w:val="28"/>
        </w:rPr>
        <w:t xml:space="preserve"> </w:t>
      </w:r>
      <w:r w:rsidR="001E26AB" w:rsidRPr="00E56C96">
        <w:rPr>
          <w:rFonts w:ascii="Garamond" w:hAnsi="Garamond"/>
          <w:b/>
          <w:color w:val="FF0000"/>
          <w:sz w:val="28"/>
        </w:rPr>
        <w:t>Sex differences or similarities</w:t>
      </w:r>
      <w:r w:rsidR="0079383C">
        <w:rPr>
          <w:rFonts w:ascii="Garamond" w:hAnsi="Garamond"/>
          <w:b/>
          <w:color w:val="FF0000"/>
          <w:sz w:val="28"/>
        </w:rPr>
        <w:t>?</w:t>
      </w:r>
      <w:r w:rsidR="00E56C96" w:rsidRPr="00E56C96">
        <w:rPr>
          <w:rFonts w:ascii="Garamond" w:hAnsi="Garamond"/>
          <w:b/>
          <w:color w:val="FF0000"/>
          <w:sz w:val="28"/>
        </w:rPr>
        <w:t xml:space="preserve"> </w:t>
      </w:r>
      <w:r w:rsidR="0079383C">
        <w:rPr>
          <w:rFonts w:ascii="Garamond" w:hAnsi="Garamond"/>
          <w:b/>
          <w:color w:val="FF0000"/>
          <w:sz w:val="28"/>
        </w:rPr>
        <w:t>M</w:t>
      </w:r>
      <w:r w:rsidR="00E56C96" w:rsidRPr="00E56C96">
        <w:rPr>
          <w:rFonts w:ascii="Garamond" w:hAnsi="Garamond"/>
          <w:b/>
          <w:color w:val="FF0000"/>
          <w:sz w:val="28"/>
        </w:rPr>
        <w:t xml:space="preserve">ales </w:t>
      </w:r>
      <w:r w:rsidR="0079383C">
        <w:rPr>
          <w:rFonts w:ascii="Garamond" w:hAnsi="Garamond"/>
          <w:b/>
          <w:color w:val="FF0000"/>
          <w:sz w:val="28"/>
        </w:rPr>
        <w:t xml:space="preserve">are not </w:t>
      </w:r>
      <w:r w:rsidR="00E56C96" w:rsidRPr="00E56C96">
        <w:rPr>
          <w:rFonts w:ascii="Garamond" w:hAnsi="Garamond"/>
          <w:b/>
          <w:color w:val="FF0000"/>
          <w:sz w:val="28"/>
        </w:rPr>
        <w:t xml:space="preserve">the variable sex when it comes to </w:t>
      </w:r>
      <w:commentRangeStart w:id="1"/>
      <w:r w:rsidR="00E56C96" w:rsidRPr="00E56C96">
        <w:rPr>
          <w:rFonts w:ascii="Garamond" w:hAnsi="Garamond"/>
          <w:b/>
          <w:color w:val="FF0000"/>
          <w:sz w:val="28"/>
        </w:rPr>
        <w:t>personality</w:t>
      </w:r>
      <w:commentRangeEnd w:id="1"/>
      <w:r w:rsidR="00F74724">
        <w:rPr>
          <w:rStyle w:val="CommentReference"/>
        </w:rPr>
        <w:commentReference w:id="1"/>
      </w:r>
    </w:p>
    <w:p w14:paraId="48E967C2" w14:textId="14EE9F2D" w:rsidR="00421F6E" w:rsidRDefault="00421F6E" w:rsidP="000C6F77">
      <w:pPr>
        <w:rPr>
          <w:rFonts w:ascii="Garamond" w:hAnsi="Garamond"/>
          <w:b/>
          <w:color w:val="000000" w:themeColor="text1"/>
        </w:rPr>
      </w:pPr>
    </w:p>
    <w:p w14:paraId="215D4B14" w14:textId="0487F7AF"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r w:rsidR="00271ACD">
        <w:rPr>
          <w:rFonts w:ascii="Garamond" w:hAnsi="Garamond"/>
          <w:bCs/>
          <w:color w:val="000000" w:themeColor="text1"/>
        </w:rPr>
        <w:t>6,</w:t>
      </w:r>
      <w:r w:rsidR="003D6309">
        <w:rPr>
          <w:rFonts w:ascii="Garamond" w:hAnsi="Garamond"/>
          <w:bCs/>
          <w:color w:val="000000" w:themeColor="text1"/>
        </w:rPr>
        <w:t>902</w:t>
      </w:r>
    </w:p>
    <w:p w14:paraId="37D93F38" w14:textId="4E288887"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r w:rsidR="00271ACD">
        <w:rPr>
          <w:rFonts w:ascii="Garamond" w:hAnsi="Garamond"/>
          <w:bCs/>
          <w:color w:val="000000" w:themeColor="text1"/>
        </w:rPr>
        <w:t>3,9</w:t>
      </w:r>
      <w:r w:rsidR="003D6309">
        <w:rPr>
          <w:rFonts w:ascii="Garamond" w:hAnsi="Garamond"/>
          <w:bCs/>
          <w:color w:val="000000" w:themeColor="text1"/>
        </w:rPr>
        <w:t>37</w:t>
      </w:r>
    </w:p>
    <w:p w14:paraId="185667D7" w14:textId="72E9E11F" w:rsidR="00430F58" w:rsidRPr="00430F58" w:rsidRDefault="00430F58" w:rsidP="000C6F77">
      <w:pPr>
        <w:rPr>
          <w:rFonts w:ascii="Garamond" w:hAnsi="Garamond"/>
          <w:bCs/>
          <w:color w:val="000000" w:themeColor="text1"/>
        </w:rPr>
      </w:pPr>
      <w:r>
        <w:rPr>
          <w:rFonts w:ascii="Garamond" w:hAnsi="Garamond"/>
          <w:bCs/>
          <w:color w:val="000000" w:themeColor="text1"/>
        </w:rPr>
        <w:t>Methods (3,000 max.): 2,</w:t>
      </w:r>
      <w:r w:rsidR="00271ACD">
        <w:rPr>
          <w:rFonts w:ascii="Garamond" w:hAnsi="Garamond"/>
          <w:bCs/>
          <w:color w:val="000000" w:themeColor="text1"/>
        </w:rPr>
        <w:t>9</w:t>
      </w:r>
      <w:r w:rsidR="00595FC2">
        <w:rPr>
          <w:rFonts w:ascii="Garamond" w:hAnsi="Garamond"/>
          <w:bCs/>
          <w:color w:val="000000" w:themeColor="text1"/>
        </w:rPr>
        <w:t>65</w:t>
      </w:r>
    </w:p>
    <w:p w14:paraId="4F707947" w14:textId="77777777" w:rsidR="00430F58" w:rsidRPr="007E3B63" w:rsidRDefault="00430F58" w:rsidP="000C6F77">
      <w:pPr>
        <w:rPr>
          <w:rFonts w:ascii="Garamond" w:hAnsi="Garamond"/>
          <w:b/>
          <w:color w:val="000000" w:themeColor="text1"/>
        </w:rPr>
      </w:pPr>
    </w:p>
    <w:p w14:paraId="05025E70" w14:textId="5BC3E324"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r w:rsidR="006549C9">
        <w:rPr>
          <w:rFonts w:ascii="Garamond" w:hAnsi="Garamond"/>
          <w:b/>
          <w:color w:val="000000" w:themeColor="text1"/>
          <w:highlight w:val="cyan"/>
        </w:rPr>
        <w:t>2</w:t>
      </w:r>
      <w:r w:rsidR="00A5306F">
        <w:rPr>
          <w:rFonts w:ascii="Garamond" w:hAnsi="Garamond"/>
          <w:b/>
          <w:color w:val="000000" w:themeColor="text1"/>
          <w:highlight w:val="cyan"/>
        </w:rPr>
        <w:t>1</w:t>
      </w:r>
      <w:r w:rsidR="000073B7">
        <w:rPr>
          <w:rFonts w:ascii="Garamond" w:hAnsi="Garamond"/>
          <w:b/>
          <w:color w:val="000000" w:themeColor="text1"/>
          <w:highlight w:val="cyan"/>
        </w:rPr>
        <w:t>8</w:t>
      </w:r>
      <w:r w:rsidR="00C319AA" w:rsidRPr="007E3B63">
        <w:rPr>
          <w:rFonts w:ascii="Garamond" w:hAnsi="Garamond"/>
          <w:b/>
          <w:color w:val="000000" w:themeColor="text1"/>
          <w:highlight w:val="cyan"/>
        </w:rPr>
        <w:t xml:space="preserve"> </w:t>
      </w:r>
      <w:commentRangeStart w:id="2"/>
      <w:r w:rsidR="00C319AA" w:rsidRPr="007E3B63">
        <w:rPr>
          <w:rFonts w:ascii="Garamond" w:hAnsi="Garamond"/>
          <w:b/>
          <w:color w:val="000000" w:themeColor="text1"/>
          <w:highlight w:val="cyan"/>
        </w:rPr>
        <w:t>words</w:t>
      </w:r>
      <w:commentRangeEnd w:id="2"/>
      <w:r w:rsidR="006910A4">
        <w:rPr>
          <w:rStyle w:val="CommentReference"/>
        </w:rPr>
        <w:commentReference w:id="2"/>
      </w:r>
      <w:r w:rsidR="00C319AA" w:rsidRPr="007E3B63">
        <w:rPr>
          <w:rFonts w:ascii="Garamond" w:hAnsi="Garamond"/>
          <w:b/>
          <w:color w:val="000000" w:themeColor="text1"/>
        </w:rPr>
        <w:t>)</w:t>
      </w:r>
    </w:p>
    <w:p w14:paraId="67185DC9" w14:textId="77777777" w:rsidR="00251F5D" w:rsidRPr="007E3B63" w:rsidRDefault="00251F5D" w:rsidP="000C6F77">
      <w:pPr>
        <w:rPr>
          <w:rFonts w:ascii="Garamond" w:hAnsi="Garamond"/>
          <w:color w:val="000000" w:themeColor="text1"/>
        </w:rPr>
      </w:pPr>
    </w:p>
    <w:p w14:paraId="7062327C" w14:textId="66151C11" w:rsidR="00C319AA" w:rsidRPr="007E3B63" w:rsidRDefault="002E0E59" w:rsidP="00B66C35">
      <w:pPr>
        <w:rPr>
          <w:rFonts w:ascii="Garamond" w:hAnsi="Garamond"/>
          <w:color w:val="000000" w:themeColor="text1"/>
        </w:rPr>
      </w:pPr>
      <w:r w:rsidRPr="00F45790">
        <w:rPr>
          <w:rFonts w:ascii="Garamond" w:hAnsi="Garamond" w:cs="Times New Roman"/>
          <w:color w:val="000000" w:themeColor="text1"/>
        </w:rPr>
        <w:t xml:space="preserve">The idea that men </w:t>
      </w:r>
      <w:r w:rsidR="00A5306F">
        <w:rPr>
          <w:rFonts w:ascii="Garamond" w:hAnsi="Garamond" w:cs="Times New Roman"/>
          <w:color w:val="000000" w:themeColor="text1"/>
        </w:rPr>
        <w:t>are more variable than</w:t>
      </w:r>
      <w:r w:rsidRPr="00F45790">
        <w:rPr>
          <w:rFonts w:ascii="Garamond" w:hAnsi="Garamond" w:cs="Times New Roman"/>
          <w:color w:val="000000" w:themeColor="text1"/>
        </w:rPr>
        <w:t xml:space="preserve"> women in traits ranging from intelligence to height </w:t>
      </w:r>
      <w:r w:rsidR="006D7664" w:rsidRPr="00F45790">
        <w:rPr>
          <w:rFonts w:ascii="Garamond" w:hAnsi="Garamond" w:cs="Times New Roman"/>
          <w:color w:val="000000" w:themeColor="text1"/>
        </w:rPr>
        <w:t>has</w:t>
      </w:r>
      <w:r w:rsidRPr="00F45790">
        <w:rPr>
          <w:rFonts w:ascii="Garamond" w:hAnsi="Garamond" w:cs="Times New Roman"/>
          <w:color w:val="000000" w:themeColor="text1"/>
        </w:rPr>
        <w:t xml:space="preserve"> been stitched into the fabric of scientific thinking since Darwin</w:t>
      </w:r>
      <w:r w:rsidRPr="003062AE">
        <w:rPr>
          <w:rFonts w:ascii="Garamond" w:hAnsi="Garamond"/>
          <w:color w:val="000000" w:themeColor="text1"/>
        </w:rPr>
        <w:t>.</w:t>
      </w:r>
      <w:r w:rsidR="001850F7" w:rsidRPr="002622D3">
        <w:rPr>
          <w:rFonts w:ascii="Garamond" w:hAnsi="Garamond"/>
          <w:color w:val="000000" w:themeColor="text1"/>
        </w:rPr>
        <w:t xml:space="preserve"> </w:t>
      </w:r>
      <w:r w:rsidR="00ED19B0" w:rsidRPr="007E3B63">
        <w:rPr>
          <w:rFonts w:ascii="Garamond" w:hAnsi="Garamond"/>
          <w:color w:val="000000" w:themeColor="text1"/>
        </w:rPr>
        <w:t xml:space="preserve">For personality </w:t>
      </w:r>
      <w:r w:rsidR="001850F7" w:rsidRPr="007E3B63">
        <w:rPr>
          <w:rFonts w:ascii="Garamond" w:hAnsi="Garamond"/>
          <w:color w:val="000000" w:themeColor="text1"/>
        </w:rPr>
        <w:t>traits</w:t>
      </w:r>
      <w:r w:rsidR="00ED19B0" w:rsidRPr="007E3B63">
        <w:rPr>
          <w:rFonts w:ascii="Garamond" w:hAnsi="Garamond"/>
          <w:color w:val="000000" w:themeColor="text1"/>
        </w:rPr>
        <w:t xml:space="preserve">, greater variability </w:t>
      </w:r>
      <w:r w:rsidR="001850F7" w:rsidRPr="007E3B63">
        <w:rPr>
          <w:rFonts w:ascii="Garamond" w:hAnsi="Garamond"/>
          <w:color w:val="000000" w:themeColor="text1"/>
        </w:rPr>
        <w:t>among</w:t>
      </w:r>
      <w:r w:rsidR="00ED19B0" w:rsidRPr="007E3B63">
        <w:rPr>
          <w:rFonts w:ascii="Garamond" w:hAnsi="Garamond"/>
          <w:color w:val="000000" w:themeColor="text1"/>
        </w:rPr>
        <w:t xml:space="preserve"> men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A5306F">
        <w:rPr>
          <w:rFonts w:ascii="Garamond" w:hAnsi="Garamond"/>
          <w:color w:val="000000" w:themeColor="text1"/>
        </w:rPr>
        <w:t>frequently</w:t>
      </w:r>
      <w:r w:rsidR="00ED19B0" w:rsidRPr="007E3B63">
        <w:rPr>
          <w:rFonts w:ascii="Garamond" w:hAnsi="Garamond"/>
          <w:color w:val="000000" w:themeColor="text1"/>
        </w:rPr>
        <w:t xml:space="preserve"> attributed to biological rather than social factors. This explanation </w:t>
      </w:r>
      <w:r w:rsidR="00B66C35" w:rsidRPr="007E3B63">
        <w:rPr>
          <w:rFonts w:ascii="Garamond" w:hAnsi="Garamond"/>
          <w:color w:val="000000" w:themeColor="text1"/>
        </w:rPr>
        <w:t>is</w:t>
      </w:r>
      <w:r w:rsidR="00ED19B0" w:rsidRPr="007E3B63">
        <w:rPr>
          <w:rFonts w:ascii="Garamond" w:hAnsi="Garamond"/>
          <w:color w:val="000000" w:themeColor="text1"/>
        </w:rPr>
        <w:t xml:space="preserve"> underpinned by </w:t>
      </w:r>
      <w:r w:rsidR="00B66C35" w:rsidRPr="007E3B63">
        <w:rPr>
          <w:rFonts w:ascii="Garamond" w:hAnsi="Garamond"/>
          <w:color w:val="000000" w:themeColor="text1"/>
        </w:rPr>
        <w:t xml:space="preserve">studies </w:t>
      </w:r>
      <w:r w:rsidR="001850F7" w:rsidRPr="007E3B63">
        <w:rPr>
          <w:rFonts w:ascii="Garamond" w:hAnsi="Garamond"/>
          <w:color w:val="000000" w:themeColor="text1"/>
        </w:rPr>
        <w:t xml:space="preserve">in animals </w:t>
      </w:r>
      <w:r w:rsidR="00B66C35" w:rsidRPr="007E3B63">
        <w:rPr>
          <w:rFonts w:ascii="Garamond" w:hAnsi="Garamond"/>
          <w:color w:val="000000" w:themeColor="text1"/>
        </w:rPr>
        <w:t>report</w:t>
      </w:r>
      <w:r w:rsidR="00C319AA" w:rsidRPr="007E3B63">
        <w:rPr>
          <w:rFonts w:ascii="Garamond" w:hAnsi="Garamond"/>
          <w:color w:val="000000" w:themeColor="text1"/>
        </w:rPr>
        <w:t>ing</w:t>
      </w:r>
      <w:r w:rsidR="00B66C35" w:rsidRPr="007E3B63">
        <w:rPr>
          <w:rFonts w:ascii="Garamond" w:hAnsi="Garamond"/>
          <w:color w:val="000000" w:themeColor="text1"/>
        </w:rPr>
        <w:t xml:space="preserve"> that</w:t>
      </w:r>
      <w:r w:rsidR="00ED19B0" w:rsidRPr="007E3B63">
        <w:rPr>
          <w:rFonts w:ascii="Garamond" w:hAnsi="Garamond"/>
          <w:color w:val="000000" w:themeColor="text1"/>
        </w:rPr>
        <w:t xml:space="preserve"> </w:t>
      </w:r>
      <w:r w:rsidR="00717EE2" w:rsidRPr="007E3B63">
        <w:rPr>
          <w:rFonts w:ascii="Garamond" w:hAnsi="Garamond"/>
          <w:color w:val="000000" w:themeColor="text1"/>
        </w:rPr>
        <w:t xml:space="preserve">variation </w:t>
      </w:r>
      <w:r w:rsidR="001850F7" w:rsidRPr="007E3B63">
        <w:rPr>
          <w:rFonts w:ascii="Garamond" w:hAnsi="Garamond"/>
          <w:color w:val="000000" w:themeColor="text1"/>
        </w:rPr>
        <w:t xml:space="preserve">in morphology </w:t>
      </w:r>
      <w:r w:rsidR="00717EE2" w:rsidRPr="007E3B63">
        <w:rPr>
          <w:rFonts w:ascii="Garamond" w:hAnsi="Garamond"/>
          <w:color w:val="000000" w:themeColor="text1"/>
        </w:rPr>
        <w:t xml:space="preserve">is greater among </w:t>
      </w:r>
      <w:r w:rsidR="00ED19B0" w:rsidRPr="007E3B63">
        <w:rPr>
          <w:rFonts w:ascii="Garamond" w:hAnsi="Garamond"/>
          <w:color w:val="000000" w:themeColor="text1"/>
        </w:rPr>
        <w:t>males than females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less evidence </w:t>
      </w:r>
      <w:r w:rsidR="00132E2F" w:rsidRPr="007E3B63">
        <w:rPr>
          <w:rFonts w:ascii="Garamond" w:hAnsi="Garamond"/>
          <w:color w:val="000000" w:themeColor="text1"/>
        </w:rPr>
        <w:t>for</w:t>
      </w:r>
      <w:r w:rsidR="001850F7" w:rsidRPr="007E3B63">
        <w:rPr>
          <w:rFonts w:ascii="Garamond" w:hAnsi="Garamond"/>
          <w:color w:val="000000" w:themeColor="text1"/>
        </w:rPr>
        <w:t xml:space="preserve"> </w:t>
      </w:r>
      <w:r w:rsidR="00132E2F" w:rsidRPr="007E3B63">
        <w:rPr>
          <w:rFonts w:ascii="Garamond" w:hAnsi="Garamond"/>
          <w:color w:val="000000" w:themeColor="text1"/>
        </w:rPr>
        <w:t>an equivalent</w:t>
      </w:r>
      <w:r w:rsidR="001850F7" w:rsidRPr="007E3B63">
        <w:rPr>
          <w:rFonts w:ascii="Garamond" w:hAnsi="Garamond"/>
          <w:color w:val="000000" w:themeColor="text1"/>
        </w:rPr>
        <w:t xml:space="preserve"> sex difference </w:t>
      </w:r>
      <w:r w:rsidR="00132E2F" w:rsidRPr="007E3B63">
        <w:rPr>
          <w:rFonts w:ascii="Garamond" w:hAnsi="Garamond"/>
          <w:color w:val="000000" w:themeColor="text1"/>
        </w:rPr>
        <w:t xml:space="preserve">in </w:t>
      </w:r>
      <w:r w:rsidR="00ED19B0" w:rsidRPr="007E3B63">
        <w:rPr>
          <w:rFonts w:ascii="Garamond" w:hAnsi="Garamond"/>
          <w:color w:val="000000" w:themeColor="text1"/>
        </w:rPr>
        <w:t>behaviour</w:t>
      </w:r>
      <w:r w:rsidR="00C319AA" w:rsidRPr="007E3B63">
        <w:rPr>
          <w:rFonts w:ascii="Garamond" w:hAnsi="Garamond"/>
          <w:color w:val="000000" w:themeColor="text1"/>
        </w:rPr>
        <w:t xml:space="preserve">s </w:t>
      </w:r>
      <w:r w:rsidR="0006115F" w:rsidRPr="007E3B63">
        <w:rPr>
          <w:rFonts w:ascii="Garamond" w:hAnsi="Garamond"/>
          <w:color w:val="000000" w:themeColor="text1"/>
        </w:rPr>
        <w:t xml:space="preserve">that </w:t>
      </w:r>
      <w:r w:rsidR="00ED19B0" w:rsidRPr="007E3B63">
        <w:rPr>
          <w:rFonts w:ascii="Garamond" w:hAnsi="Garamond"/>
          <w:color w:val="000000" w:themeColor="text1"/>
        </w:rPr>
        <w:t>biologists describe as animal personalit</w:t>
      </w:r>
      <w:r w:rsidR="00403AF0" w:rsidRPr="007E3B63">
        <w:rPr>
          <w:rFonts w:ascii="Garamond" w:hAnsi="Garamond"/>
          <w:color w:val="000000" w:themeColor="text1"/>
        </w:rPr>
        <w:t>ies</w:t>
      </w:r>
      <w:r w:rsidR="00ED19B0" w:rsidRPr="007E3B63">
        <w:rPr>
          <w:rFonts w:ascii="Garamond" w:hAnsi="Garamond"/>
          <w:color w:val="000000" w:themeColor="text1"/>
        </w:rPr>
        <w:t xml:space="preserve">. </w:t>
      </w:r>
      <w:r w:rsidR="001850F7" w:rsidRPr="007E3B63">
        <w:rPr>
          <w:rFonts w:ascii="Garamond" w:hAnsi="Garamond"/>
          <w:color w:val="000000" w:themeColor="text1"/>
        </w:rPr>
        <w:t>W</w:t>
      </w:r>
      <w:r w:rsidR="00ED19B0" w:rsidRPr="007E3B63">
        <w:rPr>
          <w:rFonts w:ascii="Garamond" w:hAnsi="Garamond"/>
          <w:color w:val="000000" w:themeColor="text1"/>
        </w:rPr>
        <w:t xml:space="preserve">e </w:t>
      </w:r>
      <w:r w:rsidR="00E16CA7" w:rsidRPr="007E3B63">
        <w:rPr>
          <w:rFonts w:ascii="Garamond" w:hAnsi="Garamond"/>
          <w:color w:val="000000" w:themeColor="text1"/>
        </w:rPr>
        <w:t xml:space="preserve">conducted </w:t>
      </w:r>
      <w:r w:rsidR="00656EC3" w:rsidRPr="007E3B63">
        <w:rPr>
          <w:rFonts w:ascii="Garamond" w:hAnsi="Garamond"/>
          <w:color w:val="000000" w:themeColor="text1"/>
        </w:rPr>
        <w:t xml:space="preserve">a </w:t>
      </w:r>
      <w:r w:rsidR="0006115F" w:rsidRPr="007E3B63">
        <w:rPr>
          <w:rFonts w:ascii="Garamond" w:hAnsi="Garamond"/>
          <w:color w:val="000000" w:themeColor="text1"/>
        </w:rPr>
        <w:t xml:space="preserve">large </w:t>
      </w:r>
      <w:r w:rsidR="00E16CA7" w:rsidRPr="007E3B63">
        <w:rPr>
          <w:rFonts w:ascii="Garamond" w:hAnsi="Garamond"/>
          <w:color w:val="000000" w:themeColor="text1"/>
        </w:rPr>
        <w:t xml:space="preserve">meta-analysis of animal personality </w:t>
      </w:r>
      <w:r w:rsidR="00403AF0" w:rsidRPr="007E3B63">
        <w:rPr>
          <w:rFonts w:ascii="Garamond" w:hAnsi="Garamond"/>
          <w:color w:val="000000" w:themeColor="text1"/>
        </w:rPr>
        <w:t xml:space="preserve">studies </w:t>
      </w:r>
      <w:r w:rsidR="00E16CA7" w:rsidRPr="007E3B63">
        <w:rPr>
          <w:rFonts w:ascii="Garamond" w:hAnsi="Garamond"/>
          <w:color w:val="000000" w:themeColor="text1"/>
        </w:rPr>
        <w:t>(2,</w:t>
      </w:r>
      <w:r w:rsidR="00F871B4">
        <w:rPr>
          <w:rFonts w:ascii="Garamond" w:hAnsi="Garamond"/>
          <w:color w:val="000000" w:themeColor="text1"/>
        </w:rPr>
        <w:t>167</w:t>
      </w:r>
      <w:r w:rsidR="00E16CA7" w:rsidRPr="007E3B63">
        <w:rPr>
          <w:rFonts w:ascii="Garamond" w:hAnsi="Garamond"/>
          <w:color w:val="000000" w:themeColor="text1"/>
        </w:rPr>
        <w:t xml:space="preserve"> effect sizes</w:t>
      </w:r>
      <w:r w:rsidR="00ED19B0" w:rsidRPr="007E3B63">
        <w:rPr>
          <w:rFonts w:ascii="Garamond" w:hAnsi="Garamond"/>
          <w:color w:val="000000" w:themeColor="text1"/>
        </w:rPr>
        <w:t xml:space="preserve"> from </w:t>
      </w:r>
      <w:r w:rsidR="00DE454E">
        <w:rPr>
          <w:rFonts w:ascii="Garamond" w:hAnsi="Garamond"/>
          <w:color w:val="000000" w:themeColor="text1"/>
        </w:rPr>
        <w:t>2</w:t>
      </w:r>
      <w:r w:rsidR="00F871B4">
        <w:rPr>
          <w:rFonts w:ascii="Garamond" w:hAnsi="Garamond"/>
          <w:color w:val="000000" w:themeColor="text1"/>
        </w:rPr>
        <w:t>0</w:t>
      </w:r>
      <w:r w:rsidR="005B3E63">
        <w:rPr>
          <w:rFonts w:ascii="Garamond" w:hAnsi="Garamond"/>
          <w:color w:val="000000" w:themeColor="text1"/>
        </w:rPr>
        <w:t>3</w:t>
      </w:r>
      <w:r w:rsidR="00B66C35" w:rsidRPr="007E3B63">
        <w:rPr>
          <w:rFonts w:ascii="Garamond" w:hAnsi="Garamond"/>
          <w:color w:val="000000" w:themeColor="text1"/>
        </w:rPr>
        <w:t xml:space="preserve"> studies of </w:t>
      </w:r>
      <w:r w:rsidR="00C75B7D" w:rsidRPr="007E3B63">
        <w:rPr>
          <w:rFonts w:ascii="Garamond" w:hAnsi="Garamond"/>
          <w:color w:val="000000" w:themeColor="text1"/>
        </w:rPr>
        <w:t>2</w:t>
      </w:r>
      <w:r w:rsidR="00F871B4">
        <w:rPr>
          <w:rFonts w:ascii="Garamond" w:hAnsi="Garamond"/>
          <w:color w:val="000000" w:themeColor="text1"/>
        </w:rPr>
        <w:t>26</w:t>
      </w:r>
      <w:r w:rsidR="00C75B7D" w:rsidRPr="007E3B63">
        <w:rPr>
          <w:rFonts w:ascii="Garamond" w:hAnsi="Garamond"/>
          <w:color w:val="000000" w:themeColor="text1"/>
        </w:rPr>
        <w:t xml:space="preserve"> species</w:t>
      </w:r>
      <w:r w:rsidR="00C319AA" w:rsidRPr="007E3B63">
        <w:rPr>
          <w:rFonts w:ascii="Garamond" w:hAnsi="Garamond"/>
          <w:color w:val="000000" w:themeColor="text1"/>
        </w:rPr>
        <w:t>, categorised into five taxa</w:t>
      </w:r>
      <w:r w:rsidR="00403AF0" w:rsidRPr="007E3B63">
        <w:rPr>
          <w:rFonts w:ascii="Garamond" w:hAnsi="Garamond"/>
          <w:color w:val="000000" w:themeColor="text1"/>
        </w:rPr>
        <w:t>)</w:t>
      </w:r>
      <w:r w:rsidR="00E16CA7" w:rsidRPr="007E3B63">
        <w:rPr>
          <w:rFonts w:ascii="Garamond" w:hAnsi="Garamond"/>
          <w:color w:val="000000" w:themeColor="text1"/>
        </w:rPr>
        <w:t xml:space="preserve"> to </w:t>
      </w:r>
      <w:r w:rsidR="00ED19B0" w:rsidRPr="007E3B63">
        <w:rPr>
          <w:rFonts w:ascii="Garamond" w:hAnsi="Garamond"/>
          <w:color w:val="000000" w:themeColor="text1"/>
        </w:rPr>
        <w:t xml:space="preserve">quantify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ED19B0" w:rsidRPr="007E3B63">
        <w:rPr>
          <w:rFonts w:ascii="Garamond" w:hAnsi="Garamond"/>
          <w:color w:val="000000" w:themeColor="text1"/>
        </w:rPr>
        <w:t>: boldness, aggression, activity, sociality and exploration.</w:t>
      </w:r>
      <w:r w:rsidR="00B66C35" w:rsidRPr="007E3B63">
        <w:rPr>
          <w:rFonts w:ascii="Garamond" w:hAnsi="Garamond"/>
          <w:color w:val="000000" w:themeColor="text1"/>
        </w:rPr>
        <w:t xml:space="preserve"> We </w:t>
      </w:r>
      <w:r w:rsidR="0006115F" w:rsidRPr="007E3B63">
        <w:rPr>
          <w:rFonts w:ascii="Garamond" w:hAnsi="Garamond"/>
          <w:color w:val="000000" w:themeColor="text1"/>
        </w:rPr>
        <w:t>then</w:t>
      </w:r>
      <w:r w:rsidR="00B66C35" w:rsidRPr="007E3B63">
        <w:rPr>
          <w:rFonts w:ascii="Garamond" w:hAnsi="Garamond"/>
          <w:color w:val="000000" w:themeColor="text1"/>
        </w:rPr>
        <w:t xml:space="preserve"> tested </w:t>
      </w:r>
      <w:r w:rsidR="00C319AA" w:rsidRPr="007E3B63">
        <w:rPr>
          <w:rFonts w:ascii="Garamond" w:hAnsi="Garamond"/>
          <w:color w:val="000000" w:themeColor="text1"/>
        </w:rPr>
        <w:t>if</w:t>
      </w:r>
      <w:r w:rsidR="00B66C35" w:rsidRPr="007E3B63">
        <w:rPr>
          <w:rFonts w:ascii="Garamond" w:hAnsi="Garamond"/>
          <w:color w:val="000000" w:themeColor="text1"/>
        </w:rPr>
        <w:t xml:space="preserve"> </w:t>
      </w:r>
      <w:r w:rsidR="00C319AA" w:rsidRPr="007E3B63">
        <w:rPr>
          <w:rFonts w:ascii="Garamond" w:hAnsi="Garamond"/>
          <w:color w:val="000000" w:themeColor="text1"/>
        </w:rPr>
        <w:t xml:space="preserve">greater </w:t>
      </w:r>
      <w:r w:rsidR="00B66C35" w:rsidRPr="007E3B63">
        <w:rPr>
          <w:rFonts w:ascii="Garamond" w:hAnsi="Garamond"/>
          <w:color w:val="000000" w:themeColor="text1"/>
        </w:rPr>
        <w:t xml:space="preserve">sexual size dimorphism, indicative of sexual selection, </w:t>
      </w:r>
      <w:r w:rsidR="0019599D" w:rsidRPr="007E3B63">
        <w:rPr>
          <w:rFonts w:ascii="Garamond" w:hAnsi="Garamond"/>
          <w:color w:val="000000" w:themeColor="text1"/>
        </w:rPr>
        <w:t>is correlated with</w:t>
      </w:r>
      <w:r w:rsidR="00B66C35" w:rsidRPr="007E3B63">
        <w:rPr>
          <w:rFonts w:ascii="Garamond" w:hAnsi="Garamond"/>
          <w:color w:val="000000" w:themeColor="text1"/>
        </w:rPr>
        <w:t xml:space="preserve"> sex differences in </w:t>
      </w:r>
      <w:r w:rsidR="00C319AA" w:rsidRPr="007E3B63">
        <w:rPr>
          <w:rFonts w:ascii="Garamond" w:hAnsi="Garamond"/>
          <w:color w:val="000000" w:themeColor="text1"/>
        </w:rPr>
        <w:t>personality</w:t>
      </w:r>
      <w:r w:rsidR="00924EFF" w:rsidRPr="007E3B63">
        <w:rPr>
          <w:rFonts w:ascii="Garamond" w:hAnsi="Garamond"/>
          <w:color w:val="000000" w:themeColor="text1"/>
        </w:rPr>
        <w:t xml:space="preserve"> </w:t>
      </w:r>
      <w:r>
        <w:rPr>
          <w:rFonts w:ascii="Garamond" w:hAnsi="Garamond"/>
          <w:color w:val="000000" w:themeColor="text1"/>
        </w:rPr>
        <w:t xml:space="preserve">variation, </w:t>
      </w:r>
      <w:r w:rsidR="00924EFF" w:rsidRPr="007E3B63">
        <w:rPr>
          <w:rFonts w:ascii="Garamond" w:hAnsi="Garamond"/>
          <w:color w:val="000000" w:themeColor="text1"/>
        </w:rPr>
        <w:t xml:space="preserve">as </w:t>
      </w:r>
      <w:r w:rsidR="0019599D" w:rsidRPr="007E3B63">
        <w:rPr>
          <w:rFonts w:ascii="Garamond" w:hAnsi="Garamond"/>
          <w:color w:val="000000" w:themeColor="text1"/>
        </w:rPr>
        <w:t xml:space="preserve">theory </w:t>
      </w:r>
      <w:r w:rsidR="00924EFF" w:rsidRPr="007E3B63">
        <w:rPr>
          <w:rFonts w:ascii="Garamond" w:hAnsi="Garamond"/>
          <w:color w:val="000000" w:themeColor="text1"/>
        </w:rPr>
        <w:t>predict</w:t>
      </w:r>
      <w:r w:rsidR="0019599D" w:rsidRPr="007E3B63">
        <w:rPr>
          <w:rFonts w:ascii="Garamond" w:hAnsi="Garamond"/>
          <w:color w:val="000000" w:themeColor="text1"/>
        </w:rPr>
        <w:t>s</w:t>
      </w:r>
      <w:r w:rsidR="00E16CA7" w:rsidRPr="007E3B63">
        <w:rPr>
          <w:rFonts w:ascii="Garamond" w:hAnsi="Garamond"/>
          <w:color w:val="000000" w:themeColor="text1"/>
        </w:rPr>
        <w:t>.</w:t>
      </w:r>
      <w:r w:rsidR="00656EC3" w:rsidRPr="007E3B63">
        <w:rPr>
          <w:rFonts w:ascii="Garamond" w:hAnsi="Garamond"/>
          <w:color w:val="000000" w:themeColor="text1"/>
        </w:rPr>
        <w:t xml:space="preserve"> </w:t>
      </w:r>
      <w:r w:rsidR="006D7664">
        <w:rPr>
          <w:rFonts w:ascii="Garamond" w:hAnsi="Garamond"/>
          <w:color w:val="000000" w:themeColor="text1"/>
        </w:rPr>
        <w:t xml:space="preserve">Overall, </w:t>
      </w:r>
      <w:r w:rsidR="00D80008" w:rsidRPr="007E3B63">
        <w:rPr>
          <w:rFonts w:ascii="Garamond" w:hAnsi="Garamond"/>
          <w:color w:val="000000" w:themeColor="text1"/>
        </w:rPr>
        <w:t xml:space="preserve">sex differences in </w:t>
      </w:r>
      <w:r>
        <w:rPr>
          <w:rFonts w:ascii="Garamond" w:hAnsi="Garamond"/>
          <w:color w:val="000000" w:themeColor="text1"/>
        </w:rPr>
        <w:t>personality</w:t>
      </w:r>
      <w:r w:rsidR="006D7664">
        <w:rPr>
          <w:rFonts w:ascii="Garamond" w:hAnsi="Garamond"/>
          <w:color w:val="000000" w:themeColor="text1"/>
        </w:rPr>
        <w:t xml:space="preserve"> existed</w:t>
      </w:r>
      <w:r w:rsidR="0006115F" w:rsidRPr="007E3B63">
        <w:rPr>
          <w:rFonts w:ascii="Garamond" w:hAnsi="Garamond"/>
          <w:color w:val="000000" w:themeColor="text1"/>
        </w:rPr>
        <w:t xml:space="preserve"> </w:t>
      </w:r>
      <w:r w:rsidR="00B66C35" w:rsidRPr="007E3B63">
        <w:rPr>
          <w:rFonts w:ascii="Garamond" w:hAnsi="Garamond"/>
          <w:color w:val="000000" w:themeColor="text1"/>
        </w:rPr>
        <w:t xml:space="preserve">in </w:t>
      </w:r>
      <w:r w:rsidR="00114090">
        <w:rPr>
          <w:rFonts w:ascii="Garamond" w:hAnsi="Garamond"/>
          <w:color w:val="000000" w:themeColor="text1"/>
        </w:rPr>
        <w:t>two</w:t>
      </w:r>
      <w:r w:rsidR="00B66C35" w:rsidRPr="007E3B63">
        <w:rPr>
          <w:rFonts w:ascii="Garamond" w:hAnsi="Garamond"/>
          <w:color w:val="000000" w:themeColor="text1"/>
        </w:rPr>
        <w:t xml:space="preserve"> of 25 </w:t>
      </w:r>
      <w:r w:rsidR="0006115F" w:rsidRPr="007E3B63">
        <w:rPr>
          <w:rFonts w:ascii="Garamond" w:hAnsi="Garamond"/>
          <w:color w:val="000000" w:themeColor="text1"/>
        </w:rPr>
        <w:t>tax</w:t>
      </w:r>
      <w:r w:rsidR="00C319AA" w:rsidRPr="007E3B63">
        <w:rPr>
          <w:rFonts w:ascii="Garamond" w:hAnsi="Garamond"/>
          <w:color w:val="000000" w:themeColor="text1"/>
        </w:rPr>
        <w:t>on-</w:t>
      </w:r>
      <w:r w:rsidR="0006115F" w:rsidRPr="007E3B63">
        <w:rPr>
          <w:rFonts w:ascii="Garamond" w:hAnsi="Garamond"/>
          <w:color w:val="000000" w:themeColor="text1"/>
        </w:rPr>
        <w:t>specific tests</w:t>
      </w:r>
      <w:r w:rsidR="00B66C35" w:rsidRPr="007E3B63">
        <w:rPr>
          <w:rFonts w:ascii="Garamond" w:hAnsi="Garamond"/>
          <w:color w:val="000000" w:themeColor="text1"/>
        </w:rPr>
        <w:t xml:space="preserve">. </w:t>
      </w:r>
      <w:r w:rsidR="00A5306F">
        <w:rPr>
          <w:rFonts w:ascii="Garamond" w:hAnsi="Garamond"/>
          <w:color w:val="000000" w:themeColor="text1"/>
        </w:rPr>
        <w:t xml:space="preserve">Yet there was only a single case of a sex difference in variance, </w:t>
      </w:r>
      <w:r w:rsidR="00114090">
        <w:rPr>
          <w:rFonts w:ascii="Garamond" w:hAnsi="Garamond"/>
          <w:color w:val="000000" w:themeColor="text1"/>
        </w:rPr>
        <w:t xml:space="preserve">and a single </w:t>
      </w:r>
      <w:r w:rsidR="000073B7">
        <w:rPr>
          <w:rFonts w:ascii="Garamond" w:hAnsi="Garamond"/>
          <w:color w:val="000000" w:themeColor="text1"/>
        </w:rPr>
        <w:t>instance</w:t>
      </w:r>
      <w:r w:rsidR="00114090">
        <w:rPr>
          <w:rFonts w:ascii="Garamond" w:hAnsi="Garamond"/>
          <w:color w:val="000000" w:themeColor="text1"/>
        </w:rPr>
        <w:t xml:space="preserve"> where </w:t>
      </w:r>
      <w:r w:rsidR="000073B7">
        <w:rPr>
          <w:rFonts w:ascii="Garamond" w:hAnsi="Garamond"/>
          <w:color w:val="000000" w:themeColor="text1"/>
        </w:rPr>
        <w:t xml:space="preserve">there was a significant relationship between </w:t>
      </w:r>
      <w:r w:rsidR="00114090">
        <w:rPr>
          <w:rFonts w:ascii="Garamond" w:hAnsi="Garamond"/>
          <w:color w:val="000000" w:themeColor="text1"/>
        </w:rPr>
        <w:t xml:space="preserve">sexual dimorphism </w:t>
      </w:r>
      <w:r w:rsidR="000073B7">
        <w:rPr>
          <w:rFonts w:ascii="Garamond" w:hAnsi="Garamond"/>
          <w:color w:val="000000" w:themeColor="text1"/>
        </w:rPr>
        <w:t xml:space="preserve">and sex differences in personality means. In both cases </w:t>
      </w:r>
      <w:r w:rsidR="00A5306F">
        <w:rPr>
          <w:rFonts w:ascii="Garamond" w:hAnsi="Garamond"/>
          <w:color w:val="000000" w:themeColor="text1"/>
        </w:rPr>
        <w:t xml:space="preserve">females were </w:t>
      </w:r>
      <w:r w:rsidR="000073B7">
        <w:rPr>
          <w:rFonts w:ascii="Garamond" w:hAnsi="Garamond"/>
          <w:color w:val="000000" w:themeColor="text1"/>
        </w:rPr>
        <w:t xml:space="preserve">greater than males. </w:t>
      </w:r>
      <w:r w:rsidR="009839FF" w:rsidRPr="007E3B63">
        <w:rPr>
          <w:rFonts w:ascii="Garamond" w:hAnsi="Garamond"/>
          <w:color w:val="000000" w:themeColor="text1"/>
        </w:rPr>
        <w:t xml:space="preserve">Given </w:t>
      </w:r>
      <w:r w:rsidR="00924EFF" w:rsidRPr="007E3B63">
        <w:rPr>
          <w:rFonts w:ascii="Garamond" w:hAnsi="Garamond"/>
          <w:color w:val="000000" w:themeColor="text1"/>
        </w:rPr>
        <w:t>these</w:t>
      </w:r>
      <w:r w:rsidR="009839FF" w:rsidRPr="007E3B63">
        <w:rPr>
          <w:rFonts w:ascii="Garamond" w:hAnsi="Garamond"/>
          <w:color w:val="000000" w:themeColor="text1"/>
        </w:rPr>
        <w:t xml:space="preserve"> findings w</w:t>
      </w:r>
      <w:r w:rsidR="00FC1105" w:rsidRPr="007E3B63">
        <w:rPr>
          <w:rFonts w:ascii="Garamond" w:hAnsi="Garamond"/>
          <w:color w:val="000000" w:themeColor="text1"/>
        </w:rPr>
        <w:t xml:space="preserve">e </w:t>
      </w:r>
      <w:r w:rsidR="00C319AA" w:rsidRPr="007E3B63">
        <w:rPr>
          <w:rFonts w:ascii="Garamond" w:hAnsi="Garamond"/>
          <w:color w:val="000000" w:themeColor="text1"/>
        </w:rPr>
        <w:t xml:space="preserve">suggest that </w:t>
      </w:r>
      <w:r w:rsidR="000B629A" w:rsidRPr="007E3B63">
        <w:rPr>
          <w:rFonts w:ascii="Garamond" w:hAnsi="Garamond"/>
          <w:color w:val="000000" w:themeColor="text1"/>
        </w:rPr>
        <w:t xml:space="preserve">caution is required before </w:t>
      </w:r>
      <w:r>
        <w:rPr>
          <w:rFonts w:ascii="Garamond" w:hAnsi="Garamond"/>
          <w:color w:val="000000" w:themeColor="text1"/>
        </w:rPr>
        <w:t>assuming that</w:t>
      </w:r>
      <w:r w:rsidR="00C319AA" w:rsidRPr="007E3B63">
        <w:rPr>
          <w:rFonts w:ascii="Garamond" w:hAnsi="Garamond"/>
          <w:color w:val="000000" w:themeColor="text1"/>
        </w:rPr>
        <w:t xml:space="preserve"> </w:t>
      </w:r>
      <w:r w:rsidR="000073B7">
        <w:rPr>
          <w:rFonts w:ascii="Garamond" w:hAnsi="Garamond"/>
          <w:color w:val="000000" w:themeColor="text1"/>
        </w:rPr>
        <w:t>males and females</w:t>
      </w:r>
      <w:r w:rsidR="00924EFF" w:rsidRPr="007E3B63">
        <w:rPr>
          <w:rFonts w:ascii="Garamond" w:hAnsi="Garamond"/>
          <w:color w:val="000000" w:themeColor="text1"/>
        </w:rPr>
        <w:t xml:space="preserve"> </w:t>
      </w:r>
      <w:r>
        <w:rPr>
          <w:rFonts w:ascii="Garamond" w:hAnsi="Garamond"/>
          <w:color w:val="000000" w:themeColor="text1"/>
        </w:rPr>
        <w:t xml:space="preserve">are more or less variable in </w:t>
      </w:r>
      <w:r w:rsidR="00C319AA" w:rsidRPr="007E3B63">
        <w:rPr>
          <w:rFonts w:ascii="Garamond" w:hAnsi="Garamond"/>
          <w:color w:val="000000" w:themeColor="text1"/>
        </w:rPr>
        <w:t>personality</w:t>
      </w:r>
      <w:r w:rsidR="000073B7">
        <w:rPr>
          <w:rFonts w:ascii="Garamond" w:hAnsi="Garamond"/>
          <w:color w:val="000000" w:themeColor="text1"/>
        </w:rPr>
        <w:t xml:space="preserve"> or other shared traits</w:t>
      </w:r>
      <w:r w:rsidR="00C319AA" w:rsidRPr="007E3B63">
        <w:rPr>
          <w:rFonts w:ascii="Garamond" w:hAnsi="Garamond"/>
          <w:color w:val="000000" w:themeColor="text1"/>
        </w:rPr>
        <w:t>.</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2D38C4C9" w:rsidR="000C6F77" w:rsidRPr="007E3B63" w:rsidRDefault="000C6F77" w:rsidP="000C6F77">
      <w:pPr>
        <w:rPr>
          <w:rFonts w:ascii="Garamond" w:hAnsi="Garamond"/>
          <w:b/>
          <w:color w:val="000000" w:themeColor="text1"/>
        </w:rPr>
      </w:pPr>
      <w:commentRangeStart w:id="3"/>
      <w:r w:rsidRPr="007E3B63">
        <w:rPr>
          <w:rFonts w:ascii="Garamond" w:hAnsi="Garamond"/>
          <w:b/>
          <w:color w:val="000000" w:themeColor="text1"/>
        </w:rPr>
        <w:lastRenderedPageBreak/>
        <w:t>Introduction</w:t>
      </w:r>
      <w:commentRangeEnd w:id="3"/>
      <w:r w:rsidR="000D10DD">
        <w:rPr>
          <w:rStyle w:val="CommentReference"/>
        </w:rPr>
        <w:commentReference w:id="3"/>
      </w:r>
      <w:r w:rsidR="00F23502">
        <w:rPr>
          <w:rFonts w:ascii="Garamond" w:hAnsi="Garamond"/>
          <w:b/>
          <w:color w:val="000000" w:themeColor="text1"/>
        </w:rPr>
        <w:t xml:space="preserve"> </w:t>
      </w:r>
    </w:p>
    <w:p w14:paraId="20BF7BC9" w14:textId="0C0FBB23" w:rsidR="00F2094A" w:rsidRPr="007E3B63" w:rsidRDefault="00F2094A" w:rsidP="000C6F77">
      <w:pPr>
        <w:rPr>
          <w:rFonts w:ascii="Garamond" w:hAnsi="Garamond"/>
          <w:i/>
          <w:color w:val="000000" w:themeColor="text1"/>
        </w:rPr>
      </w:pPr>
    </w:p>
    <w:p w14:paraId="3934D08B" w14:textId="7EFD1220" w:rsidR="005B29D7" w:rsidRPr="00470F19" w:rsidRDefault="006D7664" w:rsidP="002A4A11">
      <w:pPr>
        <w:ind w:firstLine="360"/>
        <w:rPr>
          <w:rFonts w:ascii="Garamond" w:hAnsi="Garamond"/>
          <w:color w:val="000000" w:themeColor="text1"/>
        </w:rPr>
      </w:pPr>
      <w:r>
        <w:rPr>
          <w:rFonts w:ascii="Garamond" w:hAnsi="Garamond"/>
          <w:color w:val="000000" w:themeColor="text1"/>
        </w:rPr>
        <w:t>N</w:t>
      </w:r>
      <w:r w:rsidR="0068698A" w:rsidRPr="007E3B63">
        <w:rPr>
          <w:rFonts w:ascii="Garamond" w:hAnsi="Garamond"/>
          <w:color w:val="000000" w:themeColor="text1"/>
        </w:rPr>
        <w:t>umerous</w:t>
      </w:r>
      <w:r w:rsidR="00F2094A" w:rsidRPr="007E3B63">
        <w:rPr>
          <w:rFonts w:ascii="Garamond" w:hAnsi="Garamond"/>
          <w:color w:val="000000" w:themeColor="text1"/>
        </w:rPr>
        <w:t xml:space="preserve"> studies </w:t>
      </w:r>
      <w:r>
        <w:rPr>
          <w:rFonts w:ascii="Garamond" w:hAnsi="Garamond"/>
          <w:color w:val="000000" w:themeColor="text1"/>
        </w:rPr>
        <w:t xml:space="preserve">have </w:t>
      </w:r>
      <w:r w:rsidRPr="007E3B63">
        <w:rPr>
          <w:rFonts w:ascii="Garamond" w:hAnsi="Garamond"/>
          <w:color w:val="000000" w:themeColor="text1"/>
        </w:rPr>
        <w:t>quantifi</w:t>
      </w:r>
      <w:r>
        <w:rPr>
          <w:rFonts w:ascii="Garamond" w:hAnsi="Garamond"/>
          <w:color w:val="000000" w:themeColor="text1"/>
        </w:rPr>
        <w:t>ed</w:t>
      </w:r>
      <w:r w:rsidR="003B4F11" w:rsidRPr="007E3B63">
        <w:rPr>
          <w:rFonts w:ascii="Garamond" w:hAnsi="Garamond"/>
          <w:color w:val="000000" w:themeColor="text1"/>
        </w:rPr>
        <w:t xml:space="preserve"> average </w:t>
      </w:r>
      <w:r w:rsidR="00F2094A" w:rsidRPr="007E3B63">
        <w:rPr>
          <w:rFonts w:ascii="Garamond" w:hAnsi="Garamond"/>
          <w:color w:val="000000" w:themeColor="text1"/>
        </w:rPr>
        <w:t xml:space="preserve">differences between men and women in </w:t>
      </w:r>
      <w:r>
        <w:rPr>
          <w:rFonts w:ascii="Garamond" w:hAnsi="Garamond"/>
          <w:color w:val="000000" w:themeColor="text1"/>
        </w:rPr>
        <w:t xml:space="preserve">traits ranging from </w:t>
      </w:r>
      <w:r w:rsidR="00F65CB6">
        <w:rPr>
          <w:rFonts w:ascii="Garamond" w:hAnsi="Garamond"/>
          <w:color w:val="000000" w:themeColor="text1"/>
        </w:rPr>
        <w:t xml:space="preserve">height to </w:t>
      </w:r>
      <w:r w:rsidR="00C661ED">
        <w:rPr>
          <w:rFonts w:ascii="Garamond" w:hAnsi="Garamond"/>
          <w:color w:val="000000" w:themeColor="text1"/>
        </w:rPr>
        <w:t>behaviour</w:t>
      </w:r>
      <w:r w:rsidR="00F65CB6">
        <w:rPr>
          <w:rFonts w:ascii="Garamond" w:hAnsi="Garamond"/>
          <w:color w:val="000000" w:themeColor="text1"/>
        </w:rPr>
        <w:t xml:space="preserve">, </w:t>
      </w:r>
      <w:r w:rsidR="001121D8">
        <w:rPr>
          <w:rFonts w:ascii="Garamond" w:hAnsi="Garamond"/>
          <w:color w:val="000000" w:themeColor="text1"/>
        </w:rPr>
        <w:t>including</w:t>
      </w:r>
      <w:r w:rsidR="00F65CB6">
        <w:rPr>
          <w:rFonts w:ascii="Garamond" w:hAnsi="Garamond"/>
          <w:color w:val="000000" w:themeColor="text1"/>
        </w:rPr>
        <w:t xml:space="preserve"> intelligence and personality</w:t>
      </w:r>
      <w:r w:rsidR="00F2094A" w:rsidRPr="007E3B63">
        <w:rPr>
          <w:rFonts w:ascii="Garamond" w:hAnsi="Garamond"/>
          <w:color w:val="000000" w:themeColor="text1"/>
        </w:rPr>
        <w:t xml:space="preserve">. </w:t>
      </w:r>
      <w:r w:rsidR="00F65CB6">
        <w:rPr>
          <w:rFonts w:ascii="Garamond" w:hAnsi="Garamond"/>
          <w:color w:val="000000" w:themeColor="text1"/>
        </w:rPr>
        <w:t>While these studies at times have been controversial</w:t>
      </w:r>
      <w:r w:rsidR="003B4F11" w:rsidRPr="007E3B63">
        <w:rPr>
          <w:rFonts w:ascii="Garamond" w:hAnsi="Garamond"/>
          <w:color w:val="000000" w:themeColor="text1"/>
        </w:rPr>
        <w:t xml:space="preserve">, </w:t>
      </w:r>
      <w:r w:rsidR="005B29D7" w:rsidRPr="007E3B63">
        <w:rPr>
          <w:rFonts w:ascii="Garamond" w:hAnsi="Garamond"/>
          <w:color w:val="000000" w:themeColor="text1"/>
        </w:rPr>
        <w:t>far less</w:t>
      </w:r>
      <w:r w:rsidR="003B4F11" w:rsidRPr="007E3B63">
        <w:rPr>
          <w:rFonts w:ascii="Garamond" w:hAnsi="Garamond"/>
          <w:color w:val="000000" w:themeColor="text1"/>
        </w:rPr>
        <w:t xml:space="preserve"> </w:t>
      </w:r>
      <w:r w:rsidR="00F2094A" w:rsidRPr="007E3B63">
        <w:rPr>
          <w:rFonts w:ascii="Garamond" w:hAnsi="Garamond"/>
          <w:color w:val="000000" w:themeColor="text1"/>
        </w:rPr>
        <w:t xml:space="preserve">attention </w:t>
      </w:r>
      <w:r w:rsidR="00F65CB6">
        <w:rPr>
          <w:rFonts w:ascii="Garamond" w:hAnsi="Garamond"/>
          <w:color w:val="000000" w:themeColor="text1"/>
        </w:rPr>
        <w:t xml:space="preserve">has been </w:t>
      </w:r>
      <w:r w:rsidR="00F2094A" w:rsidRPr="007E3B63">
        <w:rPr>
          <w:rFonts w:ascii="Garamond" w:hAnsi="Garamond"/>
          <w:color w:val="000000" w:themeColor="text1"/>
        </w:rPr>
        <w:t xml:space="preserve">given to documenting </w:t>
      </w:r>
      <w:r w:rsidR="00B86258" w:rsidRPr="007E3B63">
        <w:rPr>
          <w:rFonts w:ascii="Garamond" w:hAnsi="Garamond"/>
          <w:color w:val="000000" w:themeColor="text1"/>
        </w:rPr>
        <w:t xml:space="preserve">sex </w:t>
      </w:r>
      <w:r w:rsidR="00F2094A" w:rsidRPr="007E3B63">
        <w:rPr>
          <w:rFonts w:ascii="Garamond" w:hAnsi="Garamond"/>
          <w:color w:val="000000" w:themeColor="text1"/>
        </w:rPr>
        <w:t xml:space="preserve">differences in </w:t>
      </w:r>
      <w:r w:rsidR="000B629A" w:rsidRPr="007E3B63">
        <w:rPr>
          <w:rFonts w:ascii="Garamond" w:hAnsi="Garamond"/>
          <w:color w:val="000000" w:themeColor="text1"/>
        </w:rPr>
        <w:t xml:space="preserve">the level of </w:t>
      </w:r>
      <w:r w:rsidR="00F2094A"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3B4F11" w:rsidRPr="007E3B63">
        <w:rPr>
          <w:rFonts w:ascii="Garamond" w:hAnsi="Garamond"/>
          <w:color w:val="000000" w:themeColor="text1"/>
        </w:rPr>
        <w:fldChar w:fldCharType="begin" w:fldLock="1"/>
      </w:r>
      <w:r w:rsidR="00300532">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2009)","manualFormatting":"(although see Lehre et al. 2009)","plainTextFormattedCitation":"(Lehre et al. 2009)","previouslyFormattedCitation":"(Lehre &lt;i&gt;et al.&lt;/i&gt; 2009)"},"properties":{"noteIndex":0},"schema":"https://github.com/citation-style-language/schema/raw/master/csl-citation.json"}</w:instrText>
      </w:r>
      <w:r w:rsidR="003B4F11" w:rsidRPr="007E3B63">
        <w:rPr>
          <w:rFonts w:ascii="Garamond" w:hAnsi="Garamond"/>
          <w:color w:val="000000" w:themeColor="text1"/>
        </w:rPr>
        <w:fldChar w:fldCharType="separate"/>
      </w:r>
      <w:r w:rsidR="003B4F11" w:rsidRPr="007E3B63">
        <w:rPr>
          <w:rFonts w:ascii="Garamond" w:hAnsi="Garamond"/>
          <w:noProof/>
          <w:color w:val="000000" w:themeColor="text1"/>
        </w:rPr>
        <w:t>(</w:t>
      </w:r>
      <w:r w:rsidR="00F65CB6">
        <w:rPr>
          <w:rFonts w:ascii="Garamond" w:hAnsi="Garamond"/>
          <w:noProof/>
          <w:color w:val="000000" w:themeColor="text1"/>
        </w:rPr>
        <w:t>although see</w:t>
      </w:r>
      <w:r w:rsidR="00554520">
        <w:rPr>
          <w:rFonts w:ascii="Garamond" w:hAnsi="Garamond"/>
          <w:noProof/>
          <w:color w:val="000000" w:themeColor="text1"/>
        </w:rPr>
        <w:t xml:space="preserve"> </w:t>
      </w:r>
      <w:r w:rsidR="003B4F11" w:rsidRPr="007E3B63">
        <w:rPr>
          <w:rFonts w:ascii="Garamond" w:hAnsi="Garamond"/>
          <w:noProof/>
          <w:color w:val="000000" w:themeColor="text1"/>
        </w:rPr>
        <w:t xml:space="preserve">Lehre </w:t>
      </w:r>
      <w:r w:rsidR="003B4F11" w:rsidRPr="007E3B63">
        <w:rPr>
          <w:rFonts w:ascii="Garamond" w:hAnsi="Garamond"/>
          <w:i/>
          <w:noProof/>
          <w:color w:val="000000" w:themeColor="text1"/>
        </w:rPr>
        <w:t>et al.</w:t>
      </w:r>
      <w:r w:rsidR="003B4F11" w:rsidRPr="007E3B63">
        <w:rPr>
          <w:rFonts w:ascii="Garamond" w:hAnsi="Garamond"/>
          <w:noProof/>
          <w:color w:val="000000" w:themeColor="text1"/>
        </w:rPr>
        <w:t xml:space="preserve"> 2009)</w:t>
      </w:r>
      <w:r w:rsidR="003B4F11" w:rsidRPr="007E3B63">
        <w:rPr>
          <w:rFonts w:ascii="Garamond" w:hAnsi="Garamond"/>
          <w:color w:val="000000" w:themeColor="text1"/>
        </w:rPr>
        <w:fldChar w:fldCharType="end"/>
      </w:r>
      <w:r w:rsidR="003B4F11" w:rsidRPr="007E3B63">
        <w:rPr>
          <w:rFonts w:ascii="Garamond" w:hAnsi="Garamond"/>
          <w:color w:val="000000" w:themeColor="text1"/>
        </w:rPr>
        <w:t xml:space="preserve">. </w:t>
      </w:r>
      <w:commentRangeStart w:id="4"/>
      <w:r w:rsidR="00F65CB6">
        <w:rPr>
          <w:rFonts w:ascii="Garamond" w:hAnsi="Garamond"/>
          <w:color w:val="000000" w:themeColor="text1"/>
        </w:rPr>
        <w:t>Despite this, s</w:t>
      </w:r>
      <w:r w:rsidR="003B4F11" w:rsidRPr="007E3B63">
        <w:rPr>
          <w:rFonts w:ascii="Garamond" w:hAnsi="Garamond"/>
          <w:color w:val="000000" w:themeColor="text1"/>
        </w:rPr>
        <w:t xml:space="preserve">ex differences in behavioural variability and </w:t>
      </w:r>
      <w:r w:rsidR="00F65CB6">
        <w:rPr>
          <w:rFonts w:ascii="Garamond" w:hAnsi="Garamond"/>
          <w:color w:val="000000" w:themeColor="text1"/>
        </w:rPr>
        <w:t>its</w:t>
      </w:r>
      <w:r w:rsidR="000B629A" w:rsidRPr="007E3B63">
        <w:rPr>
          <w:rFonts w:ascii="Garamond" w:hAnsi="Garamond"/>
          <w:color w:val="000000" w:themeColor="text1"/>
        </w:rPr>
        <w:t xml:space="preserve"> </w:t>
      </w:r>
      <w:r w:rsidR="003B4F11" w:rsidRPr="007E3B63">
        <w:rPr>
          <w:rFonts w:ascii="Garamond" w:hAnsi="Garamond"/>
          <w:color w:val="000000" w:themeColor="text1"/>
        </w:rPr>
        <w:t>underlying causes</w:t>
      </w:r>
      <w:r w:rsidR="00F65CB6">
        <w:rPr>
          <w:rFonts w:ascii="Garamond" w:hAnsi="Garamond"/>
          <w:color w:val="000000" w:themeColor="text1"/>
        </w:rPr>
        <w:t xml:space="preserve"> have </w:t>
      </w:r>
      <w:r w:rsidR="00E70612">
        <w:rPr>
          <w:rFonts w:ascii="Garamond" w:hAnsi="Garamond"/>
          <w:color w:val="000000" w:themeColor="text1"/>
        </w:rPr>
        <w:t>been at the forefront of discussion in various research fiel</w:t>
      </w:r>
      <w:r w:rsidR="00E70612" w:rsidRPr="00470F19">
        <w:rPr>
          <w:rFonts w:ascii="Garamond" w:hAnsi="Garamond"/>
          <w:color w:val="000000" w:themeColor="text1"/>
        </w:rPr>
        <w:t>ds</w:t>
      </w:r>
      <w:r w:rsidR="003B4F11" w:rsidRPr="00470F19">
        <w:rPr>
          <w:rFonts w:ascii="Garamond" w:hAnsi="Garamond"/>
          <w:color w:val="000000" w:themeColor="text1"/>
        </w:rPr>
        <w:t xml:space="preserve">. For example, sex differences in variability in </w:t>
      </w:r>
      <w:r w:rsidR="00B86258" w:rsidRPr="00470F19">
        <w:rPr>
          <w:rFonts w:ascii="Garamond" w:hAnsi="Garamond"/>
          <w:color w:val="000000" w:themeColor="text1"/>
        </w:rPr>
        <w:t xml:space="preserve">academic performance </w:t>
      </w:r>
      <w:r w:rsidR="00F23547" w:rsidRPr="00470F19">
        <w:rPr>
          <w:rFonts w:ascii="Garamond" w:hAnsi="Garamond"/>
          <w:color w:val="000000" w:themeColor="text1"/>
        </w:rPr>
        <w:fldChar w:fldCharType="begin" w:fldLock="1"/>
      </w:r>
      <w:r w:rsidR="00F23547" w:rsidRPr="00470F19">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00F23547" w:rsidRPr="00470F19">
        <w:rPr>
          <w:rFonts w:ascii="Garamond" w:hAnsi="Garamond"/>
          <w:color w:val="000000" w:themeColor="text1"/>
        </w:rPr>
        <w:fldChar w:fldCharType="separate"/>
      </w:r>
      <w:r w:rsidR="00F23547" w:rsidRPr="00470F19">
        <w:rPr>
          <w:rFonts w:ascii="Garamond" w:hAnsi="Garamond"/>
          <w:noProof/>
          <w:color w:val="000000" w:themeColor="text1"/>
        </w:rPr>
        <w:t>(Machin &amp; Pekkarinen 2008)</w:t>
      </w:r>
      <w:r w:rsidR="00F23547" w:rsidRPr="00470F19">
        <w:rPr>
          <w:rFonts w:ascii="Garamond" w:hAnsi="Garamond"/>
          <w:color w:val="000000" w:themeColor="text1"/>
        </w:rPr>
        <w:fldChar w:fldCharType="end"/>
      </w:r>
      <w:r w:rsidR="00F23547" w:rsidRPr="00470F19">
        <w:rPr>
          <w:rFonts w:ascii="Garamond" w:hAnsi="Garamond"/>
          <w:color w:val="000000" w:themeColor="text1"/>
        </w:rPr>
        <w:t xml:space="preserve"> </w:t>
      </w:r>
      <w:r w:rsidR="000B629A" w:rsidRPr="00470F19">
        <w:rPr>
          <w:rFonts w:ascii="Garamond" w:hAnsi="Garamond"/>
          <w:color w:val="000000" w:themeColor="text1"/>
        </w:rPr>
        <w:t>or in</w:t>
      </w:r>
      <w:r w:rsidR="00B86258" w:rsidRPr="00470F19">
        <w:rPr>
          <w:rFonts w:ascii="Garamond" w:hAnsi="Garamond"/>
          <w:color w:val="000000" w:themeColor="text1"/>
        </w:rPr>
        <w:t xml:space="preserve"> the classroom </w:t>
      </w:r>
      <w:r w:rsidR="00F23547" w:rsidRPr="00470F19">
        <w:rPr>
          <w:rFonts w:ascii="Garamond" w:hAnsi="Garamond"/>
          <w:color w:val="000000" w:themeColor="text1"/>
        </w:rPr>
        <w:fldChar w:fldCharType="begin" w:fldLock="1"/>
      </w:r>
      <w:r w:rsidR="00CB690A" w:rsidRPr="00470F19">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00F23547" w:rsidRPr="00470F19">
        <w:rPr>
          <w:rFonts w:ascii="Garamond" w:hAnsi="Garamond"/>
          <w:color w:val="000000" w:themeColor="text1"/>
        </w:rPr>
        <w:fldChar w:fldCharType="separate"/>
      </w:r>
      <w:r w:rsidR="0023481A" w:rsidRPr="00470F19">
        <w:rPr>
          <w:rFonts w:ascii="Garamond" w:hAnsi="Garamond"/>
          <w:noProof/>
          <w:color w:val="000000" w:themeColor="text1"/>
        </w:rPr>
        <w:t xml:space="preserve">(Baye &amp; Monseur 2016; O’Dea </w:t>
      </w:r>
      <w:r w:rsidR="0023481A" w:rsidRPr="00470F19">
        <w:rPr>
          <w:rFonts w:ascii="Garamond" w:hAnsi="Garamond"/>
          <w:i/>
          <w:noProof/>
          <w:color w:val="000000" w:themeColor="text1"/>
        </w:rPr>
        <w:t>et al.</w:t>
      </w:r>
      <w:r w:rsidR="0023481A" w:rsidRPr="00470F19">
        <w:rPr>
          <w:rFonts w:ascii="Garamond" w:hAnsi="Garamond"/>
          <w:noProof/>
          <w:color w:val="000000" w:themeColor="text1"/>
        </w:rPr>
        <w:t xml:space="preserve"> 2018; Gray </w:t>
      </w:r>
      <w:r w:rsidR="0023481A" w:rsidRPr="00470F19">
        <w:rPr>
          <w:rFonts w:ascii="Garamond" w:hAnsi="Garamond"/>
          <w:i/>
          <w:noProof/>
          <w:color w:val="000000" w:themeColor="text1"/>
        </w:rPr>
        <w:t>et al.</w:t>
      </w:r>
      <w:r w:rsidR="0023481A" w:rsidRPr="00470F19">
        <w:rPr>
          <w:rFonts w:ascii="Garamond" w:hAnsi="Garamond"/>
          <w:noProof/>
          <w:color w:val="000000" w:themeColor="text1"/>
        </w:rPr>
        <w:t xml:space="preserve"> 2019)</w:t>
      </w:r>
      <w:r w:rsidR="00F23547" w:rsidRPr="00470F19">
        <w:rPr>
          <w:rFonts w:ascii="Garamond" w:hAnsi="Garamond"/>
          <w:color w:val="000000" w:themeColor="text1"/>
        </w:rPr>
        <w:fldChar w:fldCharType="end"/>
      </w:r>
      <w:r w:rsidR="00E70612" w:rsidRPr="00470F19">
        <w:rPr>
          <w:rFonts w:ascii="Garamond" w:hAnsi="Garamond"/>
          <w:color w:val="000000" w:themeColor="text1"/>
        </w:rPr>
        <w:t xml:space="preserve"> are often</w:t>
      </w:r>
      <w:r w:rsidR="0068698A" w:rsidRPr="00470F19">
        <w:rPr>
          <w:rFonts w:ascii="Garamond" w:hAnsi="Garamond"/>
          <w:color w:val="000000" w:themeColor="text1"/>
        </w:rPr>
        <w:t xml:space="preserve"> linked</w:t>
      </w:r>
      <w:r w:rsidR="00B86258" w:rsidRPr="00470F19">
        <w:rPr>
          <w:rFonts w:ascii="Garamond" w:hAnsi="Garamond"/>
          <w:color w:val="000000" w:themeColor="text1"/>
        </w:rPr>
        <w:t xml:space="preserve"> </w:t>
      </w:r>
      <w:r w:rsidR="0068698A" w:rsidRPr="00470F19">
        <w:rPr>
          <w:rFonts w:ascii="Garamond" w:hAnsi="Garamond"/>
          <w:color w:val="000000" w:themeColor="text1"/>
        </w:rPr>
        <w:t>to</w:t>
      </w:r>
      <w:r w:rsidR="00B86258" w:rsidRPr="00470F19">
        <w:rPr>
          <w:rFonts w:ascii="Garamond" w:hAnsi="Garamond"/>
          <w:color w:val="000000" w:themeColor="text1"/>
        </w:rPr>
        <w:t xml:space="preserve"> </w:t>
      </w:r>
      <w:r w:rsidR="0068698A" w:rsidRPr="00470F19">
        <w:rPr>
          <w:rFonts w:ascii="Garamond" w:hAnsi="Garamond"/>
          <w:color w:val="000000" w:themeColor="text1"/>
        </w:rPr>
        <w:t xml:space="preserve">reported </w:t>
      </w:r>
      <w:r w:rsidR="00B86258" w:rsidRPr="00470F19">
        <w:rPr>
          <w:rFonts w:ascii="Garamond" w:hAnsi="Garamond"/>
          <w:color w:val="000000" w:themeColor="text1"/>
        </w:rPr>
        <w:t xml:space="preserve">sex differences in variability in </w:t>
      </w:r>
      <w:r w:rsidR="009A1BC7" w:rsidRPr="00470F19">
        <w:rPr>
          <w:rFonts w:ascii="Garamond" w:hAnsi="Garamond"/>
          <w:color w:val="000000" w:themeColor="text1"/>
        </w:rPr>
        <w:t xml:space="preserve">intelligence </w:t>
      </w:r>
      <w:r w:rsidR="009A1BC7" w:rsidRPr="00470F19">
        <w:rPr>
          <w:rFonts w:ascii="Garamond" w:hAnsi="Garamond"/>
          <w:color w:val="000000" w:themeColor="text1"/>
        </w:rPr>
        <w:fldChar w:fldCharType="begin" w:fldLock="1"/>
      </w:r>
      <w:r w:rsidR="009A1BC7" w:rsidRPr="00470F19">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009A1BC7" w:rsidRPr="00470F19">
        <w:rPr>
          <w:rFonts w:ascii="Garamond" w:hAnsi="Garamond"/>
          <w:color w:val="000000" w:themeColor="text1"/>
        </w:rPr>
        <w:fldChar w:fldCharType="separate"/>
      </w:r>
      <w:r w:rsidR="009A1BC7" w:rsidRPr="00470F19">
        <w:rPr>
          <w:rFonts w:ascii="Garamond" w:hAnsi="Garamond"/>
          <w:noProof/>
          <w:color w:val="000000" w:themeColor="text1"/>
        </w:rPr>
        <w:t xml:space="preserve">(Arden &amp; Plomin 2006; Johnson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2008)</w:t>
      </w:r>
      <w:r w:rsidR="009A1BC7" w:rsidRPr="00470F19">
        <w:rPr>
          <w:rFonts w:ascii="Garamond" w:hAnsi="Garamond"/>
          <w:color w:val="000000" w:themeColor="text1"/>
        </w:rPr>
        <w:fldChar w:fldCharType="end"/>
      </w:r>
      <w:r w:rsidR="009A1BC7" w:rsidRPr="00470F19">
        <w:rPr>
          <w:rFonts w:ascii="Garamond" w:hAnsi="Garamond"/>
          <w:color w:val="000000" w:themeColor="text1"/>
        </w:rPr>
        <w:t xml:space="preserve">, creativity </w:t>
      </w:r>
      <w:r w:rsidR="009A1BC7" w:rsidRPr="00470F19">
        <w:rPr>
          <w:rFonts w:ascii="Garamond" w:hAnsi="Garamond"/>
          <w:color w:val="000000" w:themeColor="text1"/>
        </w:rPr>
        <w:fldChar w:fldCharType="begin" w:fldLock="1"/>
      </w:r>
      <w:r w:rsidR="009A1BC7" w:rsidRPr="00470F19">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009A1BC7" w:rsidRPr="00470F19">
        <w:rPr>
          <w:rFonts w:ascii="Garamond" w:hAnsi="Garamond"/>
          <w:color w:val="000000" w:themeColor="text1"/>
        </w:rPr>
        <w:fldChar w:fldCharType="separate"/>
      </w:r>
      <w:r w:rsidR="009A1BC7" w:rsidRPr="00470F19">
        <w:rPr>
          <w:rFonts w:ascii="Garamond" w:hAnsi="Garamond"/>
          <w:noProof/>
          <w:color w:val="000000" w:themeColor="text1"/>
        </w:rPr>
        <w:t xml:space="preserve">(Ju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2015; Karwowski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2016)</w:t>
      </w:r>
      <w:r w:rsidR="009A1BC7" w:rsidRPr="00470F19">
        <w:rPr>
          <w:rFonts w:ascii="Garamond" w:hAnsi="Garamond"/>
          <w:color w:val="000000" w:themeColor="text1"/>
        </w:rPr>
        <w:fldChar w:fldCharType="end"/>
      </w:r>
      <w:r w:rsidR="00B86258" w:rsidRPr="00470F19">
        <w:rPr>
          <w:rFonts w:ascii="Garamond" w:hAnsi="Garamond"/>
          <w:color w:val="000000" w:themeColor="text1"/>
        </w:rPr>
        <w:t>,</w:t>
      </w:r>
      <w:r w:rsidR="005B29D7" w:rsidRPr="00470F19">
        <w:rPr>
          <w:rFonts w:ascii="Garamond" w:hAnsi="Garamond"/>
          <w:color w:val="000000" w:themeColor="text1"/>
        </w:rPr>
        <w:t xml:space="preserve"> </w:t>
      </w:r>
      <w:r w:rsidR="009A1BC7" w:rsidRPr="00470F19">
        <w:rPr>
          <w:rFonts w:ascii="Garamond" w:hAnsi="Garamond"/>
          <w:color w:val="000000" w:themeColor="text1"/>
        </w:rPr>
        <w:t>aggressive</w:t>
      </w:r>
      <w:r w:rsidR="005B29D7" w:rsidRPr="00470F19">
        <w:rPr>
          <w:rFonts w:ascii="Garamond" w:hAnsi="Garamond"/>
          <w:color w:val="000000" w:themeColor="text1"/>
        </w:rPr>
        <w:t>ness</w:t>
      </w:r>
      <w:r w:rsidR="009A1BC7" w:rsidRPr="00470F19">
        <w:rPr>
          <w:rFonts w:ascii="Garamond" w:hAnsi="Garamond"/>
          <w:color w:val="000000" w:themeColor="text1"/>
        </w:rPr>
        <w:t xml:space="preserve"> </w:t>
      </w:r>
      <w:r w:rsidR="009A1BC7" w:rsidRPr="00470F19">
        <w:rPr>
          <w:rFonts w:ascii="Garamond" w:hAnsi="Garamond"/>
          <w:color w:val="000000" w:themeColor="text1"/>
        </w:rPr>
        <w:fldChar w:fldCharType="begin" w:fldLock="1"/>
      </w:r>
      <w:r w:rsidR="009A1BC7" w:rsidRPr="00470F19">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009A1BC7" w:rsidRPr="00470F19">
        <w:rPr>
          <w:rFonts w:ascii="Garamond" w:hAnsi="Garamond"/>
          <w:color w:val="000000" w:themeColor="text1"/>
        </w:rPr>
        <w:fldChar w:fldCharType="separate"/>
      </w:r>
      <w:r w:rsidR="009A1BC7" w:rsidRPr="00470F19">
        <w:rPr>
          <w:rFonts w:ascii="Garamond" w:hAnsi="Garamond"/>
          <w:noProof/>
          <w:color w:val="000000" w:themeColor="text1"/>
        </w:rPr>
        <w:t xml:space="preserve">(Deary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2003)</w:t>
      </w:r>
      <w:r w:rsidR="009A1BC7" w:rsidRPr="00470F19">
        <w:rPr>
          <w:rFonts w:ascii="Garamond" w:hAnsi="Garamond"/>
          <w:color w:val="000000" w:themeColor="text1"/>
        </w:rPr>
        <w:fldChar w:fldCharType="end"/>
      </w:r>
      <w:r w:rsidR="00A10A43" w:rsidRPr="00470F19">
        <w:rPr>
          <w:rFonts w:ascii="Garamond" w:hAnsi="Garamond"/>
          <w:color w:val="000000" w:themeColor="text1"/>
        </w:rPr>
        <w:t xml:space="preserve">, </w:t>
      </w:r>
      <w:r w:rsidR="00E70612" w:rsidRPr="00470F19">
        <w:rPr>
          <w:rFonts w:ascii="Garamond" w:hAnsi="Garamond"/>
          <w:color w:val="000000" w:themeColor="text1"/>
        </w:rPr>
        <w:t>personality</w:t>
      </w:r>
      <w:r w:rsidR="00B86258" w:rsidRPr="00470F19">
        <w:rPr>
          <w:rFonts w:ascii="Garamond" w:hAnsi="Garamond"/>
          <w:color w:val="000000" w:themeColor="text1"/>
        </w:rPr>
        <w:t xml:space="preserve"> </w:t>
      </w:r>
      <w:r w:rsidR="00CB690A" w:rsidRPr="00470F19">
        <w:rPr>
          <w:rFonts w:ascii="Garamond" w:hAnsi="Garamond"/>
          <w:color w:val="000000" w:themeColor="text1"/>
        </w:rPr>
        <w:fldChar w:fldCharType="begin" w:fldLock="1"/>
      </w:r>
      <w:r w:rsidR="00CB690A" w:rsidRPr="00470F19">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sidR="00CB690A" w:rsidRPr="00470F19">
        <w:rPr>
          <w:rFonts w:ascii="Garamond" w:hAnsi="Garamond"/>
          <w:color w:val="000000" w:themeColor="text1"/>
        </w:rPr>
        <w:fldChar w:fldCharType="separate"/>
      </w:r>
      <w:r w:rsidR="00CB690A" w:rsidRPr="00470F19">
        <w:rPr>
          <w:rFonts w:ascii="Garamond" w:hAnsi="Garamond"/>
          <w:noProof/>
          <w:color w:val="000000" w:themeColor="text1"/>
        </w:rPr>
        <w:t xml:space="preserve">(Borkenau </w:t>
      </w:r>
      <w:r w:rsidR="00CB690A" w:rsidRPr="00470F19">
        <w:rPr>
          <w:rFonts w:ascii="Garamond" w:hAnsi="Garamond"/>
          <w:i/>
          <w:noProof/>
          <w:color w:val="000000" w:themeColor="text1"/>
        </w:rPr>
        <w:t>et al.</w:t>
      </w:r>
      <w:r w:rsidR="00CB690A" w:rsidRPr="00470F19">
        <w:rPr>
          <w:rFonts w:ascii="Garamond" w:hAnsi="Garamond"/>
          <w:noProof/>
          <w:color w:val="000000" w:themeColor="text1"/>
        </w:rPr>
        <w:t xml:space="preserve"> 2013)</w:t>
      </w:r>
      <w:r w:rsidR="00CB690A" w:rsidRPr="00470F19">
        <w:rPr>
          <w:rFonts w:ascii="Garamond" w:hAnsi="Garamond"/>
          <w:color w:val="000000" w:themeColor="text1"/>
        </w:rPr>
        <w:fldChar w:fldCharType="end"/>
      </w:r>
      <w:r w:rsidR="00A10A43" w:rsidRPr="00470F19">
        <w:rPr>
          <w:rFonts w:ascii="Garamond" w:hAnsi="Garamond"/>
          <w:color w:val="000000" w:themeColor="text1"/>
        </w:rPr>
        <w:t xml:space="preserve"> and</w:t>
      </w:r>
      <w:r w:rsidR="00CE5ACE" w:rsidRPr="00470F19">
        <w:rPr>
          <w:rFonts w:ascii="Garamond" w:hAnsi="Garamond"/>
          <w:color w:val="000000" w:themeColor="text1"/>
        </w:rPr>
        <w:t>, ultimately,</w:t>
      </w:r>
      <w:r w:rsidR="00A10A43" w:rsidRPr="00470F19">
        <w:rPr>
          <w:rFonts w:ascii="Garamond" w:hAnsi="Garamond"/>
          <w:color w:val="000000" w:themeColor="text1"/>
        </w:rPr>
        <w:t xml:space="preserve"> brain structure </w:t>
      </w:r>
      <w:r w:rsidR="000B629A" w:rsidRPr="00470F19">
        <w:rPr>
          <w:rFonts w:ascii="Garamond" w:hAnsi="Garamond"/>
          <w:color w:val="000000" w:themeColor="text1"/>
        </w:rPr>
        <w:t xml:space="preserve">itself </w:t>
      </w:r>
      <w:r w:rsidR="00CB690A" w:rsidRPr="00470F19">
        <w:rPr>
          <w:rFonts w:ascii="Garamond" w:hAnsi="Garamond"/>
          <w:color w:val="000000" w:themeColor="text1"/>
        </w:rPr>
        <w:fldChar w:fldCharType="begin" w:fldLock="1"/>
      </w:r>
      <w:r w:rsidR="00DB4160" w:rsidRPr="00470F19">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00CB690A" w:rsidRPr="00470F19">
        <w:rPr>
          <w:rFonts w:ascii="Garamond" w:hAnsi="Garamond"/>
          <w:color w:val="000000" w:themeColor="text1"/>
        </w:rPr>
        <w:fldChar w:fldCharType="separate"/>
      </w:r>
      <w:r w:rsidR="00CB690A" w:rsidRPr="00470F19">
        <w:rPr>
          <w:rFonts w:ascii="Garamond" w:hAnsi="Garamond"/>
          <w:noProof/>
          <w:color w:val="000000" w:themeColor="text1"/>
        </w:rPr>
        <w:t xml:space="preserve">(Wierenga </w:t>
      </w:r>
      <w:r w:rsidR="00CB690A" w:rsidRPr="00470F19">
        <w:rPr>
          <w:rFonts w:ascii="Garamond" w:hAnsi="Garamond"/>
          <w:i/>
          <w:noProof/>
          <w:color w:val="000000" w:themeColor="text1"/>
        </w:rPr>
        <w:t>et al.</w:t>
      </w:r>
      <w:r w:rsidR="00CB690A" w:rsidRPr="00470F19">
        <w:rPr>
          <w:rFonts w:ascii="Garamond" w:hAnsi="Garamond"/>
          <w:noProof/>
          <w:color w:val="000000" w:themeColor="text1"/>
        </w:rPr>
        <w:t xml:space="preserve"> 2020)</w:t>
      </w:r>
      <w:r w:rsidR="00CB690A" w:rsidRPr="00470F19">
        <w:rPr>
          <w:rFonts w:ascii="Garamond" w:hAnsi="Garamond"/>
          <w:color w:val="000000" w:themeColor="text1"/>
        </w:rPr>
        <w:fldChar w:fldCharType="end"/>
      </w:r>
      <w:r w:rsidR="009A1BC7" w:rsidRPr="00470F19">
        <w:rPr>
          <w:rFonts w:ascii="Garamond" w:hAnsi="Garamond"/>
          <w:color w:val="000000" w:themeColor="text1"/>
        </w:rPr>
        <w:t xml:space="preserve">. </w:t>
      </w:r>
      <w:r w:rsidR="00B86258" w:rsidRPr="00470F19">
        <w:rPr>
          <w:rFonts w:ascii="Garamond" w:hAnsi="Garamond"/>
          <w:color w:val="000000" w:themeColor="text1"/>
        </w:rPr>
        <w:t>The general conclusion of these studies is that boys</w:t>
      </w:r>
      <w:r w:rsidR="00770FA5" w:rsidRPr="00470F19">
        <w:rPr>
          <w:rFonts w:ascii="Garamond" w:hAnsi="Garamond"/>
          <w:color w:val="000000" w:themeColor="text1"/>
        </w:rPr>
        <w:t xml:space="preserve"> or </w:t>
      </w:r>
      <w:r w:rsidR="00B86258" w:rsidRPr="00470F19">
        <w:rPr>
          <w:rFonts w:ascii="Garamond" w:hAnsi="Garamond"/>
          <w:color w:val="000000" w:themeColor="text1"/>
        </w:rPr>
        <w:t>men tend to be more variable than girls</w:t>
      </w:r>
      <w:r w:rsidR="00770FA5" w:rsidRPr="00470F19">
        <w:rPr>
          <w:rFonts w:ascii="Garamond" w:hAnsi="Garamond"/>
          <w:color w:val="000000" w:themeColor="text1"/>
        </w:rPr>
        <w:t xml:space="preserve"> or </w:t>
      </w:r>
      <w:r w:rsidR="00B86258" w:rsidRPr="00470F19">
        <w:rPr>
          <w:rFonts w:ascii="Garamond" w:hAnsi="Garamond"/>
          <w:color w:val="000000" w:themeColor="text1"/>
        </w:rPr>
        <w:t>women.</w:t>
      </w:r>
      <w:r w:rsidR="00747656" w:rsidRPr="00470F19">
        <w:rPr>
          <w:rFonts w:ascii="Garamond" w:hAnsi="Garamond"/>
          <w:color w:val="000000" w:themeColor="text1"/>
        </w:rPr>
        <w:t xml:space="preserve"> </w:t>
      </w:r>
      <w:r w:rsidR="00877E28" w:rsidRPr="00470F19">
        <w:rPr>
          <w:rFonts w:ascii="Garamond" w:hAnsi="Garamond"/>
          <w:color w:val="000000" w:themeColor="text1"/>
        </w:rPr>
        <w:t>This is often referred to as the ‘greater male variability hypothesis’.</w:t>
      </w:r>
      <w:r w:rsidR="00D33991" w:rsidRPr="00470F19">
        <w:rPr>
          <w:rFonts w:ascii="Garamond" w:hAnsi="Garamond"/>
          <w:color w:val="000000" w:themeColor="text1"/>
        </w:rPr>
        <w:t xml:space="preserve"> </w:t>
      </w:r>
      <w:commentRangeEnd w:id="4"/>
      <w:r w:rsidR="00DB500D">
        <w:rPr>
          <w:rStyle w:val="CommentReference"/>
        </w:rPr>
        <w:commentReference w:id="4"/>
      </w:r>
    </w:p>
    <w:p w14:paraId="2EA5B836" w14:textId="5BF8BF96" w:rsidR="00747656" w:rsidRPr="007E3B63" w:rsidRDefault="00747656" w:rsidP="005B29D7">
      <w:pPr>
        <w:rPr>
          <w:rFonts w:ascii="Garamond" w:hAnsi="Garamond"/>
          <w:color w:val="000000" w:themeColor="text1"/>
        </w:rPr>
      </w:pPr>
    </w:p>
    <w:p w14:paraId="0D4367AA" w14:textId="65E3487B" w:rsidR="00370960" w:rsidRPr="007E3B63" w:rsidRDefault="00905C30" w:rsidP="002A4A11">
      <w:pPr>
        <w:ind w:firstLine="360"/>
        <w:rPr>
          <w:rFonts w:ascii="Garamond" w:hAnsi="Garamond"/>
          <w:color w:val="000000" w:themeColor="text1"/>
        </w:rPr>
      </w:pPr>
      <w:r w:rsidRPr="007E3B63">
        <w:rPr>
          <w:rFonts w:ascii="Garamond" w:hAnsi="Garamond"/>
          <w:color w:val="000000" w:themeColor="text1"/>
        </w:rPr>
        <w:t>H</w:t>
      </w:r>
      <w:r w:rsidR="00747656" w:rsidRPr="007E3B63">
        <w:rPr>
          <w:rFonts w:ascii="Garamond" w:hAnsi="Garamond"/>
          <w:color w:val="000000" w:themeColor="text1"/>
        </w:rPr>
        <w:t xml:space="preserve">igher variability </w:t>
      </w:r>
      <w:r w:rsidR="000B629A" w:rsidRPr="007E3B63">
        <w:rPr>
          <w:rFonts w:ascii="Garamond" w:hAnsi="Garamond"/>
          <w:color w:val="000000" w:themeColor="text1"/>
        </w:rPr>
        <w:t xml:space="preserve">among </w:t>
      </w:r>
      <w:r w:rsidR="003234E5">
        <w:rPr>
          <w:rFonts w:ascii="Garamond" w:hAnsi="Garamond"/>
          <w:color w:val="000000" w:themeColor="text1"/>
        </w:rPr>
        <w:t>men</w:t>
      </w:r>
      <w:r w:rsidR="001A292D">
        <w:rPr>
          <w:rFonts w:ascii="Garamond" w:hAnsi="Garamond"/>
          <w:color w:val="000000" w:themeColor="text1"/>
        </w:rPr>
        <w:t xml:space="preserve"> compared to </w:t>
      </w:r>
      <w:r w:rsidR="003234E5">
        <w:rPr>
          <w:rFonts w:ascii="Garamond" w:hAnsi="Garamond"/>
          <w:color w:val="000000" w:themeColor="text1"/>
        </w:rPr>
        <w:t>women</w:t>
      </w:r>
      <w:r w:rsidR="000B629A" w:rsidRPr="007E3B63">
        <w:rPr>
          <w:rFonts w:ascii="Garamond" w:hAnsi="Garamond"/>
          <w:color w:val="000000" w:themeColor="text1"/>
        </w:rPr>
        <w:t xml:space="preserve"> </w:t>
      </w:r>
      <w:r w:rsidR="00747656" w:rsidRPr="007E3B63">
        <w:rPr>
          <w:rFonts w:ascii="Garamond" w:hAnsi="Garamond"/>
          <w:color w:val="000000" w:themeColor="text1"/>
        </w:rPr>
        <w:t>in behaviour</w:t>
      </w:r>
      <w:r w:rsidRPr="007E3B63">
        <w:rPr>
          <w:rFonts w:ascii="Garamond" w:hAnsi="Garamond"/>
          <w:color w:val="000000" w:themeColor="text1"/>
        </w:rPr>
        <w:t xml:space="preserve">, </w:t>
      </w:r>
      <w:r w:rsidR="001A292D">
        <w:rPr>
          <w:rFonts w:ascii="Garamond" w:hAnsi="Garamond"/>
          <w:color w:val="000000" w:themeColor="text1"/>
        </w:rPr>
        <w:t>personality</w:t>
      </w:r>
      <w:r w:rsidR="001A292D" w:rsidRPr="007E3B63">
        <w:rPr>
          <w:rFonts w:ascii="Garamond" w:hAnsi="Garamond"/>
          <w:color w:val="000000" w:themeColor="text1"/>
        </w:rPr>
        <w:t xml:space="preserve"> </w:t>
      </w:r>
      <w:r w:rsidRPr="007E3B63">
        <w:rPr>
          <w:rFonts w:ascii="Garamond" w:hAnsi="Garamond"/>
          <w:color w:val="000000" w:themeColor="text1"/>
        </w:rPr>
        <w:t xml:space="preserve">and cognition </w:t>
      </w:r>
      <w:r w:rsidR="000B629A" w:rsidRPr="007E3B63">
        <w:rPr>
          <w:rFonts w:ascii="Garamond" w:hAnsi="Garamond"/>
          <w:color w:val="000000" w:themeColor="text1"/>
        </w:rPr>
        <w:t xml:space="preserve">is </w:t>
      </w:r>
      <w:r w:rsidR="001A292D">
        <w:rPr>
          <w:rFonts w:ascii="Garamond" w:hAnsi="Garamond"/>
          <w:color w:val="000000" w:themeColor="text1"/>
        </w:rPr>
        <w:t>predicted</w:t>
      </w:r>
      <w:r w:rsidR="001A292D" w:rsidRPr="007E3B63">
        <w:rPr>
          <w:rFonts w:ascii="Garamond" w:hAnsi="Garamond"/>
          <w:color w:val="000000" w:themeColor="text1"/>
        </w:rPr>
        <w:t xml:space="preserve"> </w:t>
      </w:r>
      <w:r w:rsidR="000B629A" w:rsidRPr="007E3B63">
        <w:rPr>
          <w:rFonts w:ascii="Garamond" w:hAnsi="Garamond"/>
          <w:color w:val="000000" w:themeColor="text1"/>
        </w:rPr>
        <w:t xml:space="preserve">to be </w:t>
      </w:r>
      <w:r w:rsidR="0068698A" w:rsidRPr="007E3B63">
        <w:rPr>
          <w:rFonts w:ascii="Garamond" w:hAnsi="Garamond"/>
          <w:color w:val="000000" w:themeColor="text1"/>
        </w:rPr>
        <w:t xml:space="preserve">due to both social and </w:t>
      </w:r>
      <w:r w:rsidR="00747656" w:rsidRPr="007E3B63">
        <w:rPr>
          <w:rFonts w:ascii="Garamond" w:hAnsi="Garamond"/>
          <w:color w:val="000000" w:themeColor="text1"/>
        </w:rPr>
        <w:t xml:space="preserve">biological differences between the sexes. </w:t>
      </w:r>
      <w:r w:rsidR="0068698A" w:rsidRPr="007E3B63">
        <w:rPr>
          <w:rFonts w:ascii="Garamond" w:hAnsi="Garamond"/>
          <w:color w:val="000000" w:themeColor="text1"/>
        </w:rPr>
        <w:t xml:space="preserve">Many commentators have, however, argued for the primacy of biological </w:t>
      </w:r>
      <w:commentRangeStart w:id="5"/>
      <w:r w:rsidR="0068698A" w:rsidRPr="007E3B63">
        <w:rPr>
          <w:rFonts w:ascii="Garamond" w:hAnsi="Garamond"/>
          <w:color w:val="000000" w:themeColor="text1"/>
        </w:rPr>
        <w:t>differences</w:t>
      </w:r>
      <w:commentRangeEnd w:id="5"/>
      <w:r w:rsidR="008C139F">
        <w:rPr>
          <w:rStyle w:val="CommentReference"/>
        </w:rPr>
        <w:commentReference w:id="5"/>
      </w:r>
      <w:r w:rsidR="00877E28" w:rsidRPr="007E3B63">
        <w:rPr>
          <w:rFonts w:ascii="Garamond" w:hAnsi="Garamond"/>
          <w:color w:val="000000" w:themeColor="text1"/>
        </w:rPr>
        <w:t xml:space="preserve"> </w:t>
      </w:r>
      <w:r w:rsidR="008C139F">
        <w:rPr>
          <w:rFonts w:ascii="Garamond" w:hAnsi="Garamond"/>
          <w:color w:val="000000" w:themeColor="text1"/>
        </w:rPr>
        <w:fldChar w:fldCharType="begin" w:fldLock="1"/>
      </w:r>
      <w:r w:rsidR="00784A3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008C139F">
        <w:rPr>
          <w:rFonts w:ascii="Garamond" w:hAnsi="Garamond"/>
          <w:color w:val="000000" w:themeColor="text1"/>
        </w:rPr>
        <w:fldChar w:fldCharType="separate"/>
      </w:r>
      <w:r w:rsidR="008C139F" w:rsidRPr="008C139F">
        <w:rPr>
          <w:rFonts w:ascii="Garamond" w:hAnsi="Garamond"/>
          <w:noProof/>
          <w:color w:val="000000" w:themeColor="text1"/>
        </w:rPr>
        <w:t>(Feingold 1992; Miller &amp; Halpern 2014)</w:t>
      </w:r>
      <w:r w:rsidR="008C139F">
        <w:rPr>
          <w:rFonts w:ascii="Garamond" w:hAnsi="Garamond"/>
          <w:color w:val="000000" w:themeColor="text1"/>
        </w:rPr>
        <w:fldChar w:fldCharType="end"/>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For example, </w:t>
      </w:r>
      <w:r w:rsidRPr="007E3B63">
        <w:rPr>
          <w:rFonts w:ascii="Garamond" w:hAnsi="Garamond"/>
          <w:color w:val="000000" w:themeColor="text1"/>
        </w:rPr>
        <w:t>Steve</w:t>
      </w:r>
      <w:r w:rsidR="00385F43">
        <w:rPr>
          <w:rFonts w:ascii="Garamond" w:hAnsi="Garamond"/>
          <w:color w:val="000000" w:themeColor="text1"/>
        </w:rPr>
        <w:t>n</w:t>
      </w:r>
      <w:r w:rsidRPr="007E3B63">
        <w:rPr>
          <w:rFonts w:ascii="Garamond" w:hAnsi="Garamond"/>
          <w:color w:val="000000" w:themeColor="text1"/>
        </w:rPr>
        <w:t xml:space="preserve"> Pinker</w:t>
      </w:r>
      <w:r w:rsidR="00747656" w:rsidRPr="007E3B63">
        <w:rPr>
          <w:rFonts w:ascii="Garamond" w:hAnsi="Garamond"/>
          <w:color w:val="000000" w:themeColor="text1"/>
        </w:rPr>
        <w:t xml:space="preserve"> </w:t>
      </w:r>
      <w:r w:rsidR="00AD2D5D" w:rsidRPr="007E3B63">
        <w:rPr>
          <w:rFonts w:ascii="Garamond" w:hAnsi="Garamond"/>
          <w:color w:val="000000" w:themeColor="text1"/>
        </w:rPr>
        <w:t>noted</w:t>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that: </w:t>
      </w:r>
      <w:r w:rsidR="00747656" w:rsidRPr="007E3B63">
        <w:rPr>
          <w:rFonts w:ascii="Garamond" w:hAnsi="Garamond" w:cs="Times New Roman"/>
          <w:color w:val="000000" w:themeColor="text1"/>
        </w:rPr>
        <w:t>“</w:t>
      </w:r>
      <w:r w:rsidRPr="007E3B63">
        <w:rPr>
          <w:rFonts w:ascii="Garamond" w:eastAsia="Times New Roman" w:hAnsi="Garamond" w:cs="Times New Roman"/>
          <w:i/>
          <w:color w:val="000000" w:themeColor="text1"/>
          <w:spacing w:val="-1"/>
        </w:rPr>
        <w:t>Since a male can have more offspring than a female—but also has a greater chance of being childless (the victims of other males who impregnate the available females)—natural selection favo</w:t>
      </w:r>
      <w:r w:rsidR="00A02F5A" w:rsidRPr="007E3B63">
        <w:rPr>
          <w:rFonts w:ascii="Garamond" w:eastAsia="Times New Roman" w:hAnsi="Garamond" w:cs="Times New Roman"/>
          <w:i/>
          <w:color w:val="000000" w:themeColor="text1"/>
          <w:spacing w:val="-1"/>
        </w:rPr>
        <w:t>u</w:t>
      </w:r>
      <w:r w:rsidRPr="007E3B63">
        <w:rPr>
          <w:rFonts w:ascii="Garamond" w:eastAsia="Times New Roman" w:hAnsi="Garamond" w:cs="Times New Roman"/>
          <w:i/>
          <w:color w:val="000000" w:themeColor="text1"/>
          <w:spacing w:val="-1"/>
        </w:rPr>
        <w:t>rs a slightly more conservative and reliable baby-building process for females and a slightly more ambitious and error-prone process for males</w:t>
      </w:r>
      <w:r w:rsidRPr="007E3B63">
        <w:rPr>
          <w:rFonts w:ascii="Garamond" w:eastAsia="Times New Roman" w:hAnsi="Garamond" w:cs="Times New Roman"/>
          <w:color w:val="000000" w:themeColor="text1"/>
          <w:spacing w:val="-1"/>
        </w:rPr>
        <w:t>” (New Republic 2005). </w:t>
      </w:r>
      <w:r w:rsidR="0068698A" w:rsidRPr="007E3B63">
        <w:rPr>
          <w:rFonts w:ascii="Garamond" w:eastAsia="Times New Roman" w:hAnsi="Garamond" w:cs="Times New Roman"/>
          <w:color w:val="000000" w:themeColor="text1"/>
          <w:spacing w:val="-1"/>
        </w:rPr>
        <w:t xml:space="preserve">This 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often supported by </w:t>
      </w:r>
      <w:r w:rsidR="00A560AA">
        <w:rPr>
          <w:rFonts w:ascii="Garamond" w:eastAsia="Times New Roman" w:hAnsi="Garamond" w:cs="Times New Roman"/>
          <w:color w:val="000000" w:themeColor="text1"/>
          <w:spacing w:val="-1"/>
        </w:rPr>
        <w:t xml:space="preserve">loose </w:t>
      </w:r>
      <w:r w:rsidR="00770FA5" w:rsidRPr="007E3B63">
        <w:rPr>
          <w:rFonts w:ascii="Garamond" w:eastAsia="Times New Roman" w:hAnsi="Garamond" w:cs="Times New Roman"/>
          <w:color w:val="000000" w:themeColor="text1"/>
          <w:spacing w:val="-1"/>
        </w:rPr>
        <w:t>reports</w:t>
      </w:r>
      <w:r w:rsidR="0068698A" w:rsidRPr="007E3B63">
        <w:rPr>
          <w:rFonts w:ascii="Garamond" w:eastAsia="Times New Roman" w:hAnsi="Garamond" w:cs="Times New Roman"/>
          <w:color w:val="000000" w:themeColor="text1"/>
          <w:spacing w:val="-1"/>
        </w:rPr>
        <w:t xml:space="preserve"> t</w:t>
      </w:r>
      <w:r w:rsidR="007A2CB3" w:rsidRPr="007E3B63">
        <w:rPr>
          <w:rFonts w:ascii="Garamond" w:hAnsi="Garamond"/>
          <w:color w:val="000000" w:themeColor="text1"/>
        </w:rPr>
        <w:t xml:space="preserve">hat </w:t>
      </w:r>
      <w:r w:rsidR="00A02F5A" w:rsidRPr="007E3B63">
        <w:rPr>
          <w:rFonts w:ascii="Garamond" w:hAnsi="Garamond"/>
          <w:color w:val="000000" w:themeColor="text1"/>
        </w:rPr>
        <w:t xml:space="preserve">there is a trend across the animal kingdom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w:t>
      </w:r>
      <w:r w:rsidR="004835CA">
        <w:rPr>
          <w:rFonts w:ascii="Garamond" w:hAnsi="Garamond"/>
          <w:color w:val="000000" w:themeColor="text1"/>
        </w:rPr>
        <w:t>While i</w:t>
      </w:r>
      <w:r w:rsidR="00A02F5A" w:rsidRPr="007E3B63">
        <w:rPr>
          <w:rFonts w:ascii="Garamond" w:hAnsi="Garamond"/>
          <w:color w:val="000000" w:themeColor="text1"/>
        </w:rPr>
        <w:t>t</w:t>
      </w:r>
      <w:r w:rsidR="00181504" w:rsidRPr="007E3B63">
        <w:rPr>
          <w:rFonts w:ascii="Garamond" w:hAnsi="Garamond"/>
          <w:color w:val="000000" w:themeColor="text1"/>
        </w:rPr>
        <w:t xml:space="preserve"> is true that g</w:t>
      </w:r>
      <w:r w:rsidR="0068698A" w:rsidRPr="007E3B63">
        <w:rPr>
          <w:rFonts w:ascii="Garamond" w:hAnsi="Garamond"/>
          <w:color w:val="000000" w:themeColor="text1"/>
        </w:rPr>
        <w:t>reater male than female</w:t>
      </w:r>
      <w:r w:rsidR="007A2CB3" w:rsidRPr="007E3B63">
        <w:rPr>
          <w:rFonts w:ascii="Garamond" w:hAnsi="Garamond"/>
          <w:color w:val="000000" w:themeColor="text1"/>
        </w:rPr>
        <w:t xml:space="preserve"> 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the</w:t>
      </w:r>
      <w:r w:rsidR="00AD2D5D" w:rsidRPr="007E3B63">
        <w:rPr>
          <w:rFonts w:ascii="Garamond" w:hAnsi="Garamond"/>
          <w:color w:val="000000" w:themeColor="text1"/>
        </w:rPr>
        <w:t xml:space="preserve"> strength </w:t>
      </w:r>
      <w:r w:rsidR="004835CA">
        <w:rPr>
          <w:rFonts w:ascii="Garamond" w:hAnsi="Garamond"/>
          <w:color w:val="000000" w:themeColor="text1"/>
        </w:rPr>
        <w:t xml:space="preserve">and generality </w:t>
      </w:r>
      <w:r w:rsidR="00AD2D5D" w:rsidRPr="007E3B63">
        <w:rPr>
          <w:rFonts w:ascii="Garamond" w:hAnsi="Garamond"/>
          <w:color w:val="000000" w:themeColor="text1"/>
        </w:rPr>
        <w:t xml:space="preserve">of the evidence is mixed. The clearest evidence comes from studies showing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courtship displays, weaponry and body</w:t>
      </w:r>
      <w:r w:rsidR="00AA3D2E">
        <w:rPr>
          <w:rFonts w:ascii="Garamond" w:hAnsi="Garamond"/>
          <w:color w:val="000000" w:themeColor="text1"/>
        </w:rPr>
        <w:t xml:space="preserve"> size</w:t>
      </w:r>
      <w:r w:rsidR="00AD2D5D" w:rsidRPr="007E3B63">
        <w:rPr>
          <w:rFonts w:ascii="Garamond" w:hAnsi="Garamond"/>
          <w:color w:val="000000" w:themeColor="text1"/>
        </w:rPr>
        <w:t xml:space="preserve"> </w:t>
      </w:r>
      <w:r w:rsidR="00DB4160">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paradox","type":"article-journal","volume":"260"},"uris":["http://www.mendeley.com/documents/?uuid=6243a661-f17c-4421-8ee2-0986e72b24c8"]},{"id":"ITEM-2","itemData":{"DOI":"10.1111/j.1095-8312.1993.tb00887.x","ISSN":"10958312","abstract":"Why do females of many species mate with males on the basis of traits apparently detrimental to male survival? The answer may lie in the fact that these male traits are correlated with male condition. We consider the argument that high male condition directly benefits female fecundity and/or viability (e.g. through lower transmission of parasites, improved control of resources, or better paternal care). Using a quantitative genetic model we show how female preferences for male traits that indicate condition can evolve, even if the male traits themselves have deleterious effects on both the male and the female's fecundity. So</w:instrText>
      </w:r>
      <w:r w:rsidR="00666FAC">
        <w:rPr>
          <w:rFonts w:ascii="Cambria Math" w:hAnsi="Cambria Math" w:cs="Cambria Math"/>
          <w:color w:val="000000" w:themeColor="text1"/>
        </w:rPr>
        <w:instrText>‐</w:instrText>
      </w:r>
      <w:r w:rsidR="00666FAC">
        <w:rPr>
          <w:rFonts w:ascii="Garamond" w:hAnsi="Garamond"/>
          <w:color w:val="000000" w:themeColor="text1"/>
        </w:rPr>
        <w:instrText>called ‘arbitrary preferences’ can spread in this way because male traits subject to sexual selection are often under additional selection to become correlated with condition. At equilibrium the positive effects of male condition on a female's fecundity and the negative effects of the male trait on her fecundity are balanced and the female preference is under stabilizing selection. The male trait will often be correlated with viability, but not with fecundity, even though the preference evolved as a result of differences in male fecundity. The mean fecundity of females is not maximized, and can steadily decline as the male trait and female preference evolve. If the male trait has no direct deleterious effects on female fecundity, as may happen in species with no paternal care, female preferences are under continuous directional selection to increase. Copyright © 1993, Wiley Blackwell. All rights reserved","author":[{"dropping-particle":"","family":"PRICE","given":"TREVOR","non-dropping-particle":"","parse-names":false,"suffix":""},{"dropping-particle":"","family":"SCHLUTER","given":"DOLPH","non-dropping-particle":"","parse-names":false,"suffix":""},{"dropping-particle":"","family":"HECKMAN","given":"NANCY E.","non-dropping-particle":"","parse-names":false,"suffix":""}],"container-title":"Biological Journal of the Linnean Society","id":"ITEM-2","issue":"3","issued":{"date-parts":[["1993"]]},"page":"187-211","title":"Sexual selection when the female directly benefits","type":"article-journal","volume":"48"},"uris":["http://www.mendeley.com/documents/?uuid=7f6e7c7c-51f6-43e4-b65c-a7eae6c7cae7"]},{"id":"ITEM-3","itemData":{"DOI":"10.1037/1089-2680.7.3.219","ISSN":"10892680","abstract":"Greater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Psychology","id":"ITEM-3","issue":"3","issued":{"date-parts":[["2003"]]},"page":"219-236","title":"Variability among Males in Sexually Selected Attributes","type":"article-journal","volume":"7"},"uris":["http://www.mendeley.com/documents/?uuid=d41f6bdd-9e6e-4c75-a544-ce99987f5a44"]},{"id":"ITEM-4","itemData":{"DOI":"10.1111/evo.12224","ISBN":"0014-3820","ISSN":"00143820","PMID":"24299417","abstract":"Sex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-4","issue":"12","issued":{"date-parts":[["2013"]]},"page":"3662-3668","title":"The variability is in the sex chromosomes","type":"article-journal","volume":"67"},"uris":["http://www.mendeley.com/documents/?uuid=48fc62fc-17a8-4c1b-8ebd-1292e83908c3"]},{"id":"ITEM-5","itemData":{"DOI":"10.1086/677310","ISBN":"0003-0147","ISSN":"0003-0147","PMID":"25141142","abstract":"Despite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Naturalist","id":"ITEM-5","issue":"3","issued":{"date-parts":[["2014"]]},"page":"326-337","title":"Male Bias in Distributions of Additive Genetic, Residual, and Phenotypic Variances of Shared Traits","type":"article-journal","volume":"184"},"uris":["http://www.mendeley.com/documents/?uuid=b4c01e48-7092-4a5f-bb2a-ad70161a9635"]}],"mendeley":{"formattedCitation":"(PRICE &lt;i&gt;et al.&lt;/i&gt; 1993; Pomiankowski &amp; Moller 1995; Archer &amp; Mehdikhani 2003; Reinhold &amp; Engqvist 2013a; Wyman &amp; Rowe 2014)","manualFormatting":"(Price et al. 1993; Pomiankowski &amp; Moller 1995; Archer &amp; Mehdikhani 2003; Reinhold &amp; Engqvist 2013; Wyman &amp; Rowe 2014)","plainTextFormattedCitation":"(PRICE et al. 1993; Pomiankowski &amp; Moller 1995; Archer &amp; Mehdikhani 2003; Reinhold &amp; Engqvist 2013a; Wyman &amp; Rowe 2014)","previouslyFormattedCitation":"(PRICE &lt;i&gt;et al.&lt;/i&gt; 1993; Pomiankowski &amp; Moller 1995; Archer &amp; Mehdikhani 2003; Reinhold &amp; Engqvist 2013a; Wyman &amp; Rowe 2014)"},"properties":{"noteIndex":0},"schema":"https://github.com/citation-style-language/schema/raw/master/csl-citation.json"}</w:instrText>
      </w:r>
      <w:r w:rsidR="00DB4160">
        <w:rPr>
          <w:rFonts w:ascii="Garamond" w:hAnsi="Garamond"/>
          <w:color w:val="000000" w:themeColor="text1"/>
        </w:rPr>
        <w:fldChar w:fldCharType="separate"/>
      </w:r>
      <w:r w:rsidR="00DB4160" w:rsidRPr="00DB4160">
        <w:rPr>
          <w:rFonts w:ascii="Garamond" w:hAnsi="Garamond"/>
          <w:noProof/>
          <w:color w:val="000000" w:themeColor="text1"/>
        </w:rPr>
        <w:t>(P</w:t>
      </w:r>
      <w:r w:rsidR="00DB4160">
        <w:rPr>
          <w:rFonts w:ascii="Garamond" w:hAnsi="Garamond"/>
          <w:noProof/>
          <w:color w:val="000000" w:themeColor="text1"/>
        </w:rPr>
        <w:t>rice</w:t>
      </w:r>
      <w:r w:rsidR="00DB4160" w:rsidRPr="00DB4160">
        <w:rPr>
          <w:rFonts w:ascii="Garamond" w:hAnsi="Garamond"/>
          <w:noProof/>
          <w:color w:val="000000" w:themeColor="text1"/>
        </w:rPr>
        <w:t xml:space="preserve"> </w:t>
      </w:r>
      <w:r w:rsidR="00DB4160" w:rsidRPr="00DB4160">
        <w:rPr>
          <w:rFonts w:ascii="Garamond" w:hAnsi="Garamond"/>
          <w:i/>
          <w:noProof/>
          <w:color w:val="000000" w:themeColor="text1"/>
        </w:rPr>
        <w:t>et al.</w:t>
      </w:r>
      <w:r w:rsidR="00DB4160" w:rsidRPr="00DB4160">
        <w:rPr>
          <w:rFonts w:ascii="Garamond" w:hAnsi="Garamond"/>
          <w:noProof/>
          <w:color w:val="000000" w:themeColor="text1"/>
        </w:rPr>
        <w:t xml:space="preserve"> 1993; Pomiankowski &amp; Moller 1995; Archer &amp; Mehdikhani 2003; Reinhold &amp; Engqvist 2013; Wyman &amp; Rowe 2014)</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A10A43" w:rsidRPr="007E3B63">
        <w:rPr>
          <w:rFonts w:ascii="Garamond" w:hAnsi="Garamond"/>
          <w:color w:val="000000" w:themeColor="text1"/>
        </w:rPr>
        <w:t xml:space="preserve">The evidence is, </w:t>
      </w:r>
      <w:r w:rsidR="007066E5" w:rsidRPr="007E3B63">
        <w:rPr>
          <w:rFonts w:ascii="Garamond" w:hAnsi="Garamond"/>
          <w:color w:val="000000" w:themeColor="text1"/>
        </w:rPr>
        <w:t xml:space="preserve">however, </w:t>
      </w:r>
      <w:r w:rsidR="002622D3">
        <w:rPr>
          <w:rFonts w:ascii="Garamond" w:hAnsi="Garamond"/>
          <w:color w:val="000000" w:themeColor="text1"/>
        </w:rPr>
        <w:t>weak or</w:t>
      </w:r>
      <w:r w:rsidR="002622D3" w:rsidRPr="007E3B63">
        <w:rPr>
          <w:rFonts w:ascii="Garamond" w:hAnsi="Garamond"/>
          <w:color w:val="000000" w:themeColor="text1"/>
        </w:rPr>
        <w:t xml:space="preserve"> </w:t>
      </w:r>
      <w:r w:rsidR="007066E5" w:rsidRPr="007E3B63">
        <w:rPr>
          <w:rFonts w:ascii="Garamond" w:hAnsi="Garamond"/>
          <w:color w:val="000000" w:themeColor="text1"/>
        </w:rPr>
        <w:t>absent</w:t>
      </w:r>
      <w:r w:rsidR="00A10A43" w:rsidRPr="007E3B63">
        <w:rPr>
          <w:rFonts w:ascii="Garamond" w:hAnsi="Garamond"/>
          <w:color w:val="000000" w:themeColor="text1"/>
        </w:rPr>
        <w:t xml:space="preserve"> for behaviours that are </w:t>
      </w:r>
      <w:r w:rsidR="00300532">
        <w:rPr>
          <w:rFonts w:ascii="Garamond" w:hAnsi="Garamond"/>
          <w:color w:val="000000" w:themeColor="text1"/>
        </w:rPr>
        <w:t>shared</w:t>
      </w:r>
      <w:r w:rsidR="00A10A43" w:rsidRPr="007E3B63">
        <w:rPr>
          <w:rFonts w:ascii="Garamond" w:hAnsi="Garamond"/>
          <w:color w:val="000000" w:themeColor="text1"/>
        </w:rPr>
        <w:t xml:space="preserve"> by both sexes</w:t>
      </w:r>
      <w:r w:rsidR="00300532">
        <w:rPr>
          <w:rFonts w:ascii="Garamond" w:hAnsi="Garamond"/>
          <w:color w:val="000000" w:themeColor="text1"/>
        </w:rPr>
        <w:t xml:space="preserve"> </w:t>
      </w:r>
      <w:r w:rsidR="002622D3">
        <w:rPr>
          <w:rFonts w:ascii="Garamond" w:hAnsi="Garamond"/>
          <w:color w:val="000000" w:themeColor="text1"/>
        </w:rPr>
        <w:fldChar w:fldCharType="begin" w:fldLock="1"/>
      </w:r>
      <w:r w:rsidR="003F431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 Zajitschek &lt;i&gt;et al.&lt;/i&gt; 2020)","manualFormatting":"(Tarka et al. 2018; Zajitschek et al. 2020)","plainTextFormattedCitation":"(Tarka et al. 2018a; Zajitschek et al. 2020)","previouslyFormattedCitation":"(Tarka &lt;i&gt;et al.&lt;/i&gt; 2018a; Zajitschek &lt;i&gt;et al.&lt;/i&gt; 2020)"},"properties":{"noteIndex":0},"schema":"https://github.com/citation-style-language/schema/raw/master/csl-citation.json"}</w:instrText>
      </w:r>
      <w:r w:rsidR="002622D3">
        <w:rPr>
          <w:rFonts w:ascii="Garamond" w:hAnsi="Garamond"/>
          <w:color w:val="000000" w:themeColor="text1"/>
        </w:rPr>
        <w:fldChar w:fldCharType="separate"/>
      </w:r>
      <w:r w:rsidR="00300532" w:rsidRPr="00300532">
        <w:rPr>
          <w:rFonts w:ascii="Garamond" w:hAnsi="Garamond"/>
          <w:noProof/>
          <w:color w:val="000000" w:themeColor="text1"/>
        </w:rPr>
        <w:t xml:space="preserve">(Tarka </w:t>
      </w:r>
      <w:r w:rsidR="00300532" w:rsidRPr="00300532">
        <w:rPr>
          <w:rFonts w:ascii="Garamond" w:hAnsi="Garamond"/>
          <w:i/>
          <w:noProof/>
          <w:color w:val="000000" w:themeColor="text1"/>
        </w:rPr>
        <w:t>et al.</w:t>
      </w:r>
      <w:r w:rsidR="00300532" w:rsidRPr="00300532">
        <w:rPr>
          <w:rFonts w:ascii="Garamond" w:hAnsi="Garamond"/>
          <w:noProof/>
          <w:color w:val="000000" w:themeColor="text1"/>
        </w:rPr>
        <w:t xml:space="preserve"> 2018; Zajitschek </w:t>
      </w:r>
      <w:r w:rsidR="00300532" w:rsidRPr="00300532">
        <w:rPr>
          <w:rFonts w:ascii="Garamond" w:hAnsi="Garamond"/>
          <w:i/>
          <w:noProof/>
          <w:color w:val="000000" w:themeColor="text1"/>
        </w:rPr>
        <w:t>et al.</w:t>
      </w:r>
      <w:r w:rsidR="00300532" w:rsidRPr="00300532">
        <w:rPr>
          <w:rFonts w:ascii="Garamond" w:hAnsi="Garamond"/>
          <w:noProof/>
          <w:color w:val="000000" w:themeColor="text1"/>
        </w:rPr>
        <w:t xml:space="preserve"> 2020)</w:t>
      </w:r>
      <w:r w:rsidR="002622D3">
        <w:rPr>
          <w:rFonts w:ascii="Garamond" w:hAnsi="Garamond"/>
          <w:color w:val="000000" w:themeColor="text1"/>
        </w:rPr>
        <w:fldChar w:fldCharType="end"/>
      </w:r>
      <w:r w:rsidR="002622D3" w:rsidRPr="007E3B63">
        <w:rPr>
          <w:rFonts w:ascii="Garamond" w:hAnsi="Garamond"/>
          <w:color w:val="000000" w:themeColor="text1"/>
        </w:rPr>
        <w:t>.</w:t>
      </w:r>
      <w:r w:rsidR="00A10A43"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511A7343" w14:textId="7BD29565" w:rsidR="00475D1C" w:rsidRDefault="00F74724" w:rsidP="004835CA">
      <w:pPr>
        <w:ind w:firstLine="360"/>
        <w:rPr>
          <w:rFonts w:ascii="Garamond" w:hAnsi="Garamond"/>
          <w:color w:val="000000" w:themeColor="text1"/>
        </w:rPr>
      </w:pPr>
      <w:r>
        <w:rPr>
          <w:rFonts w:ascii="Garamond" w:hAnsi="Garamond"/>
          <w:color w:val="000000" w:themeColor="text1"/>
        </w:rPr>
        <w:t xml:space="preserve">Human personality is </w:t>
      </w:r>
      <w:r w:rsidRPr="00B769C0">
        <w:rPr>
          <w:rFonts w:ascii="Garamond" w:hAnsi="Garamond"/>
          <w:color w:val="000000" w:themeColor="text1"/>
        </w:rPr>
        <w:t>often quantified by classifying individuals based on their scores for five components of behaviour</w:t>
      </w:r>
      <w:r>
        <w:rPr>
          <w:rFonts w:ascii="Garamond" w:hAnsi="Garamond"/>
          <w:color w:val="000000" w:themeColor="text1"/>
        </w:rPr>
        <w:t xml:space="preserve"> (the ‘Big Five’)</w:t>
      </w:r>
      <w:r w:rsidRPr="00B769C0">
        <w:rPr>
          <w:rFonts w:ascii="Garamond" w:hAnsi="Garamond"/>
          <w:color w:val="000000" w:themeColor="text1"/>
        </w:rPr>
        <w:t xml:space="preserve">: extraversion, neuroticism, openness, conscientiousness and agreeableness </w:t>
      </w:r>
      <w:r w:rsidRPr="00B769C0">
        <w:rPr>
          <w:rFonts w:ascii="Garamond" w:hAnsi="Garamond"/>
          <w:color w:val="000000" w:themeColor="text1"/>
        </w:rPr>
        <w:fldChar w:fldCharType="begin" w:fldLock="1"/>
      </w:r>
      <w:r w:rsidRPr="00B769C0">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Pr="00B769C0">
        <w:rPr>
          <w:rFonts w:ascii="Garamond" w:hAnsi="Garamond"/>
          <w:color w:val="000000" w:themeColor="text1"/>
        </w:rPr>
        <w:fldChar w:fldCharType="separate"/>
      </w:r>
      <w:r w:rsidRPr="00B769C0">
        <w:rPr>
          <w:rFonts w:ascii="Garamond" w:hAnsi="Garamond"/>
          <w:noProof/>
          <w:color w:val="000000" w:themeColor="text1"/>
        </w:rPr>
        <w:t>(Costa &amp; McCrae 1992)</w:t>
      </w:r>
      <w:r w:rsidRPr="00B769C0">
        <w:rPr>
          <w:rFonts w:ascii="Garamond" w:hAnsi="Garamond"/>
          <w:color w:val="000000" w:themeColor="text1"/>
        </w:rPr>
        <w:fldChar w:fldCharType="end"/>
      </w:r>
      <w:r>
        <w:rPr>
          <w:rFonts w:ascii="Garamond" w:hAnsi="Garamond"/>
          <w:color w:val="000000" w:themeColor="text1"/>
        </w:rPr>
        <w:t xml:space="preserve">. </w:t>
      </w:r>
      <w:r w:rsidRPr="00B769C0">
        <w:rPr>
          <w:rFonts w:ascii="Garamond" w:hAnsi="Garamond"/>
          <w:color w:val="000000" w:themeColor="text1"/>
        </w:rPr>
        <w:t>We tend to retain our personality traits over time, and as with most other biological traits, these ‘Big Five’ factors are assumed to have differential costs and benefits arising from more extreme values</w:t>
      </w:r>
      <w:r w:rsidRPr="007E3B63">
        <w:rPr>
          <w:rFonts w:ascii="Garamond" w:hAnsi="Garamond"/>
          <w:color w:val="000000" w:themeColor="text1"/>
        </w:rPr>
        <w:t>.</w:t>
      </w:r>
      <w:r>
        <w:rPr>
          <w:rFonts w:ascii="Garamond" w:hAnsi="Garamond"/>
          <w:color w:val="000000" w:themeColor="text1"/>
        </w:rPr>
        <w:t xml:space="preserve"> </w:t>
      </w:r>
      <w:r w:rsidR="00747878" w:rsidRPr="007E3B63">
        <w:rPr>
          <w:rFonts w:ascii="Garamond" w:hAnsi="Garamond"/>
          <w:color w:val="000000" w:themeColor="text1"/>
        </w:rPr>
        <w:t xml:space="preserve">In the last 15 years, </w:t>
      </w:r>
      <w:r w:rsidR="00747878">
        <w:rPr>
          <w:rFonts w:ascii="Garamond" w:hAnsi="Garamond"/>
          <w:color w:val="000000" w:themeColor="text1"/>
        </w:rPr>
        <w:t>e</w:t>
      </w:r>
      <w:r w:rsidR="00747878" w:rsidRPr="007E3B63">
        <w:rPr>
          <w:rFonts w:ascii="Garamond" w:hAnsi="Garamond"/>
          <w:color w:val="000000" w:themeColor="text1"/>
        </w:rPr>
        <w:t xml:space="preserve">vidence </w:t>
      </w:r>
      <w:r w:rsidR="00747878">
        <w:rPr>
          <w:rFonts w:ascii="Garamond" w:hAnsi="Garamond"/>
          <w:color w:val="000000" w:themeColor="text1"/>
        </w:rPr>
        <w:t xml:space="preserve">has emerged </w:t>
      </w:r>
      <w:r w:rsidR="00747878" w:rsidRPr="007E3B63">
        <w:rPr>
          <w:rFonts w:ascii="Garamond" w:hAnsi="Garamond"/>
          <w:color w:val="000000" w:themeColor="text1"/>
        </w:rPr>
        <w:t xml:space="preserve">for consistent </w:t>
      </w:r>
      <w:r w:rsidR="00747878">
        <w:rPr>
          <w:rFonts w:ascii="Garamond" w:hAnsi="Garamond"/>
          <w:color w:val="000000" w:themeColor="text1"/>
        </w:rPr>
        <w:t xml:space="preserve">behavioural </w:t>
      </w:r>
      <w:r w:rsidR="00747878" w:rsidRPr="007E3B63">
        <w:rPr>
          <w:rFonts w:ascii="Garamond" w:hAnsi="Garamond"/>
          <w:color w:val="000000" w:themeColor="text1"/>
        </w:rPr>
        <w:t>difference</w:t>
      </w:r>
      <w:r w:rsidR="00747878">
        <w:rPr>
          <w:rFonts w:ascii="Garamond" w:hAnsi="Garamond"/>
          <w:color w:val="000000" w:themeColor="text1"/>
        </w:rPr>
        <w:t>s</w:t>
      </w:r>
      <w:r w:rsidR="00747878" w:rsidRPr="007E3B63">
        <w:rPr>
          <w:rFonts w:ascii="Garamond" w:hAnsi="Garamond"/>
          <w:color w:val="000000" w:themeColor="text1"/>
        </w:rPr>
        <w:t xml:space="preserve"> </w:t>
      </w:r>
      <w:r w:rsidR="00747878">
        <w:rPr>
          <w:rFonts w:ascii="Garamond" w:hAnsi="Garamond"/>
          <w:color w:val="000000" w:themeColor="text1"/>
        </w:rPr>
        <w:t>in</w:t>
      </w:r>
      <w:r w:rsidR="00747878" w:rsidRPr="007E3B63">
        <w:rPr>
          <w:rFonts w:ascii="Garamond" w:hAnsi="Garamond"/>
          <w:color w:val="000000" w:themeColor="text1"/>
        </w:rPr>
        <w:t xml:space="preserve"> animals </w:t>
      </w:r>
      <w:r w:rsidR="00747878">
        <w:rPr>
          <w:rFonts w:ascii="Garamond" w:hAnsi="Garamond"/>
          <w:color w:val="000000" w:themeColor="text1"/>
        </w:rPr>
        <w:t xml:space="preserve">that </w:t>
      </w:r>
      <w:r w:rsidR="00747878" w:rsidRPr="007E3B63">
        <w:rPr>
          <w:rFonts w:ascii="Garamond" w:hAnsi="Garamond"/>
          <w:color w:val="000000" w:themeColor="text1"/>
        </w:rPr>
        <w:t xml:space="preserve">are considered akin to variation in </w:t>
      </w:r>
      <w:r w:rsidR="00747878">
        <w:rPr>
          <w:rFonts w:ascii="Garamond" w:hAnsi="Garamond"/>
          <w:color w:val="000000" w:themeColor="text1"/>
        </w:rPr>
        <w:t xml:space="preserve">human </w:t>
      </w:r>
      <w:r w:rsidR="00747878" w:rsidRPr="007E3B63">
        <w:rPr>
          <w:rFonts w:ascii="Garamond" w:hAnsi="Garamond"/>
          <w:color w:val="000000" w:themeColor="text1"/>
        </w:rPr>
        <w:t xml:space="preserve">personality. </w:t>
      </w:r>
      <w:r w:rsidR="00ED5F62">
        <w:rPr>
          <w:rFonts w:ascii="Garamond" w:hAnsi="Garamond"/>
          <w:color w:val="000000" w:themeColor="text1"/>
        </w:rPr>
        <w:t>L</w:t>
      </w:r>
      <w:r w:rsidR="00AD5095">
        <w:rPr>
          <w:rFonts w:ascii="Garamond" w:hAnsi="Garamond"/>
          <w:color w:val="000000" w:themeColor="text1"/>
        </w:rPr>
        <w:t xml:space="preserve">ike humans, some </w:t>
      </w:r>
      <w:r w:rsidR="00747878" w:rsidRPr="007E3B63">
        <w:rPr>
          <w:rFonts w:ascii="Garamond" w:hAnsi="Garamond"/>
          <w:color w:val="000000" w:themeColor="text1"/>
        </w:rPr>
        <w:t xml:space="preserve">animal behavioural traits </w:t>
      </w:r>
      <w:r w:rsidR="00AD5095">
        <w:rPr>
          <w:rFonts w:ascii="Garamond" w:hAnsi="Garamond"/>
          <w:color w:val="000000" w:themeColor="text1"/>
        </w:rPr>
        <w:t xml:space="preserve">can </w:t>
      </w:r>
      <w:r w:rsidR="00ED5F62">
        <w:rPr>
          <w:rFonts w:ascii="Garamond" w:hAnsi="Garamond"/>
          <w:color w:val="000000" w:themeColor="text1"/>
        </w:rPr>
        <w:t xml:space="preserve">also </w:t>
      </w:r>
      <w:r w:rsidR="00AD5095">
        <w:rPr>
          <w:rFonts w:ascii="Garamond" w:hAnsi="Garamond"/>
          <w:color w:val="000000" w:themeColor="text1"/>
        </w:rPr>
        <w:t xml:space="preserve">be grouped </w:t>
      </w:r>
      <w:r w:rsidR="00747878" w:rsidRPr="007E3B63">
        <w:rPr>
          <w:rFonts w:ascii="Garamond" w:hAnsi="Garamond"/>
          <w:color w:val="000000" w:themeColor="text1"/>
        </w:rPr>
        <w:t xml:space="preserve">into five </w:t>
      </w:r>
      <w:r w:rsidR="00747878">
        <w:rPr>
          <w:rFonts w:ascii="Garamond" w:hAnsi="Garamond"/>
          <w:color w:val="000000" w:themeColor="text1"/>
        </w:rPr>
        <w:t>axes</w:t>
      </w:r>
      <w:r w:rsidR="00747878" w:rsidRPr="007E3B63">
        <w:rPr>
          <w:rFonts w:ascii="Garamond" w:hAnsi="Garamond"/>
          <w:color w:val="000000" w:themeColor="text1"/>
        </w:rPr>
        <w:t xml:space="preserve"> that </w:t>
      </w:r>
      <w:r w:rsidR="00747878">
        <w:rPr>
          <w:rFonts w:ascii="Garamond" w:hAnsi="Garamond"/>
          <w:color w:val="000000" w:themeColor="text1"/>
        </w:rPr>
        <w:t>somewhat</w:t>
      </w:r>
      <w:r w:rsidR="00747878" w:rsidRPr="007E3B63">
        <w:rPr>
          <w:rFonts w:ascii="Garamond" w:hAnsi="Garamond"/>
          <w:color w:val="000000" w:themeColor="text1"/>
        </w:rPr>
        <w:t xml:space="preserve"> resemble those in humans: activity, aggression, boldness, exploration and sociability </w:t>
      </w:r>
      <w:r w:rsidR="00747878">
        <w:rPr>
          <w:rFonts w:ascii="Garamond" w:hAnsi="Garamond"/>
          <w:color w:val="000000" w:themeColor="text1"/>
        </w:rPr>
        <w:fldChar w:fldCharType="begin" w:fldLock="1"/>
      </w:r>
      <w:r w:rsidR="00747878">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00747878">
        <w:rPr>
          <w:rFonts w:ascii="Garamond" w:hAnsi="Garamond"/>
          <w:color w:val="000000" w:themeColor="text1"/>
        </w:rPr>
        <w:fldChar w:fldCharType="separate"/>
      </w:r>
      <w:r w:rsidR="00747878" w:rsidRPr="007D0E15">
        <w:rPr>
          <w:rFonts w:ascii="Garamond" w:hAnsi="Garamond"/>
          <w:noProof/>
          <w:color w:val="000000" w:themeColor="text1"/>
        </w:rPr>
        <w:t xml:space="preserve">(Réale </w:t>
      </w:r>
      <w:r w:rsidR="00747878" w:rsidRPr="007D0E15">
        <w:rPr>
          <w:rFonts w:ascii="Garamond" w:hAnsi="Garamond"/>
          <w:i/>
          <w:noProof/>
          <w:color w:val="000000" w:themeColor="text1"/>
        </w:rPr>
        <w:t>et al.</w:t>
      </w:r>
      <w:r w:rsidR="00747878" w:rsidRPr="007D0E15">
        <w:rPr>
          <w:rFonts w:ascii="Garamond" w:hAnsi="Garamond"/>
          <w:noProof/>
          <w:color w:val="000000" w:themeColor="text1"/>
        </w:rPr>
        <w:t xml:space="preserve"> 2007)</w:t>
      </w:r>
      <w:r w:rsidR="00747878">
        <w:rPr>
          <w:rFonts w:ascii="Garamond" w:hAnsi="Garamond"/>
          <w:color w:val="000000" w:themeColor="text1"/>
        </w:rPr>
        <w:fldChar w:fldCharType="end"/>
      </w:r>
      <w:r w:rsidR="00747878">
        <w:rPr>
          <w:rFonts w:ascii="Garamond" w:hAnsi="Garamond"/>
          <w:color w:val="000000" w:themeColor="text1"/>
        </w:rPr>
        <w:t xml:space="preserve">. </w:t>
      </w:r>
      <w:r w:rsidR="000A425D" w:rsidRPr="005E3467">
        <w:rPr>
          <w:rFonts w:ascii="Garamond" w:hAnsi="Garamond"/>
          <w:color w:val="C00000"/>
        </w:rPr>
        <w:t xml:space="preserve">While greater male variability in human personality has been explored and discussed, sex differences in variability in animal personalities could be a useful comparison to find evolutionary explanations for the existence of personalities, and why men are often more variable than women.   </w:t>
      </w:r>
    </w:p>
    <w:p w14:paraId="50970A5B" w14:textId="77777777" w:rsidR="00475D1C" w:rsidRDefault="00475D1C" w:rsidP="004835CA">
      <w:pPr>
        <w:ind w:firstLine="360"/>
        <w:rPr>
          <w:rFonts w:ascii="Garamond" w:hAnsi="Garamond"/>
          <w:color w:val="000000" w:themeColor="text1"/>
        </w:rPr>
      </w:pPr>
    </w:p>
    <w:p w14:paraId="2C1D4C98" w14:textId="36A04AC5" w:rsidR="009A1BC7" w:rsidRPr="007E3B63" w:rsidRDefault="00A728C9" w:rsidP="004835CA">
      <w:pPr>
        <w:ind w:firstLine="360"/>
        <w:rPr>
          <w:rFonts w:ascii="Garamond" w:hAnsi="Garamond"/>
          <w:color w:val="000000" w:themeColor="text1"/>
        </w:rPr>
      </w:pPr>
      <w:commentRangeStart w:id="6"/>
      <w:r w:rsidRPr="007E3B63">
        <w:rPr>
          <w:rFonts w:ascii="Garamond" w:hAnsi="Garamond"/>
          <w:color w:val="000000" w:themeColor="text1"/>
        </w:rPr>
        <w:t xml:space="preserve">For </w:t>
      </w:r>
      <w:r w:rsidR="003F7DA2" w:rsidRPr="007E3B63">
        <w:rPr>
          <w:rFonts w:ascii="Garamond" w:hAnsi="Garamond"/>
          <w:color w:val="000000" w:themeColor="text1"/>
        </w:rPr>
        <w:t>wild animals</w:t>
      </w:r>
      <w:r w:rsidRPr="007E3B63">
        <w:rPr>
          <w:rFonts w:ascii="Garamond" w:hAnsi="Garamond"/>
          <w:color w:val="000000" w:themeColor="text1"/>
        </w:rPr>
        <w:t>, consistent and predictable (i.e. repeatable) behaviour</w:t>
      </w:r>
      <w:r w:rsidR="00A6366C" w:rsidRPr="007E3B63">
        <w:rPr>
          <w:rFonts w:ascii="Garamond" w:hAnsi="Garamond"/>
          <w:color w:val="000000" w:themeColor="text1"/>
        </w:rPr>
        <w:t>s</w:t>
      </w:r>
      <w:r w:rsidRPr="007E3B63">
        <w:rPr>
          <w:rFonts w:ascii="Garamond" w:hAnsi="Garamond"/>
          <w:color w:val="000000" w:themeColor="text1"/>
        </w:rPr>
        <w:t xml:space="preserve"> </w:t>
      </w:r>
      <w:r w:rsidR="003F7DA2" w:rsidRPr="007E3B63">
        <w:rPr>
          <w:rFonts w:ascii="Garamond" w:hAnsi="Garamond"/>
          <w:color w:val="000000" w:themeColor="text1"/>
        </w:rPr>
        <w:t xml:space="preserve">that do not change </w:t>
      </w:r>
      <w:r w:rsidR="00624E90">
        <w:rPr>
          <w:rFonts w:ascii="Garamond" w:hAnsi="Garamond"/>
          <w:color w:val="000000" w:themeColor="text1"/>
        </w:rPr>
        <w:t>over time</w:t>
      </w:r>
      <w:r w:rsidR="006B0EB6">
        <w:rPr>
          <w:rFonts w:ascii="Garamond" w:hAnsi="Garamond"/>
          <w:color w:val="000000" w:themeColor="text1"/>
        </w:rPr>
        <w:t xml:space="preserve"> or</w:t>
      </w:r>
      <w:r w:rsidR="004E013C" w:rsidRPr="007E3B63">
        <w:rPr>
          <w:rFonts w:ascii="Garamond" w:hAnsi="Garamond"/>
          <w:color w:val="000000" w:themeColor="text1"/>
        </w:rPr>
        <w:t xml:space="preserve"> </w:t>
      </w:r>
      <w:r w:rsidRPr="007E3B63">
        <w:rPr>
          <w:rFonts w:ascii="Garamond" w:hAnsi="Garamond"/>
          <w:color w:val="000000" w:themeColor="text1"/>
        </w:rPr>
        <w:t xml:space="preserve">context </w:t>
      </w:r>
      <w:r w:rsidR="004E013C" w:rsidRPr="007E3B63">
        <w:rPr>
          <w:rFonts w:ascii="Garamond" w:hAnsi="Garamond"/>
          <w:color w:val="000000" w:themeColor="text1"/>
        </w:rPr>
        <w:t xml:space="preserve">would </w:t>
      </w:r>
      <w:r w:rsidR="003F7DA2" w:rsidRPr="007E3B63">
        <w:rPr>
          <w:rFonts w:ascii="Garamond" w:hAnsi="Garamond"/>
          <w:color w:val="000000" w:themeColor="text1"/>
        </w:rPr>
        <w:t xml:space="preserve">appear to be </w:t>
      </w:r>
      <w:r w:rsidRPr="007E3B63">
        <w:rPr>
          <w:rFonts w:ascii="Garamond" w:hAnsi="Garamond"/>
          <w:color w:val="000000" w:themeColor="text1"/>
        </w:rPr>
        <w:t>maladaptive</w:t>
      </w:r>
      <w:r w:rsidR="003F7DA2" w:rsidRPr="007E3B63">
        <w:rPr>
          <w:rFonts w:ascii="Garamond" w:hAnsi="Garamond"/>
          <w:color w:val="000000" w:themeColor="text1"/>
        </w:rPr>
        <w:t xml:space="preserve">. </w:t>
      </w:r>
      <w:r w:rsidR="00594DBB">
        <w:rPr>
          <w:rFonts w:ascii="Garamond" w:hAnsi="Garamond"/>
          <w:color w:val="000000" w:themeColor="text1"/>
        </w:rPr>
        <w:t>As such</w:t>
      </w:r>
      <w:r w:rsidR="003F7DA2" w:rsidRPr="007E3B63">
        <w:rPr>
          <w:rFonts w:ascii="Garamond" w:hAnsi="Garamond"/>
          <w:color w:val="000000" w:themeColor="text1"/>
        </w:rPr>
        <w:t xml:space="preserve">, variation </w:t>
      </w:r>
      <w:r w:rsidRPr="007E3B63">
        <w:rPr>
          <w:rFonts w:ascii="Garamond" w:hAnsi="Garamond"/>
          <w:color w:val="000000" w:themeColor="text1"/>
        </w:rPr>
        <w:t xml:space="preserve">in </w:t>
      </w:r>
      <w:r w:rsidR="00594DBB">
        <w:rPr>
          <w:rFonts w:ascii="Garamond" w:hAnsi="Garamond"/>
          <w:color w:val="000000" w:themeColor="text1"/>
        </w:rPr>
        <w:t xml:space="preserve">animal </w:t>
      </w:r>
      <w:r w:rsidR="003F7DA2" w:rsidRPr="007E3B63">
        <w:rPr>
          <w:rFonts w:ascii="Garamond" w:hAnsi="Garamond"/>
          <w:color w:val="000000" w:themeColor="text1"/>
        </w:rPr>
        <w:t xml:space="preserve">personality raises evolutionary questions about how </w:t>
      </w:r>
      <w:r w:rsidR="00AC378A" w:rsidRPr="007E3B63">
        <w:rPr>
          <w:rFonts w:ascii="Garamond" w:hAnsi="Garamond"/>
          <w:color w:val="000000" w:themeColor="text1"/>
        </w:rPr>
        <w:t>it</w:t>
      </w:r>
      <w:r w:rsidR="003F7DA2" w:rsidRPr="007E3B63">
        <w:rPr>
          <w:rFonts w:ascii="Garamond" w:hAnsi="Garamond"/>
          <w:color w:val="000000" w:themeColor="text1"/>
        </w:rPr>
        <w:t xml:space="preserve"> is maintained in the face of natural selection</w:t>
      </w:r>
      <w:ins w:id="7" w:author="Daniel Noble" w:date="2020-09-05T09:02:00Z">
        <w:r w:rsidR="009E58EC">
          <w:rPr>
            <w:rFonts w:ascii="Garamond" w:hAnsi="Garamond"/>
            <w:color w:val="000000" w:themeColor="text1"/>
          </w:rPr>
          <w:t xml:space="preserve"> </w:t>
        </w:r>
      </w:ins>
      <w:r w:rsidR="00D5578C" w:rsidRPr="007E3B63">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7E3B63">
        <w:rPr>
          <w:rFonts w:ascii="Garamond" w:hAnsi="Garamond"/>
          <w:color w:val="000000" w:themeColor="text1"/>
        </w:rPr>
        <w:fldChar w:fldCharType="separate"/>
      </w:r>
      <w:r w:rsidR="00587C0F" w:rsidRPr="00587C0F">
        <w:rPr>
          <w:rFonts w:ascii="Garamond" w:hAnsi="Garamond"/>
          <w:noProof/>
          <w:color w:val="000000" w:themeColor="text1"/>
        </w:rPr>
        <w:t>(Smith &amp; Blumstein 2008; Dingemanse &amp; Wolf 2010)</w:t>
      </w:r>
      <w:r w:rsidR="00D5578C" w:rsidRPr="007E3B63">
        <w:rPr>
          <w:rFonts w:ascii="Garamond" w:hAnsi="Garamond"/>
          <w:color w:val="000000" w:themeColor="text1"/>
        </w:rPr>
        <w:fldChar w:fldCharType="end"/>
      </w:r>
      <w:r w:rsidR="00D5578C" w:rsidRPr="007E3B63">
        <w:rPr>
          <w:rFonts w:ascii="Garamond" w:hAnsi="Garamond"/>
          <w:color w:val="000000" w:themeColor="text1"/>
        </w:rPr>
        <w:t>.</w:t>
      </w:r>
      <w:r w:rsidRPr="007E3B63">
        <w:rPr>
          <w:rFonts w:ascii="Garamond" w:hAnsi="Garamond"/>
          <w:color w:val="000000" w:themeColor="text1"/>
        </w:rPr>
        <w:t xml:space="preserve"> </w:t>
      </w:r>
      <w:commentRangeEnd w:id="6"/>
      <w:r w:rsidR="00DC323B">
        <w:rPr>
          <w:rStyle w:val="CommentReference"/>
        </w:rPr>
        <w:commentReference w:id="6"/>
      </w:r>
      <w:r w:rsidR="003F7DA2" w:rsidRPr="007E3B63">
        <w:rPr>
          <w:rFonts w:ascii="Garamond" w:hAnsi="Garamond"/>
          <w:color w:val="000000" w:themeColor="text1"/>
        </w:rPr>
        <w:t xml:space="preserve">The </w:t>
      </w:r>
      <w:r w:rsidR="00665F28" w:rsidRPr="007E3B63">
        <w:rPr>
          <w:rFonts w:ascii="Garamond" w:hAnsi="Garamond"/>
          <w:color w:val="000000" w:themeColor="text1"/>
        </w:rPr>
        <w:t>four</w:t>
      </w:r>
      <w:r w:rsidR="003F7DA2" w:rsidRPr="007E3B63">
        <w:rPr>
          <w:rFonts w:ascii="Garamond" w:hAnsi="Garamond"/>
          <w:color w:val="000000" w:themeColor="text1"/>
        </w:rPr>
        <w:t xml:space="preserve"> main</w:t>
      </w:r>
      <w:r w:rsidR="00770FA5" w:rsidRPr="007E3B63">
        <w:rPr>
          <w:rFonts w:ascii="Garamond" w:hAnsi="Garamond"/>
          <w:color w:val="000000" w:themeColor="text1"/>
        </w:rPr>
        <w:t xml:space="preserve">, </w:t>
      </w:r>
      <w:r w:rsidR="007D0E15" w:rsidRPr="007E3B63">
        <w:rPr>
          <w:rFonts w:ascii="Garamond" w:hAnsi="Garamond"/>
          <w:color w:val="000000" w:themeColor="text1"/>
        </w:rPr>
        <w:t>non-</w:t>
      </w:r>
      <w:proofErr w:type="gramStart"/>
      <w:r w:rsidR="007D0E15" w:rsidRPr="007E3B63">
        <w:rPr>
          <w:rFonts w:ascii="Garamond" w:hAnsi="Garamond"/>
          <w:color w:val="000000" w:themeColor="text1"/>
        </w:rPr>
        <w:t>mutually</w:t>
      </w:r>
      <w:r w:rsidR="00770FA5" w:rsidRPr="007E3B63">
        <w:rPr>
          <w:rFonts w:ascii="Garamond" w:hAnsi="Garamond"/>
          <w:color w:val="000000" w:themeColor="text1"/>
        </w:rPr>
        <w:t>-exclusive</w:t>
      </w:r>
      <w:proofErr w:type="gramEnd"/>
      <w:r w:rsidR="003F7DA2" w:rsidRPr="007E3B63">
        <w:rPr>
          <w:rFonts w:ascii="Garamond" w:hAnsi="Garamond"/>
          <w:color w:val="000000" w:themeColor="text1"/>
        </w:rPr>
        <w:t xml:space="preserve"> explanations invoked by biologists are: </w:t>
      </w:r>
      <w:r w:rsidR="00D5578C" w:rsidRPr="007E3B63">
        <w:rPr>
          <w:rFonts w:ascii="Garamond" w:hAnsi="Garamond"/>
          <w:color w:val="000000" w:themeColor="text1"/>
        </w:rPr>
        <w:t>(a)</w:t>
      </w:r>
      <w:r w:rsidR="009E58EC">
        <w:rPr>
          <w:rFonts w:ascii="Garamond" w:hAnsi="Garamond"/>
          <w:color w:val="000000" w:themeColor="text1"/>
        </w:rPr>
        <w:t>sexual selection</w:t>
      </w:r>
      <w:r w:rsidR="002D3A6B">
        <w:rPr>
          <w:rFonts w:ascii="Garamond" w:hAnsi="Garamond"/>
          <w:color w:val="000000" w:themeColor="text1"/>
        </w:rPr>
        <w:t xml:space="preserve"> being more intense among males</w:t>
      </w:r>
      <w:r w:rsidR="00D5578C" w:rsidRPr="007E3B63">
        <w:rPr>
          <w:rFonts w:ascii="Garamond" w:hAnsi="Garamond"/>
          <w:color w:val="000000" w:themeColor="text1"/>
        </w:rPr>
        <w:t xml:space="preserve">; </w:t>
      </w:r>
      <w:r w:rsidR="003F7DA2" w:rsidRPr="007E3B63">
        <w:rPr>
          <w:rFonts w:ascii="Garamond" w:hAnsi="Garamond"/>
          <w:color w:val="000000" w:themeColor="text1"/>
        </w:rPr>
        <w:t>(</w:t>
      </w:r>
      <w:r w:rsidR="00D5578C" w:rsidRPr="007E3B63">
        <w:rPr>
          <w:rFonts w:ascii="Garamond" w:hAnsi="Garamond"/>
          <w:color w:val="000000" w:themeColor="text1"/>
        </w:rPr>
        <w:t>b</w:t>
      </w:r>
      <w:r w:rsidR="003F7DA2" w:rsidRPr="007E3B63">
        <w:rPr>
          <w:rFonts w:ascii="Garamond" w:hAnsi="Garamond"/>
          <w:color w:val="000000" w:themeColor="text1"/>
        </w:rPr>
        <w:t xml:space="preserve">) </w:t>
      </w:r>
      <w:commentRangeStart w:id="8"/>
      <w:commentRangeStart w:id="9"/>
      <w:r w:rsidR="003F7DA2" w:rsidRPr="007E3B63">
        <w:rPr>
          <w:rFonts w:ascii="Garamond" w:hAnsi="Garamond"/>
          <w:color w:val="000000" w:themeColor="text1"/>
        </w:rPr>
        <w:t xml:space="preserve">negative </w:t>
      </w:r>
      <w:commentRangeEnd w:id="8"/>
      <w:r w:rsidR="009E58EC">
        <w:rPr>
          <w:rStyle w:val="CommentReference"/>
        </w:rPr>
        <w:lastRenderedPageBreak/>
        <w:commentReference w:id="8"/>
      </w:r>
      <w:commentRangeEnd w:id="9"/>
      <w:r w:rsidR="00C9062C">
        <w:rPr>
          <w:rStyle w:val="CommentReference"/>
        </w:rPr>
        <w:commentReference w:id="9"/>
      </w:r>
      <w:r w:rsidR="003F7DA2" w:rsidRPr="007E3B63">
        <w:rPr>
          <w:rFonts w:ascii="Garamond" w:hAnsi="Garamond"/>
          <w:color w:val="000000" w:themeColor="text1"/>
        </w:rPr>
        <w:t>frequency-dependent selection</w:t>
      </w:r>
      <w:r w:rsidR="009E58EC">
        <w:rPr>
          <w:rFonts w:ascii="Garamond" w:hAnsi="Garamond"/>
          <w:color w:val="000000" w:themeColor="text1"/>
        </w:rPr>
        <w:t xml:space="preserve"> favouring alternative </w:t>
      </w:r>
      <w:r w:rsidR="002D3A6B">
        <w:rPr>
          <w:rFonts w:ascii="Garamond" w:hAnsi="Garamond"/>
          <w:color w:val="000000" w:themeColor="text1"/>
        </w:rPr>
        <w:t>strategies</w:t>
      </w:r>
      <w:r w:rsidR="00D5578C" w:rsidRPr="007E3B63">
        <w:rPr>
          <w:rFonts w:ascii="Garamond" w:hAnsi="Garamond"/>
          <w:color w:val="000000" w:themeColor="text1"/>
        </w:rPr>
        <w:t xml:space="preserve">; </w:t>
      </w:r>
      <w:r w:rsidR="00665F28" w:rsidRPr="007E3B63">
        <w:rPr>
          <w:rFonts w:ascii="Garamond" w:hAnsi="Garamond"/>
          <w:color w:val="000000" w:themeColor="text1"/>
        </w:rPr>
        <w:t xml:space="preserve">(c) </w:t>
      </w:r>
      <w:commentRangeStart w:id="10"/>
      <w:r w:rsidR="00665F28" w:rsidRPr="007E3B63">
        <w:rPr>
          <w:rFonts w:ascii="Garamond" w:hAnsi="Garamond"/>
          <w:color w:val="000000" w:themeColor="text1"/>
        </w:rPr>
        <w:t>life-history trade-offs</w:t>
      </w:r>
      <w:commentRangeEnd w:id="10"/>
      <w:r w:rsidR="00A9112E">
        <w:rPr>
          <w:rStyle w:val="CommentReference"/>
        </w:rPr>
        <w:commentReference w:id="10"/>
      </w:r>
      <w:r w:rsidR="00665F28" w:rsidRPr="007E3B63">
        <w:rPr>
          <w:rFonts w:ascii="Garamond" w:hAnsi="Garamond"/>
          <w:color w:val="000000" w:themeColor="text1"/>
        </w:rPr>
        <w:t xml:space="preserve">; </w:t>
      </w:r>
      <w:r w:rsidR="00D5578C" w:rsidRPr="007E3B63">
        <w:rPr>
          <w:rFonts w:ascii="Garamond" w:hAnsi="Garamond"/>
          <w:color w:val="000000" w:themeColor="text1"/>
        </w:rPr>
        <w:t>and (</w:t>
      </w:r>
      <w:r w:rsidR="00665F28" w:rsidRPr="007E3B63">
        <w:rPr>
          <w:rFonts w:ascii="Garamond" w:hAnsi="Garamond"/>
          <w:color w:val="000000" w:themeColor="text1"/>
        </w:rPr>
        <w:t>d</w:t>
      </w:r>
      <w:r w:rsidR="00D5578C" w:rsidRPr="007E3B63">
        <w:rPr>
          <w:rFonts w:ascii="Garamond" w:hAnsi="Garamond"/>
          <w:color w:val="000000" w:themeColor="text1"/>
        </w:rPr>
        <w:t>) developmental or genetic constraints</w:t>
      </w:r>
      <w:r w:rsidR="003F7DA2" w:rsidRPr="007E3B63">
        <w:rPr>
          <w:rFonts w:ascii="Garamond" w:hAnsi="Garamond"/>
          <w:color w:val="000000" w:themeColor="text1"/>
        </w:rPr>
        <w:t>. Each explanation could potentially appl</w:t>
      </w:r>
      <w:r w:rsidR="00D5578C" w:rsidRPr="007E3B63">
        <w:rPr>
          <w:rFonts w:ascii="Garamond" w:hAnsi="Garamond"/>
          <w:color w:val="000000" w:themeColor="text1"/>
        </w:rPr>
        <w:t>y</w:t>
      </w:r>
      <w:r w:rsidR="003F7DA2" w:rsidRPr="007E3B63">
        <w:rPr>
          <w:rFonts w:ascii="Garamond" w:hAnsi="Garamond"/>
          <w:color w:val="000000" w:themeColor="text1"/>
        </w:rPr>
        <w:t xml:space="preserve"> to both </w:t>
      </w:r>
      <w:r w:rsidRPr="007E3B63">
        <w:rPr>
          <w:rFonts w:ascii="Garamond" w:hAnsi="Garamond"/>
          <w:color w:val="000000" w:themeColor="text1"/>
        </w:rPr>
        <w:t xml:space="preserve">human and animal </w:t>
      </w:r>
      <w:r w:rsidR="003F7DA2" w:rsidRPr="007E3B63">
        <w:rPr>
          <w:rFonts w:ascii="Garamond" w:hAnsi="Garamond"/>
          <w:color w:val="000000" w:themeColor="text1"/>
        </w:rPr>
        <w:t xml:space="preserve">personalities. </w:t>
      </w:r>
      <w:r w:rsidR="00AC378A" w:rsidRPr="007E3B63">
        <w:rPr>
          <w:rFonts w:ascii="Garamond" w:hAnsi="Garamond"/>
          <w:color w:val="000000" w:themeColor="text1"/>
        </w:rPr>
        <w:t>Crucially</w:t>
      </w:r>
      <w:r w:rsidR="003F7DA2" w:rsidRPr="007E3B63">
        <w:rPr>
          <w:rFonts w:ascii="Garamond" w:hAnsi="Garamond"/>
          <w:color w:val="000000" w:themeColor="text1"/>
        </w:rPr>
        <w:t>, the</w:t>
      </w:r>
      <w:r w:rsidR="004E013C" w:rsidRPr="007E3B63">
        <w:rPr>
          <w:rFonts w:ascii="Garamond" w:hAnsi="Garamond"/>
          <w:color w:val="000000" w:themeColor="text1"/>
        </w:rPr>
        <w:t>se explanations</w:t>
      </w:r>
      <w:r w:rsidR="003F7DA2" w:rsidRPr="007E3B63">
        <w:rPr>
          <w:rFonts w:ascii="Garamond" w:hAnsi="Garamond"/>
          <w:color w:val="000000" w:themeColor="text1"/>
        </w:rPr>
        <w:t xml:space="preserve"> </w:t>
      </w:r>
      <w:r w:rsidR="00D5578C" w:rsidRPr="007E3B63">
        <w:rPr>
          <w:rFonts w:ascii="Garamond" w:hAnsi="Garamond"/>
          <w:color w:val="000000" w:themeColor="text1"/>
        </w:rPr>
        <w:t>might</w:t>
      </w:r>
      <w:r w:rsidR="003F7DA2" w:rsidRPr="007E3B63">
        <w:rPr>
          <w:rFonts w:ascii="Garamond" w:hAnsi="Garamond"/>
          <w:color w:val="000000" w:themeColor="text1"/>
        </w:rPr>
        <w:t xml:space="preserve"> </w:t>
      </w:r>
      <w:r w:rsidR="00770FA5" w:rsidRPr="007E3B63">
        <w:rPr>
          <w:rFonts w:ascii="Garamond" w:hAnsi="Garamond"/>
          <w:color w:val="000000" w:themeColor="text1"/>
        </w:rPr>
        <w:t>partially</w:t>
      </w:r>
      <w:r w:rsidR="00AC378A" w:rsidRPr="007E3B63">
        <w:rPr>
          <w:rFonts w:ascii="Garamond" w:hAnsi="Garamond"/>
          <w:color w:val="000000" w:themeColor="text1"/>
        </w:rPr>
        <w:t xml:space="preserve"> </w:t>
      </w:r>
      <w:r w:rsidR="004E013C" w:rsidRPr="007E3B63">
        <w:rPr>
          <w:rFonts w:ascii="Garamond" w:hAnsi="Garamond"/>
          <w:color w:val="000000" w:themeColor="text1"/>
        </w:rPr>
        <w:t>account for</w:t>
      </w:r>
      <w:r w:rsidR="003F7DA2" w:rsidRPr="007E3B63">
        <w:rPr>
          <w:rFonts w:ascii="Garamond" w:hAnsi="Garamond"/>
          <w:color w:val="000000" w:themeColor="text1"/>
        </w:rPr>
        <w:t xml:space="preserve"> </w:t>
      </w:r>
      <w:r w:rsidR="009A1BC7" w:rsidRPr="007E3B63">
        <w:rPr>
          <w:rFonts w:ascii="Garamond" w:hAnsi="Garamond"/>
          <w:color w:val="000000" w:themeColor="text1"/>
        </w:rPr>
        <w:t>sex</w:t>
      </w:r>
      <w:r w:rsidR="003F7DA2" w:rsidRPr="007E3B63">
        <w:rPr>
          <w:rFonts w:ascii="Garamond" w:hAnsi="Garamond"/>
          <w:color w:val="000000" w:themeColor="text1"/>
        </w:rPr>
        <w:t xml:space="preserve"> differences in the magnitude of </w:t>
      </w:r>
      <w:r w:rsidR="009A1BC7" w:rsidRPr="007E3B63">
        <w:rPr>
          <w:rFonts w:ascii="Garamond" w:hAnsi="Garamond"/>
          <w:color w:val="000000" w:themeColor="text1"/>
        </w:rPr>
        <w:t xml:space="preserve">variation </w:t>
      </w:r>
      <w:r w:rsidR="00370960" w:rsidRPr="007E3B63">
        <w:rPr>
          <w:rFonts w:ascii="Garamond" w:hAnsi="Garamond"/>
          <w:color w:val="000000" w:themeColor="text1"/>
        </w:rPr>
        <w:t>in personalit</w:t>
      </w:r>
      <w:r w:rsidR="003F7DA2" w:rsidRPr="007E3B63">
        <w:rPr>
          <w:rFonts w:ascii="Garamond" w:hAnsi="Garamond"/>
          <w:color w:val="000000" w:themeColor="text1"/>
        </w:rPr>
        <w:t>y</w:t>
      </w:r>
      <w:r w:rsidR="00D5578C" w:rsidRPr="007E3B63">
        <w:rPr>
          <w:rFonts w:ascii="Garamond" w:hAnsi="Garamond"/>
          <w:color w:val="000000" w:themeColor="text1"/>
        </w:rPr>
        <w:t xml:space="preserve">: </w:t>
      </w:r>
      <w:proofErr w:type="gramStart"/>
      <w:r w:rsidR="00D5578C" w:rsidRPr="007E3B63">
        <w:rPr>
          <w:rFonts w:ascii="Garamond" w:hAnsi="Garamond"/>
          <w:color w:val="000000" w:themeColor="text1"/>
        </w:rPr>
        <w:t>specifically</w:t>
      </w:r>
      <w:proofErr w:type="gramEnd"/>
      <w:r w:rsidR="00D5578C" w:rsidRPr="007E3B63">
        <w:rPr>
          <w:rFonts w:ascii="Garamond" w:hAnsi="Garamond"/>
          <w:color w:val="000000" w:themeColor="text1"/>
        </w:rPr>
        <w:t xml:space="preserve"> why males are more variable </w:t>
      </w:r>
      <w:r w:rsidR="00D94780" w:rsidRPr="007E3B63">
        <w:rPr>
          <w:rFonts w:ascii="Garamond" w:hAnsi="Garamond"/>
          <w:color w:val="000000" w:themeColor="text1"/>
        </w:rPr>
        <w:t>than females</w:t>
      </w:r>
      <w:r w:rsidR="009A1BC7" w:rsidRPr="007E3B63">
        <w:rPr>
          <w:rFonts w:ascii="Garamond" w:hAnsi="Garamond"/>
          <w:color w:val="000000" w:themeColor="text1"/>
        </w:rPr>
        <w:t xml:space="preserve">.  </w:t>
      </w:r>
    </w:p>
    <w:p w14:paraId="3C6A2240" w14:textId="35313D37" w:rsidR="007C43C5" w:rsidRPr="007E3B63" w:rsidRDefault="007C43C5" w:rsidP="00D5578C">
      <w:pPr>
        <w:rPr>
          <w:rFonts w:ascii="Garamond" w:hAnsi="Garamond"/>
          <w:color w:val="000000" w:themeColor="text1"/>
        </w:rPr>
      </w:pPr>
    </w:p>
    <w:p w14:paraId="1A5E2D4F" w14:textId="4850DBA0" w:rsidR="008C0681" w:rsidRPr="007E3B63" w:rsidRDefault="00D5578C" w:rsidP="00A641C1">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r w:rsidR="007C11CB" w:rsidRPr="007E3B63">
        <w:rPr>
          <w:rFonts w:ascii="Garamond" w:hAnsi="Garamond"/>
          <w:color w:val="000000" w:themeColor="text1"/>
        </w:rPr>
        <w:t xml:space="preserve"> </w:t>
      </w:r>
      <w:r w:rsidR="006D688A">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Communications","id":"ITEM-1","issued":{"date-parts":[["2016"]]},"publisher":"Nature Publishing Group","title":"Coevolution of parental investment and sexually selected traits drives sex-role divergence","type":"article-journal","volume":"7"},"uris":["http://www.mendeley.com/documents/?uuid=b97bd7b1-f999-4a7e-9460-b14560e619bd"]},{"id":"ITEM-2","itemData":{"DOI":"10.1111/ele.12907","ISSN":"14610248","abstract":"The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Letters","id":"ITEM-2","issue":"3","issued":{"date-parts":[["2018"]]},"page":"384-391","title":"Operational sex ratio predicts the opportunity and direction of sexual selection across animals","type":"article-journal","volume":"21"},"uris":["http://www.mendeley.com/documents/?uuid=5c453bd6-3485-4788-8e13-d91577d78023"]}],"mendeley":{"formattedCitation":"(Fromhage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6D688A">
        <w:rPr>
          <w:rFonts w:ascii="Garamond" w:hAnsi="Garamond"/>
          <w:color w:val="000000" w:themeColor="text1"/>
        </w:rPr>
        <w:fldChar w:fldCharType="separate"/>
      </w:r>
      <w:r w:rsidR="006D688A" w:rsidRPr="006D688A">
        <w:rPr>
          <w:rFonts w:ascii="Garamond" w:hAnsi="Garamond"/>
          <w:noProof/>
          <w:color w:val="000000" w:themeColor="text1"/>
        </w:rPr>
        <w:t>(Fromhage &amp; Jennions 2016; Janicke &amp; Morrow 2018)</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tends to favour individuals with the most extreme expression of </w:t>
      </w:r>
      <w:r w:rsidR="004F14E3" w:rsidRPr="007E3B63">
        <w:rPr>
          <w:rFonts w:ascii="Garamond" w:hAnsi="Garamond"/>
          <w:color w:val="000000" w:themeColor="text1"/>
        </w:rPr>
        <w:t xml:space="preserve">any </w:t>
      </w:r>
      <w:r w:rsidR="0003765F" w:rsidRPr="007E3B63">
        <w:rPr>
          <w:rFonts w:ascii="Garamond" w:hAnsi="Garamond"/>
          <w:color w:val="000000" w:themeColor="text1"/>
        </w:rPr>
        <w:t>trait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or fertilizing eggs</w:t>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success under</w:t>
      </w:r>
      <w:r w:rsidR="007C11CB" w:rsidRPr="007E3B63">
        <w:rPr>
          <w:rFonts w:ascii="Garamond" w:hAnsi="Garamond"/>
          <w:color w:val="000000" w:themeColor="text1"/>
        </w:rPr>
        <w:t xml:space="preserve"> sexual </w:t>
      </w:r>
      <w:r w:rsidR="0003765F" w:rsidRPr="007E3B63">
        <w:rPr>
          <w:rFonts w:ascii="Garamond" w:hAnsi="Garamond"/>
          <w:color w:val="000000" w:themeColor="text1"/>
        </w:rPr>
        <w:t xml:space="preserve">competition is </w:t>
      </w:r>
      <w:r w:rsidR="007C11CB" w:rsidRPr="007E3B63">
        <w:rPr>
          <w:rFonts w:ascii="Garamond" w:hAnsi="Garamond"/>
          <w:color w:val="000000" w:themeColor="text1"/>
        </w:rPr>
        <w:t>determined</w:t>
      </w:r>
      <w:r w:rsidR="0003765F" w:rsidRPr="007E3B63">
        <w:rPr>
          <w:rFonts w:ascii="Garamond" w:hAnsi="Garamond"/>
          <w:color w:val="000000" w:themeColor="text1"/>
        </w:rPr>
        <w:t xml:space="preserve"> by relative 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traits that </w:t>
      </w:r>
      <w:r w:rsidR="00CC68E6" w:rsidRPr="007E3B63">
        <w:rPr>
          <w:rFonts w:ascii="Garamond" w:hAnsi="Garamond"/>
          <w:color w:val="000000" w:themeColor="text1"/>
        </w:rPr>
        <w:t>improve</w:t>
      </w:r>
      <w:r w:rsidR="007C11CB" w:rsidRPr="007E3B63">
        <w:rPr>
          <w:rFonts w:ascii="Garamond" w:hAnsi="Garamond"/>
          <w:color w:val="000000" w:themeColor="text1"/>
        </w:rPr>
        <w:t xml:space="preserve"> </w:t>
      </w:r>
      <w:r w:rsidR="00403519" w:rsidRPr="007E3B63">
        <w:rPr>
          <w:rFonts w:ascii="Garamond" w:hAnsi="Garamond"/>
          <w:color w:val="000000" w:themeColor="text1"/>
        </w:rPr>
        <w:t xml:space="preserve">the </w:t>
      </w:r>
      <w:r w:rsidR="007C11CB" w:rsidRPr="007E3B63">
        <w:rPr>
          <w:rFonts w:ascii="Garamond" w:hAnsi="Garamond"/>
          <w:color w:val="000000" w:themeColor="text1"/>
        </w:rPr>
        <w:t xml:space="preserve">access of individuals to mates </w:t>
      </w:r>
      <w:r w:rsidR="007C43C5" w:rsidRPr="007E3B63">
        <w:rPr>
          <w:rFonts w:ascii="Garamond" w:hAnsi="Garamond"/>
          <w:color w:val="000000" w:themeColor="text1"/>
        </w:rPr>
        <w:t>(e.g. weapons, ornaments</w:t>
      </w:r>
      <w:r w:rsidR="007C11CB" w:rsidRPr="007E3B63">
        <w:rPr>
          <w:rFonts w:ascii="Garamond" w:hAnsi="Garamond"/>
          <w:color w:val="000000" w:themeColor="text1"/>
        </w:rPr>
        <w:t xml:space="preserve"> and coercive behaviours</w:t>
      </w:r>
      <w:r w:rsidR="007C43C5" w:rsidRPr="007E3B63">
        <w:rPr>
          <w:rFonts w:ascii="Garamond" w:hAnsi="Garamond"/>
          <w:color w:val="000000" w:themeColor="text1"/>
        </w:rPr>
        <w:t>)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Darwin 1871)</w:t>
      </w:r>
      <w:r w:rsidR="007C43C5" w:rsidRPr="007E3B63">
        <w:rPr>
          <w:rFonts w:ascii="Garamond" w:hAnsi="Garamond"/>
          <w:color w:val="000000" w:themeColor="text1"/>
        </w:rPr>
        <w:fldChar w:fldCharType="end"/>
      </w:r>
      <w:r w:rsidR="007C11CB" w:rsidRPr="007E3B63">
        <w:rPr>
          <w:rFonts w:ascii="Garamond" w:hAnsi="Garamond"/>
          <w:color w:val="000000" w:themeColor="text1"/>
        </w:rPr>
        <w:t xml:space="preserve">, or </w:t>
      </w:r>
      <w:r w:rsidR="00FA4751" w:rsidRPr="007E3B63">
        <w:rPr>
          <w:rFonts w:ascii="Garamond" w:hAnsi="Garamond"/>
          <w:color w:val="000000" w:themeColor="text1"/>
        </w:rPr>
        <w:t xml:space="preserve">of </w:t>
      </w:r>
      <w:r w:rsidR="007C11CB" w:rsidRPr="007E3B63">
        <w:rPr>
          <w:rFonts w:ascii="Garamond" w:hAnsi="Garamond"/>
          <w:color w:val="000000" w:themeColor="text1"/>
        </w:rPr>
        <w:t xml:space="preserve">sperm to eggs </w:t>
      </w:r>
      <w:r w:rsidR="00331F41">
        <w:rPr>
          <w:rFonts w:ascii="Garamond" w:hAnsi="Garamond"/>
          <w:color w:val="000000" w:themeColor="text1"/>
        </w:rPr>
        <w:fldChar w:fldCharType="begin" w:fldLock="1"/>
      </w:r>
      <w:r w:rsidR="00491BCC">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331F41">
        <w:rPr>
          <w:rFonts w:ascii="Garamond" w:hAnsi="Garamond"/>
          <w:color w:val="000000" w:themeColor="text1"/>
        </w:rPr>
        <w:fldChar w:fldCharType="separate"/>
      </w:r>
      <w:r w:rsidR="0014382B" w:rsidRPr="0014382B">
        <w:rPr>
          <w:rFonts w:ascii="Garamond" w:hAnsi="Garamond"/>
          <w:noProof/>
          <w:color w:val="000000" w:themeColor="text1"/>
        </w:rPr>
        <w:t>(Parker 1970)</w:t>
      </w:r>
      <w:r w:rsidR="00331F41">
        <w:rPr>
          <w:rFonts w:ascii="Garamond" w:hAnsi="Garamond"/>
          <w:color w:val="000000" w:themeColor="text1"/>
        </w:rPr>
        <w:fldChar w:fldCharType="end"/>
      </w:r>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4F14E3" w:rsidRPr="007E3B63">
        <w:rPr>
          <w:rFonts w:ascii="Garamond" w:hAnsi="Garamond"/>
          <w:color w:val="000000" w:themeColor="text1"/>
        </w:rPr>
        <w:t xml:space="preserve">tends to </w:t>
      </w:r>
      <w:r w:rsidR="00CC68E6" w:rsidRPr="007E3B63">
        <w:rPr>
          <w:rFonts w:ascii="Garamond" w:hAnsi="Garamond"/>
          <w:color w:val="000000" w:themeColor="text1"/>
        </w:rPr>
        <w:t>favour</w:t>
      </w:r>
      <w:r w:rsidR="007C11CB" w:rsidRPr="007E3B63">
        <w:rPr>
          <w:rFonts w:ascii="Garamond" w:hAnsi="Garamond"/>
          <w:color w:val="000000" w:themeColor="text1"/>
        </w:rPr>
        <w:t xml:space="preserve"> condition-dependent expression of </w:t>
      </w:r>
      <w:r w:rsidR="00770FA5" w:rsidRPr="007E3B63">
        <w:rPr>
          <w:rFonts w:ascii="Garamond" w:hAnsi="Garamond"/>
          <w:color w:val="000000" w:themeColor="text1"/>
        </w:rPr>
        <w:t xml:space="preserve">these costly </w:t>
      </w:r>
      <w:r w:rsidR="007C11CB" w:rsidRPr="007E3B63">
        <w:rPr>
          <w:rFonts w:ascii="Garamond" w:hAnsi="Garamond"/>
          <w:color w:val="000000" w:themeColor="text1"/>
        </w:rPr>
        <w:t>traits</w:t>
      </w:r>
      <w:r w:rsidR="004F14E3" w:rsidRPr="007E3B63">
        <w:rPr>
          <w:rFonts w:ascii="Garamond" w:hAnsi="Garamond"/>
          <w:color w:val="000000" w:themeColor="text1"/>
        </w:rPr>
        <w:t xml:space="preserve"> </w:t>
      </w:r>
      <w:r w:rsidR="00770FA5" w:rsidRPr="007E3B63">
        <w:rPr>
          <w:rFonts w:ascii="Garamond" w:hAnsi="Garamond"/>
          <w:color w:val="000000" w:themeColor="text1"/>
        </w:rPr>
        <w:t xml:space="preserve">because individuals in better condition can incur greater costs </w:t>
      </w:r>
      <w:r w:rsidR="009C556F">
        <w:rPr>
          <w:rFonts w:ascii="Garamond" w:hAnsi="Garamond"/>
          <w:color w:val="000000" w:themeColor="text1"/>
        </w:rPr>
        <w:fldChar w:fldCharType="begin" w:fldLock="1"/>
      </w:r>
      <w:r w:rsidR="009C556F">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C556F">
        <w:rPr>
          <w:rFonts w:ascii="Garamond" w:hAnsi="Garamond"/>
          <w:color w:val="000000" w:themeColor="text1"/>
        </w:rPr>
        <w:fldChar w:fldCharType="separate"/>
      </w:r>
      <w:r w:rsidR="009C556F" w:rsidRPr="00967E3B">
        <w:rPr>
          <w:rFonts w:ascii="Garamond" w:hAnsi="Garamond"/>
          <w:noProof/>
          <w:color w:val="000000" w:themeColor="text1"/>
        </w:rPr>
        <w:t>(Rowe and Houle 1996)</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their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 xml:space="preserve">sexual traits </w:t>
      </w:r>
      <w:r w:rsidR="00967E3B">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67E3B">
        <w:rPr>
          <w:rFonts w:ascii="Garamond" w:hAnsi="Garamond"/>
          <w:color w:val="000000" w:themeColor="text1"/>
        </w:rPr>
        <w:fldChar w:fldCharType="separate"/>
      </w:r>
      <w:r w:rsidR="00967E3B" w:rsidRPr="00967E3B">
        <w:rPr>
          <w:rFonts w:ascii="Garamond" w:hAnsi="Garamond"/>
          <w:noProof/>
          <w:color w:val="000000" w:themeColor="text1"/>
        </w:rPr>
        <w:t>(Rowe and Houle 1996)</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than females is therefore predicted to result in</w:t>
      </w:r>
      <w:r w:rsidR="00A641C1"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A641C1" w:rsidRPr="007E3B63">
        <w:rPr>
          <w:rFonts w:ascii="Garamond" w:hAnsi="Garamond"/>
          <w:color w:val="000000" w:themeColor="text1"/>
        </w:rPr>
        <w:t xml:space="preserve">that increase reproductive success </w:t>
      </w:r>
      <w:r w:rsidR="00A5022A">
        <w:rPr>
          <w:rFonts w:ascii="Garamond" w:hAnsi="Garamond"/>
          <w:color w:val="000000" w:themeColor="text1"/>
        </w:rPr>
        <w:t xml:space="preserve">and </w:t>
      </w:r>
      <w:r w:rsidR="007A6FF8" w:rsidRPr="007E3B63">
        <w:rPr>
          <w:rFonts w:ascii="Garamond" w:hAnsi="Garamond"/>
          <w:color w:val="000000" w:themeColor="text1"/>
        </w:rPr>
        <w:t>which</w:t>
      </w:r>
      <w:r w:rsidR="00A641C1" w:rsidRPr="007E3B63">
        <w:rPr>
          <w:rFonts w:ascii="Garamond" w:hAnsi="Garamond"/>
          <w:color w:val="000000" w:themeColor="text1"/>
        </w:rPr>
        <w:t xml:space="preserve"> exhibit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CC68E6" w:rsidRPr="007E3B63">
        <w:rPr>
          <w:rFonts w:ascii="Garamond" w:hAnsi="Garamond"/>
          <w:color w:val="000000" w:themeColor="text1"/>
        </w:rPr>
        <w:t xml:space="preserve">either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AC378A" w:rsidRPr="007E3B63">
        <w:rPr>
          <w:rFonts w:ascii="Garamond" w:hAnsi="Garamond"/>
          <w:color w:val="000000" w:themeColor="text1"/>
        </w:rPr>
        <w:t xml:space="preserve">among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t xml:space="preserve">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(Pomiankowski &amp; Møller 1995)</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r w:rsidR="00CC68E6" w:rsidRPr="007E3B63">
        <w:rPr>
          <w:rFonts w:ascii="Garamond" w:hAnsi="Garamond"/>
          <w:color w:val="000000" w:themeColor="text1"/>
        </w:rPr>
        <w:t>Th</w:t>
      </w:r>
      <w:r w:rsidR="00AC378A" w:rsidRPr="007E3B63">
        <w:rPr>
          <w:rFonts w:ascii="Garamond" w:hAnsi="Garamond"/>
          <w:color w:val="000000" w:themeColor="text1"/>
        </w:rPr>
        <w:t>ere is some supporting evidence</w:t>
      </w:r>
      <w:r w:rsidR="007A6FF8" w:rsidRPr="007E3B63">
        <w:rPr>
          <w:rFonts w:ascii="Garamond" w:hAnsi="Garamond"/>
          <w:color w:val="000000" w:themeColor="text1"/>
        </w:rPr>
        <w:t xml:space="preserve"> for this </w:t>
      </w:r>
      <w:r w:rsidR="00770FA5" w:rsidRPr="007E3B63">
        <w:rPr>
          <w:rFonts w:ascii="Garamond" w:hAnsi="Garamond"/>
          <w:color w:val="000000" w:themeColor="text1"/>
        </w:rPr>
        <w:t>claim</w:t>
      </w:r>
      <w:r w:rsidR="00CC68E6" w:rsidRPr="007E3B63">
        <w:rPr>
          <w:rFonts w:ascii="Garamond" w:hAnsi="Garamond"/>
          <w:color w:val="000000" w:themeColor="text1"/>
        </w:rPr>
        <w:t xml:space="preserve">. </w:t>
      </w:r>
      <w:r w:rsidR="00403519" w:rsidRPr="007E3B63">
        <w:rPr>
          <w:rFonts w:ascii="Garamond" w:hAnsi="Garamond"/>
          <w:color w:val="000000" w:themeColor="text1"/>
        </w:rPr>
        <w:t>A</w:t>
      </w:r>
      <w:r w:rsidR="007C43C5" w:rsidRPr="007E3B63">
        <w:rPr>
          <w:rFonts w:ascii="Garamond" w:hAnsi="Garamond"/>
          <w:color w:val="000000" w:themeColor="text1"/>
        </w:rPr>
        <w:t xml:space="preserve"> meta-analysis comparing </w:t>
      </w:r>
      <w:r w:rsidR="007A6FF8" w:rsidRPr="007E3B63">
        <w:rPr>
          <w:rFonts w:ascii="Garamond" w:hAnsi="Garamond"/>
          <w:color w:val="000000" w:themeColor="text1"/>
        </w:rPr>
        <w:t xml:space="preserve">sex differences in </w:t>
      </w:r>
      <w:r w:rsidR="007C43C5" w:rsidRPr="007E3B63">
        <w:rPr>
          <w:rFonts w:ascii="Garamond" w:hAnsi="Garamond"/>
          <w:color w:val="000000" w:themeColor="text1"/>
        </w:rPr>
        <w:t xml:space="preserve">phenotypic variance </w:t>
      </w:r>
      <w:r w:rsidR="007A6FF8" w:rsidRPr="007E3B63">
        <w:rPr>
          <w:rFonts w:ascii="Garamond" w:hAnsi="Garamond"/>
          <w:color w:val="000000" w:themeColor="text1"/>
        </w:rPr>
        <w:t xml:space="preserve">of traits </w:t>
      </w:r>
      <w:r w:rsidR="00403519" w:rsidRPr="007E3B63">
        <w:rPr>
          <w:rFonts w:ascii="Garamond" w:hAnsi="Garamond"/>
          <w:color w:val="000000" w:themeColor="text1"/>
        </w:rPr>
        <w:t xml:space="preserve">reported </w:t>
      </w:r>
      <w:r w:rsidR="007C43C5" w:rsidRPr="007E3B63">
        <w:rPr>
          <w:rFonts w:ascii="Garamond" w:hAnsi="Garamond"/>
          <w:color w:val="000000" w:themeColor="text1"/>
        </w:rPr>
        <w:t>significant</w:t>
      </w:r>
      <w:r w:rsidR="0031133E">
        <w:rPr>
          <w:rFonts w:ascii="Garamond" w:hAnsi="Garamond"/>
          <w:color w:val="000000" w:themeColor="text1"/>
        </w:rPr>
        <w:t>ly</w:t>
      </w:r>
      <w:r w:rsidR="007C43C5" w:rsidRPr="007E3B63">
        <w:rPr>
          <w:rFonts w:ascii="Garamond" w:hAnsi="Garamond"/>
          <w:color w:val="000000" w:themeColor="text1"/>
        </w:rPr>
        <w:t xml:space="preserve"> </w:t>
      </w:r>
      <w:r w:rsidR="00CC68E6" w:rsidRPr="007E3B63">
        <w:rPr>
          <w:rFonts w:ascii="Garamond" w:hAnsi="Garamond"/>
          <w:color w:val="000000" w:themeColor="text1"/>
        </w:rPr>
        <w:t xml:space="preserve">higher variation among </w:t>
      </w:r>
      <w:r w:rsidR="007C43C5" w:rsidRPr="007E3B63">
        <w:rPr>
          <w:rFonts w:ascii="Garamond" w:hAnsi="Garamond"/>
          <w:color w:val="000000" w:themeColor="text1"/>
        </w:rPr>
        <w:t>male</w:t>
      </w:r>
      <w:r w:rsidR="00CC68E6" w:rsidRPr="007E3B63">
        <w:rPr>
          <w:rFonts w:ascii="Garamond" w:hAnsi="Garamond"/>
          <w:color w:val="000000" w:themeColor="text1"/>
        </w:rPr>
        <w:t xml:space="preserve">s </w:t>
      </w:r>
      <w:r w:rsidR="00403519" w:rsidRPr="007E3B63">
        <w:rPr>
          <w:rFonts w:ascii="Garamond" w:hAnsi="Garamond"/>
          <w:color w:val="000000" w:themeColor="text1"/>
        </w:rPr>
        <w:t xml:space="preserve">than females </w:t>
      </w:r>
      <w:r w:rsidR="007C43C5" w:rsidRPr="007E3B63">
        <w:rPr>
          <w:rFonts w:ascii="Garamond" w:hAnsi="Garamond"/>
          <w:color w:val="000000" w:themeColor="text1"/>
        </w:rPr>
        <w:t>for reproductive and non-reproductive traits</w:t>
      </w:r>
      <w:r w:rsidR="00CC68E6" w:rsidRPr="007E3B63">
        <w:rPr>
          <w:rFonts w:ascii="Garamond" w:hAnsi="Garamond"/>
          <w:color w:val="000000" w:themeColor="text1"/>
        </w:rPr>
        <w:t xml:space="preserve">, </w:t>
      </w:r>
      <w:r w:rsidR="007A6FF8" w:rsidRPr="007E3B63">
        <w:rPr>
          <w:rFonts w:ascii="Garamond" w:hAnsi="Garamond"/>
          <w:color w:val="000000" w:themeColor="text1"/>
        </w:rPr>
        <w:t>but</w:t>
      </w:r>
      <w:r w:rsidR="00CC68E6" w:rsidRPr="007E3B63">
        <w:rPr>
          <w:rFonts w:ascii="Garamond" w:hAnsi="Garamond"/>
          <w:color w:val="000000" w:themeColor="text1"/>
        </w:rPr>
        <w:t xml:space="preserve"> the difference in variance was </w:t>
      </w:r>
      <w:r w:rsidR="007A6FF8" w:rsidRPr="007E3B63">
        <w:rPr>
          <w:rFonts w:ascii="Garamond" w:hAnsi="Garamond"/>
          <w:color w:val="000000" w:themeColor="text1"/>
        </w:rPr>
        <w:t>greater</w:t>
      </w:r>
      <w:r w:rsidR="00CC68E6" w:rsidRPr="007E3B63">
        <w:rPr>
          <w:rFonts w:ascii="Garamond" w:hAnsi="Garamond"/>
          <w:color w:val="000000" w:themeColor="text1"/>
        </w:rPr>
        <w:t xml:space="preserve"> for reproducti</w:t>
      </w:r>
      <w:r w:rsidR="0031133E">
        <w:rPr>
          <w:rFonts w:ascii="Garamond" w:hAnsi="Garamond"/>
          <w:color w:val="000000" w:themeColor="text1"/>
        </w:rPr>
        <w:t>on-related</w:t>
      </w:r>
      <w:r w:rsidR="00AC378A"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CC68E6" w:rsidRPr="007E3B63">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7E3B63">
        <w:rPr>
          <w:rFonts w:ascii="Garamond" w:hAnsi="Garamond"/>
          <w:color w:val="000000" w:themeColor="text1"/>
        </w:rPr>
        <w:fldChar w:fldCharType="separate"/>
      </w:r>
      <w:r w:rsidR="00CC68E6" w:rsidRPr="007E3B63">
        <w:rPr>
          <w:rFonts w:ascii="Garamond" w:hAnsi="Garamond"/>
          <w:noProof/>
          <w:color w:val="000000" w:themeColor="text1"/>
        </w:rPr>
        <w:t>(Wyman &amp; Rowe 2014)</w:t>
      </w:r>
      <w:r w:rsidR="00CC68E6" w:rsidRPr="007E3B63">
        <w:rPr>
          <w:rFonts w:ascii="Garamond" w:hAnsi="Garamond"/>
          <w:color w:val="000000" w:themeColor="text1"/>
        </w:rPr>
        <w:fldChar w:fldCharType="end"/>
      </w:r>
      <w:r w:rsidR="007C43C5" w:rsidRPr="007E3B63">
        <w:rPr>
          <w:rFonts w:ascii="Garamond" w:hAnsi="Garamond"/>
          <w:color w:val="000000" w:themeColor="text1"/>
        </w:rPr>
        <w:t>.</w:t>
      </w:r>
      <w:r w:rsidR="00DA65A6" w:rsidRPr="007E3B63">
        <w:rPr>
          <w:rFonts w:ascii="Garamond" w:hAnsi="Garamond"/>
          <w:color w:val="000000" w:themeColor="text1"/>
        </w:rPr>
        <w:t xml:space="preserve"> </w:t>
      </w:r>
    </w:p>
    <w:p w14:paraId="47105F0E" w14:textId="74147FFF" w:rsidR="008C0681" w:rsidRPr="007E3B63" w:rsidRDefault="008C0681" w:rsidP="00A641C1">
      <w:pPr>
        <w:ind w:firstLine="360"/>
        <w:rPr>
          <w:rFonts w:ascii="Garamond" w:hAnsi="Garamond"/>
          <w:color w:val="000000" w:themeColor="text1"/>
        </w:rPr>
      </w:pPr>
    </w:p>
    <w:p w14:paraId="57443D28" w14:textId="657157A3" w:rsidR="00D94780" w:rsidRPr="007E3B63" w:rsidRDefault="00665F28" w:rsidP="00A641C1">
      <w:pPr>
        <w:ind w:firstLine="360"/>
        <w:rPr>
          <w:rFonts w:ascii="Garamond" w:hAnsi="Garamond"/>
          <w:color w:val="000000" w:themeColor="text1"/>
        </w:rPr>
      </w:pPr>
      <w:r w:rsidRPr="007E3B63">
        <w:rPr>
          <w:rFonts w:ascii="Garamond" w:hAnsi="Garamond"/>
          <w:color w:val="000000" w:themeColor="text1"/>
        </w:rPr>
        <w:t>Second, negative frequency-dependent selection can maintain variation in trait</w:t>
      </w:r>
      <w:r w:rsidR="00757295" w:rsidRPr="007E3B63">
        <w:rPr>
          <w:rFonts w:ascii="Garamond" w:hAnsi="Garamond"/>
          <w:color w:val="000000" w:themeColor="text1"/>
        </w:rPr>
        <w:t>s</w:t>
      </w:r>
      <w:r w:rsidRPr="007E3B63">
        <w:rPr>
          <w:rFonts w:ascii="Garamond" w:hAnsi="Garamond"/>
          <w:color w:val="000000" w:themeColor="text1"/>
        </w:rPr>
        <w:t xml:space="preserve">. </w:t>
      </w:r>
      <w:r w:rsidR="00757295" w:rsidRPr="007E3B63">
        <w:rPr>
          <w:rFonts w:ascii="Garamond" w:hAnsi="Garamond"/>
          <w:color w:val="000000" w:themeColor="text1"/>
        </w:rPr>
        <w:t>Th</w:t>
      </w:r>
      <w:r w:rsidR="00A9112E">
        <w:rPr>
          <w:rFonts w:ascii="Garamond" w:hAnsi="Garamond"/>
          <w:color w:val="000000" w:themeColor="text1"/>
        </w:rPr>
        <w:t>ese</w:t>
      </w:r>
      <w:r w:rsidR="00757295" w:rsidRPr="007E3B63">
        <w:rPr>
          <w:rFonts w:ascii="Garamond" w:hAnsi="Garamond"/>
          <w:color w:val="000000" w:themeColor="text1"/>
        </w:rPr>
        <w:t xml:space="preserve"> form</w:t>
      </w:r>
      <w:r w:rsidR="00FF7DE3">
        <w:rPr>
          <w:rFonts w:ascii="Garamond" w:hAnsi="Garamond"/>
          <w:color w:val="000000" w:themeColor="text1"/>
        </w:rPr>
        <w:t>s</w:t>
      </w:r>
      <w:r w:rsidR="00757295" w:rsidRPr="007E3B63">
        <w:rPr>
          <w:rFonts w:ascii="Garamond" w:hAnsi="Garamond"/>
          <w:color w:val="000000" w:themeColor="text1"/>
        </w:rPr>
        <w:t xml:space="preserve"> of selection </w:t>
      </w:r>
      <w:r w:rsidR="00403519" w:rsidRPr="007E3B63">
        <w:rPr>
          <w:rFonts w:ascii="Garamond" w:hAnsi="Garamond"/>
          <w:color w:val="000000" w:themeColor="text1"/>
        </w:rPr>
        <w:t>might</w:t>
      </w:r>
      <w:r w:rsidRPr="007E3B63">
        <w:rPr>
          <w:rFonts w:ascii="Garamond" w:hAnsi="Garamond"/>
          <w:color w:val="000000" w:themeColor="text1"/>
        </w:rPr>
        <w:t xml:space="preserve"> be particularly important for </w:t>
      </w:r>
      <w:r w:rsidR="00710ADA">
        <w:rPr>
          <w:rFonts w:ascii="Garamond" w:hAnsi="Garamond"/>
          <w:color w:val="000000" w:themeColor="text1"/>
        </w:rPr>
        <w:t xml:space="preserve">maintaining variation in </w:t>
      </w:r>
      <w:r w:rsidRPr="007E3B63">
        <w:rPr>
          <w:rFonts w:ascii="Garamond" w:hAnsi="Garamond"/>
          <w:color w:val="000000" w:themeColor="text1"/>
        </w:rPr>
        <w:t xml:space="preserve">behavioural traits </w:t>
      </w:r>
      <w:r w:rsidR="00CA10B4" w:rsidRPr="00CA10B4">
        <w:rPr>
          <w:rFonts w:ascii="Garamond" w:hAnsi="Garamond"/>
          <w:color w:val="000000" w:themeColor="text1"/>
        </w:rPr>
        <w:fldChar w:fldCharType="begin" w:fldLock="1"/>
      </w:r>
      <w:r w:rsidR="00804EE2">
        <w:rPr>
          <w:rFonts w:ascii="Garamond" w:hAnsi="Garamond"/>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CA10B4" w:rsidRPr="00CA10B4">
        <w:rPr>
          <w:rFonts w:ascii="Garamond" w:hAnsi="Garamond"/>
          <w:color w:val="000000" w:themeColor="text1"/>
        </w:rPr>
        <w:fldChar w:fldCharType="separate"/>
      </w:r>
      <w:r w:rsidR="00CA10B4" w:rsidRPr="00CA10B4">
        <w:rPr>
          <w:rFonts w:ascii="Garamond" w:hAnsi="Garamond"/>
          <w:noProof/>
          <w:color w:val="000000" w:themeColor="text1"/>
        </w:rPr>
        <w:t>(Wolf &amp; McNamara 2012)</w:t>
      </w:r>
      <w:r w:rsidR="00CA10B4" w:rsidRPr="00CA10B4">
        <w:rPr>
          <w:rFonts w:ascii="Garamond" w:hAnsi="Garamond"/>
          <w:color w:val="000000" w:themeColor="text1"/>
        </w:rPr>
        <w:fldChar w:fldCharType="end"/>
      </w:r>
      <w:r w:rsidRPr="00CA10B4">
        <w:rPr>
          <w:rFonts w:ascii="Garamond" w:hAnsi="Garamond"/>
          <w:color w:val="000000" w:themeColor="text1"/>
        </w:rPr>
        <w:t>.</w:t>
      </w:r>
      <w:r w:rsidRPr="007E3B63">
        <w:rPr>
          <w:rFonts w:ascii="Garamond" w:hAnsi="Garamond"/>
          <w:color w:val="000000" w:themeColor="text1"/>
        </w:rPr>
        <w:t xml:space="preserve"> For example,</w:t>
      </w:r>
      <w:r w:rsidR="003D7F57">
        <w:rPr>
          <w:rFonts w:ascii="Garamond" w:hAnsi="Garamond"/>
          <w:color w:val="000000" w:themeColor="text1"/>
        </w:rPr>
        <w:t xml:space="preserve"> </w:t>
      </w:r>
      <w:r w:rsidR="00765AB3">
        <w:rPr>
          <w:rFonts w:ascii="Garamond" w:hAnsi="Garamond"/>
          <w:color w:val="000000" w:themeColor="text1"/>
        </w:rPr>
        <w:t xml:space="preserve">foraging behaviour in </w:t>
      </w:r>
      <w:r w:rsidR="003D7F57">
        <w:rPr>
          <w:rFonts w:ascii="Garamond" w:hAnsi="Garamond"/>
          <w:i/>
          <w:color w:val="000000" w:themeColor="text1"/>
        </w:rPr>
        <w:t>Drosophila melanogaster</w:t>
      </w:r>
      <w:r w:rsidR="003D7F57">
        <w:rPr>
          <w:rFonts w:ascii="Garamond" w:hAnsi="Garamond"/>
          <w:color w:val="000000" w:themeColor="text1"/>
        </w:rPr>
        <w:t xml:space="preserve"> </w:t>
      </w:r>
      <w:r w:rsidR="00765AB3">
        <w:rPr>
          <w:rFonts w:ascii="Garamond" w:hAnsi="Garamond"/>
          <w:color w:val="000000" w:themeColor="text1"/>
        </w:rPr>
        <w:t xml:space="preserve">larvae </w:t>
      </w:r>
      <w:r w:rsidR="003D7F57">
        <w:rPr>
          <w:rFonts w:ascii="Garamond" w:hAnsi="Garamond"/>
          <w:color w:val="000000" w:themeColor="text1"/>
        </w:rPr>
        <w:t xml:space="preserve">has two </w:t>
      </w:r>
      <w:r w:rsidR="00765AB3">
        <w:rPr>
          <w:rFonts w:ascii="Garamond" w:hAnsi="Garamond"/>
          <w:color w:val="000000" w:themeColor="text1"/>
        </w:rPr>
        <w:t xml:space="preserve">genetic </w:t>
      </w:r>
      <w:r w:rsidR="003D7F57">
        <w:rPr>
          <w:rFonts w:ascii="Garamond" w:hAnsi="Garamond"/>
          <w:color w:val="000000" w:themeColor="text1"/>
        </w:rPr>
        <w:t xml:space="preserve">polymorphs: </w:t>
      </w:r>
      <w:r w:rsidR="00765AB3">
        <w:rPr>
          <w:rFonts w:ascii="Garamond" w:hAnsi="Garamond"/>
          <w:color w:val="000000" w:themeColor="text1"/>
        </w:rPr>
        <w:t>‘</w:t>
      </w:r>
      <w:r w:rsidR="003D7F57">
        <w:rPr>
          <w:rFonts w:ascii="Garamond" w:hAnsi="Garamond"/>
          <w:color w:val="000000" w:themeColor="text1"/>
        </w:rPr>
        <w:t>rover</w:t>
      </w:r>
      <w:r w:rsidR="00765AB3">
        <w:rPr>
          <w:rFonts w:ascii="Garamond" w:hAnsi="Garamond"/>
          <w:color w:val="000000" w:themeColor="text1"/>
        </w:rPr>
        <w:t>’</w:t>
      </w:r>
      <w:r w:rsidR="003D7F57">
        <w:rPr>
          <w:rFonts w:ascii="Garamond" w:hAnsi="Garamond"/>
          <w:color w:val="000000" w:themeColor="text1"/>
        </w:rPr>
        <w:t xml:space="preserve"> </w:t>
      </w:r>
      <w:r w:rsidR="00765AB3">
        <w:rPr>
          <w:rFonts w:ascii="Garamond" w:hAnsi="Garamond"/>
          <w:color w:val="000000" w:themeColor="text1"/>
        </w:rPr>
        <w:t xml:space="preserve">(actively explores and forages) </w:t>
      </w:r>
      <w:r w:rsidR="003D7F57">
        <w:rPr>
          <w:rFonts w:ascii="Garamond" w:hAnsi="Garamond"/>
          <w:color w:val="000000" w:themeColor="text1"/>
        </w:rPr>
        <w:t xml:space="preserve">and </w:t>
      </w:r>
      <w:r w:rsidR="00765AB3">
        <w:rPr>
          <w:rFonts w:ascii="Garamond" w:hAnsi="Garamond"/>
          <w:color w:val="000000" w:themeColor="text1"/>
        </w:rPr>
        <w:t>‘</w:t>
      </w:r>
      <w:r w:rsidR="003D7F57">
        <w:rPr>
          <w:rFonts w:ascii="Garamond" w:hAnsi="Garamond"/>
          <w:color w:val="000000" w:themeColor="text1"/>
        </w:rPr>
        <w:t>sitter</w:t>
      </w:r>
      <w:r w:rsidR="00765AB3">
        <w:rPr>
          <w:rFonts w:ascii="Garamond" w:hAnsi="Garamond"/>
          <w:color w:val="000000" w:themeColor="text1"/>
        </w:rPr>
        <w:t>’</w:t>
      </w:r>
      <w:r w:rsidR="003D7F57">
        <w:rPr>
          <w:rFonts w:ascii="Garamond" w:hAnsi="Garamond"/>
          <w:color w:val="000000" w:themeColor="text1"/>
        </w:rPr>
        <w:t xml:space="preserve"> </w:t>
      </w:r>
      <w:r w:rsidR="00E15014">
        <w:rPr>
          <w:rFonts w:ascii="Garamond" w:hAnsi="Garamond"/>
          <w:color w:val="000000" w:themeColor="text1"/>
        </w:rPr>
        <w:t>(</w:t>
      </w:r>
      <w:r w:rsidR="00765AB3">
        <w:rPr>
          <w:rFonts w:ascii="Garamond" w:hAnsi="Garamond"/>
          <w:color w:val="000000" w:themeColor="text1"/>
        </w:rPr>
        <w:t>tends to stay in one place to feed)</w:t>
      </w:r>
      <w:r w:rsidRPr="007E3B63">
        <w:rPr>
          <w:rFonts w:ascii="Garamond" w:hAnsi="Garamond"/>
          <w:color w:val="000000" w:themeColor="text1"/>
        </w:rPr>
        <w:t xml:space="preserve">. </w:t>
      </w:r>
      <w:r w:rsidR="003D7F57">
        <w:rPr>
          <w:rFonts w:ascii="Garamond" w:hAnsi="Garamond"/>
          <w:color w:val="000000" w:themeColor="text1"/>
        </w:rPr>
        <w:t>Under low nutrient conditions, both polymorphs have their highest fitness when they are rare in the population, otherwise too many individuals</w:t>
      </w:r>
      <w:r w:rsidR="002A2264">
        <w:rPr>
          <w:rFonts w:ascii="Garamond" w:hAnsi="Garamond"/>
          <w:color w:val="000000" w:themeColor="text1"/>
        </w:rPr>
        <w:t>,</w:t>
      </w:r>
      <w:r w:rsidR="003D7F57">
        <w:rPr>
          <w:rFonts w:ascii="Garamond" w:hAnsi="Garamond"/>
          <w:color w:val="000000" w:themeColor="text1"/>
        </w:rPr>
        <w:t xml:space="preserve"> </w:t>
      </w:r>
      <w:r w:rsidR="002A2264">
        <w:rPr>
          <w:rFonts w:ascii="Garamond" w:hAnsi="Garamond"/>
          <w:color w:val="000000" w:themeColor="text1"/>
        </w:rPr>
        <w:t>of either</w:t>
      </w:r>
      <w:r w:rsidR="003D7F57">
        <w:rPr>
          <w:rFonts w:ascii="Garamond" w:hAnsi="Garamond"/>
          <w:color w:val="000000" w:themeColor="text1"/>
        </w:rPr>
        <w:t xml:space="preserve"> </w:t>
      </w:r>
      <w:r w:rsidR="002A2264">
        <w:rPr>
          <w:rFonts w:ascii="Garamond" w:hAnsi="Garamond"/>
          <w:color w:val="000000" w:themeColor="text1"/>
        </w:rPr>
        <w:t>polymorph,</w:t>
      </w:r>
      <w:r w:rsidR="003D7F57">
        <w:rPr>
          <w:rFonts w:ascii="Garamond" w:hAnsi="Garamond"/>
          <w:color w:val="000000" w:themeColor="text1"/>
        </w:rPr>
        <w:t xml:space="preserve"> increase competition for limited resources </w:t>
      </w:r>
      <w:r w:rsidR="003D7F57">
        <w:rPr>
          <w:rFonts w:ascii="Garamond" w:hAnsi="Garamond"/>
          <w:color w:val="000000" w:themeColor="text1"/>
        </w:rPr>
        <w:fldChar w:fldCharType="begin" w:fldLock="1"/>
      </w:r>
      <w:r w:rsidR="001F5C3A">
        <w:rPr>
          <w:rFonts w:ascii="Garamond" w:hAnsi="Garamond"/>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3D7F57">
        <w:rPr>
          <w:rFonts w:ascii="Garamond" w:hAnsi="Garamond"/>
          <w:color w:val="000000" w:themeColor="text1"/>
        </w:rPr>
        <w:fldChar w:fldCharType="separate"/>
      </w:r>
      <w:r w:rsidR="003D7F57" w:rsidRPr="0059176B">
        <w:rPr>
          <w:rFonts w:ascii="Garamond" w:hAnsi="Garamond"/>
          <w:noProof/>
          <w:color w:val="000000" w:themeColor="text1"/>
        </w:rPr>
        <w:t xml:space="preserve">(Fitzpatrick </w:t>
      </w:r>
      <w:r w:rsidR="003D7F57" w:rsidRPr="0059176B">
        <w:rPr>
          <w:rFonts w:ascii="Garamond" w:hAnsi="Garamond"/>
          <w:i/>
          <w:noProof/>
          <w:color w:val="000000" w:themeColor="text1"/>
        </w:rPr>
        <w:t>et al.</w:t>
      </w:r>
      <w:r w:rsidR="003D7F57" w:rsidRPr="0059176B">
        <w:rPr>
          <w:rFonts w:ascii="Garamond" w:hAnsi="Garamond"/>
          <w:noProof/>
          <w:color w:val="000000" w:themeColor="text1"/>
        </w:rPr>
        <w:t xml:space="preserve"> 2007)</w:t>
      </w:r>
      <w:r w:rsidR="003D7F57">
        <w:rPr>
          <w:rFonts w:ascii="Garamond" w:hAnsi="Garamond"/>
          <w:color w:val="000000" w:themeColor="text1"/>
        </w:rPr>
        <w:fldChar w:fldCharType="end"/>
      </w:r>
      <w:r w:rsidR="003D7F57">
        <w:rPr>
          <w:rFonts w:ascii="Garamond" w:hAnsi="Garamond"/>
          <w:color w:val="000000" w:themeColor="text1"/>
        </w:rPr>
        <w:t xml:space="preserve">. </w:t>
      </w:r>
      <w:r w:rsidR="00A9112E">
        <w:rPr>
          <w:rFonts w:ascii="Garamond" w:hAnsi="Garamond"/>
          <w:color w:val="000000" w:themeColor="text1"/>
        </w:rPr>
        <w:t>A</w:t>
      </w:r>
      <w:r w:rsidR="00D94780" w:rsidRPr="007E3B63">
        <w:rPr>
          <w:rFonts w:ascii="Garamond" w:hAnsi="Garamond"/>
          <w:color w:val="000000" w:themeColor="text1"/>
        </w:rPr>
        <w:t>lternative mating tactic</w:t>
      </w:r>
      <w:r w:rsidR="0031136A">
        <w:rPr>
          <w:rFonts w:ascii="Garamond" w:hAnsi="Garamond"/>
          <w:color w:val="000000" w:themeColor="text1"/>
        </w:rPr>
        <w:t>s</w:t>
      </w:r>
      <w:r w:rsidR="00D94780" w:rsidRPr="007E3B63">
        <w:rPr>
          <w:rFonts w:ascii="Garamond" w:hAnsi="Garamond"/>
          <w:color w:val="000000" w:themeColor="text1"/>
        </w:rPr>
        <w:t xml:space="preserve"> are </w:t>
      </w:r>
      <w:r w:rsidR="00BF2812" w:rsidRPr="007E3B63">
        <w:rPr>
          <w:rFonts w:ascii="Garamond" w:hAnsi="Garamond"/>
          <w:color w:val="000000" w:themeColor="text1"/>
        </w:rPr>
        <w:t>usually</w:t>
      </w:r>
      <w:r w:rsidR="00D94780" w:rsidRPr="007E3B63">
        <w:rPr>
          <w:rFonts w:ascii="Garamond" w:hAnsi="Garamond"/>
          <w:color w:val="000000" w:themeColor="text1"/>
        </w:rPr>
        <w:t xml:space="preserve"> associated with a suite of morphological and behavioural </w:t>
      </w:r>
      <w:r w:rsidR="00BF2812" w:rsidRPr="007E3B63">
        <w:rPr>
          <w:rFonts w:ascii="Garamond" w:hAnsi="Garamond"/>
          <w:color w:val="000000" w:themeColor="text1"/>
        </w:rPr>
        <w:t xml:space="preserve">traits that </w:t>
      </w:r>
      <w:r w:rsidR="00D94780" w:rsidRPr="007E3B63">
        <w:rPr>
          <w:rFonts w:ascii="Garamond" w:hAnsi="Garamond"/>
          <w:color w:val="000000" w:themeColor="text1"/>
        </w:rPr>
        <w:t>differ from th</w:t>
      </w:r>
      <w:r w:rsidR="00BF2812" w:rsidRPr="007E3B63">
        <w:rPr>
          <w:rFonts w:ascii="Garamond" w:hAnsi="Garamond"/>
          <w:color w:val="000000" w:themeColor="text1"/>
        </w:rPr>
        <w:t>ose associated with the</w:t>
      </w:r>
      <w:r w:rsidR="00D94780" w:rsidRPr="007E3B63">
        <w:rPr>
          <w:rFonts w:ascii="Garamond" w:hAnsi="Garamond"/>
          <w:color w:val="000000" w:themeColor="text1"/>
        </w:rPr>
        <w:t xml:space="preserve"> dominant mating acquisition tactic</w:t>
      </w:r>
      <w:r w:rsidR="00757295" w:rsidRPr="007E3B63">
        <w:rPr>
          <w:rFonts w:ascii="Garamond" w:hAnsi="Garamond"/>
          <w:color w:val="000000" w:themeColor="text1"/>
        </w:rPr>
        <w:t xml:space="preserve"> (e.g. sneakers tend to be smaller and less colourful than males using the dominant mating tactic)</w:t>
      </w:r>
      <w:r w:rsidR="00D94780" w:rsidRPr="007E3B63">
        <w:rPr>
          <w:rFonts w:ascii="Garamond" w:hAnsi="Garamond"/>
          <w:color w:val="000000" w:themeColor="text1"/>
        </w:rPr>
        <w:t>.</w:t>
      </w:r>
      <w:r w:rsidR="00BF2812" w:rsidRPr="007E3B63">
        <w:rPr>
          <w:rFonts w:ascii="Garamond" w:hAnsi="Garamond"/>
          <w:color w:val="000000" w:themeColor="text1"/>
        </w:rPr>
        <w:t xml:space="preserve"> </w:t>
      </w:r>
      <w:r w:rsidR="0016628D"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that leads </w:t>
      </w:r>
      <w:r w:rsidR="0016628D" w:rsidRPr="007E3B63">
        <w:rPr>
          <w:rFonts w:ascii="Garamond" w:hAnsi="Garamond"/>
          <w:color w:val="000000" w:themeColor="text1"/>
        </w:rPr>
        <w:t>to the evolution of a</w:t>
      </w:r>
      <w:r w:rsidR="00BF2812" w:rsidRPr="007E3B63">
        <w:rPr>
          <w:rFonts w:ascii="Garamond" w:hAnsi="Garamond"/>
          <w:color w:val="000000" w:themeColor="text1"/>
        </w:rPr>
        <w:t xml:space="preserve">lternative mating tactics will therefore </w:t>
      </w:r>
      <w:r w:rsidR="0016628D" w:rsidRPr="007E3B63">
        <w:rPr>
          <w:rFonts w:ascii="Garamond" w:hAnsi="Garamond"/>
          <w:color w:val="000000" w:themeColor="text1"/>
        </w:rPr>
        <w:t xml:space="preserve">tend to </w:t>
      </w:r>
      <w:r w:rsidR="00BF2812" w:rsidRPr="007E3B63">
        <w:rPr>
          <w:rFonts w:ascii="Garamond" w:hAnsi="Garamond"/>
          <w:color w:val="000000" w:themeColor="text1"/>
        </w:rPr>
        <w:t>generate higher phenotypic variation among males than females.</w:t>
      </w:r>
    </w:p>
    <w:p w14:paraId="4AB07C5F" w14:textId="77777777" w:rsidR="00BF2812" w:rsidRPr="007E3B63" w:rsidRDefault="00BF2812" w:rsidP="00A641C1">
      <w:pPr>
        <w:ind w:firstLine="360"/>
        <w:rPr>
          <w:rFonts w:ascii="Garamond" w:hAnsi="Garamond"/>
          <w:color w:val="000000" w:themeColor="text1"/>
        </w:rPr>
      </w:pPr>
    </w:p>
    <w:p w14:paraId="55FEBE02" w14:textId="7034C139" w:rsidR="00665F28" w:rsidRPr="005E3467" w:rsidRDefault="00D94780" w:rsidP="00D94780">
      <w:pPr>
        <w:ind w:firstLine="360"/>
        <w:rPr>
          <w:rFonts w:ascii="Garamond" w:hAnsi="Garamond"/>
          <w:color w:val="000000" w:themeColor="text1"/>
        </w:rPr>
      </w:pPr>
      <w:r w:rsidRPr="007E3B63">
        <w:rPr>
          <w:rFonts w:ascii="Garamond" w:hAnsi="Garamond"/>
          <w:color w:val="000000" w:themeColor="text1"/>
        </w:rPr>
        <w:t xml:space="preserve">Third, </w:t>
      </w:r>
      <w:commentRangeStart w:id="11"/>
      <w:commentRangeStart w:id="12"/>
      <w:r w:rsidR="00665F28" w:rsidRPr="007E3B63">
        <w:rPr>
          <w:rFonts w:ascii="Garamond" w:hAnsi="Garamond"/>
          <w:color w:val="000000" w:themeColor="text1"/>
        </w:rPr>
        <w:t>life history trade</w:t>
      </w:r>
      <w:r w:rsidR="00403519" w:rsidRPr="007E3B63">
        <w:rPr>
          <w:rFonts w:ascii="Garamond" w:hAnsi="Garamond"/>
          <w:color w:val="000000" w:themeColor="text1"/>
        </w:rPr>
        <w:t>-offs</w:t>
      </w:r>
      <w:r w:rsidR="00665F28" w:rsidRPr="007E3B63">
        <w:rPr>
          <w:rFonts w:ascii="Garamond" w:hAnsi="Garamond"/>
          <w:color w:val="000000" w:themeColor="text1"/>
        </w:rPr>
        <w:t xml:space="preserve"> may result in </w:t>
      </w:r>
      <w:r w:rsidRPr="007E3B63">
        <w:rPr>
          <w:rFonts w:ascii="Garamond" w:hAnsi="Garamond"/>
          <w:color w:val="000000" w:themeColor="text1"/>
        </w:rPr>
        <w:t xml:space="preserve">some individuals </w:t>
      </w:r>
      <w:commentRangeEnd w:id="11"/>
      <w:r w:rsidR="00C23EFA">
        <w:rPr>
          <w:rStyle w:val="CommentReference"/>
        </w:rPr>
        <w:commentReference w:id="11"/>
      </w:r>
      <w:commentRangeEnd w:id="12"/>
      <w:r w:rsidR="00150329">
        <w:rPr>
          <w:rStyle w:val="CommentReference"/>
        </w:rPr>
        <w:commentReference w:id="12"/>
      </w:r>
      <w:r w:rsidRPr="007E3B63">
        <w:rPr>
          <w:rFonts w:ascii="Garamond" w:hAnsi="Garamond"/>
          <w:color w:val="000000" w:themeColor="text1"/>
        </w:rPr>
        <w:t xml:space="preserve">valuing future reproduction more highly due to </w:t>
      </w:r>
      <w:r w:rsidR="0016628D" w:rsidRPr="007E3B63">
        <w:rPr>
          <w:rFonts w:ascii="Garamond" w:hAnsi="Garamond"/>
          <w:color w:val="000000" w:themeColor="text1"/>
        </w:rPr>
        <w:t>a</w:t>
      </w:r>
      <w:r w:rsidRPr="007E3B63">
        <w:rPr>
          <w:rFonts w:ascii="Garamond" w:hAnsi="Garamond"/>
          <w:color w:val="000000" w:themeColor="text1"/>
        </w:rPr>
        <w:t xml:space="preserve"> greater life expectancy arising from stochastic</w:t>
      </w:r>
      <w:r w:rsidR="00BF2812" w:rsidRPr="007E3B63">
        <w:rPr>
          <w:rFonts w:ascii="Garamond" w:hAnsi="Garamond"/>
          <w:color w:val="000000" w:themeColor="text1"/>
        </w:rPr>
        <w:t>, environmental</w:t>
      </w:r>
      <w:r w:rsidRPr="007E3B63">
        <w:rPr>
          <w:rFonts w:ascii="Garamond" w:hAnsi="Garamond"/>
          <w:color w:val="000000" w:themeColor="text1"/>
        </w:rPr>
        <w:t xml:space="preserve"> factors (e.g. food availability during development) or gene-environment interactions</w:t>
      </w:r>
      <w:r w:rsidR="00BF2812" w:rsidRPr="007E3B63">
        <w:rPr>
          <w:rFonts w:ascii="Garamond" w:hAnsi="Garamond"/>
          <w:color w:val="000000" w:themeColor="text1"/>
        </w:rPr>
        <w:t xml:space="preserve"> that favour different genes </w:t>
      </w:r>
      <w:r w:rsidR="0016628D" w:rsidRPr="007E3B63">
        <w:rPr>
          <w:rFonts w:ascii="Garamond" w:hAnsi="Garamond"/>
          <w:color w:val="000000" w:themeColor="text1"/>
        </w:rPr>
        <w:t xml:space="preserve">depending on </w:t>
      </w:r>
      <w:r w:rsidR="00BF2812" w:rsidRPr="007E3B63">
        <w:rPr>
          <w:rFonts w:ascii="Garamond" w:hAnsi="Garamond"/>
          <w:color w:val="000000" w:themeColor="text1"/>
        </w:rPr>
        <w:t>the prevailing local conditions</w:t>
      </w:r>
      <w:r w:rsidRPr="007E3B63">
        <w:rPr>
          <w:rFonts w:ascii="Garamond" w:hAnsi="Garamond"/>
          <w:color w:val="000000" w:themeColor="text1"/>
        </w:rPr>
        <w:t xml:space="preserve">. </w:t>
      </w:r>
      <w:r w:rsidR="0016628D" w:rsidRPr="007E3B63">
        <w:rPr>
          <w:rFonts w:ascii="Garamond" w:hAnsi="Garamond"/>
          <w:color w:val="000000" w:themeColor="text1"/>
        </w:rPr>
        <w:t>These trade-offs</w:t>
      </w:r>
      <w:r w:rsidRPr="007E3B63">
        <w:rPr>
          <w:rFonts w:ascii="Garamond" w:hAnsi="Garamond"/>
          <w:color w:val="000000" w:themeColor="text1"/>
        </w:rPr>
        <w:t xml:space="preserve"> could favour </w:t>
      </w:r>
      <w:r w:rsidR="0016628D" w:rsidRPr="007E3B63">
        <w:rPr>
          <w:rFonts w:ascii="Garamond" w:hAnsi="Garamond"/>
          <w:color w:val="000000" w:themeColor="text1"/>
        </w:rPr>
        <w:t xml:space="preserve">shifts in behaviour by </w:t>
      </w:r>
      <w:r w:rsidRPr="007E3B63">
        <w:rPr>
          <w:rFonts w:ascii="Garamond" w:hAnsi="Garamond"/>
          <w:color w:val="000000" w:themeColor="text1"/>
        </w:rPr>
        <w:t xml:space="preserve">individuals </w:t>
      </w:r>
      <w:r w:rsidR="00403519" w:rsidRPr="007E3B63">
        <w:rPr>
          <w:rFonts w:ascii="Garamond" w:hAnsi="Garamond"/>
          <w:color w:val="000000" w:themeColor="text1"/>
        </w:rPr>
        <w:t>with greater life expectancy to be</w:t>
      </w:r>
      <w:r w:rsidRPr="007E3B63">
        <w:rPr>
          <w:rFonts w:ascii="Garamond" w:hAnsi="Garamond"/>
          <w:color w:val="000000" w:themeColor="text1"/>
        </w:rPr>
        <w:t xml:space="preserve">, for example, </w:t>
      </w:r>
      <w:r w:rsidR="00BF2812" w:rsidRPr="007E3B63">
        <w:rPr>
          <w:rFonts w:ascii="Garamond" w:hAnsi="Garamond"/>
          <w:color w:val="000000" w:themeColor="text1"/>
        </w:rPr>
        <w:t xml:space="preserve">less bold or exploratory </w:t>
      </w:r>
      <w:r w:rsidR="001F5C3A">
        <w:rPr>
          <w:rFonts w:ascii="Garamond" w:hAnsi="Garamond"/>
          <w:color w:val="000000" w:themeColor="text1"/>
        </w:rPr>
        <w:fldChar w:fldCharType="begin" w:fldLock="1"/>
      </w:r>
      <w:r w:rsidR="00D51048">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F5C3A">
        <w:rPr>
          <w:rFonts w:ascii="Garamond" w:hAnsi="Garamond"/>
          <w:color w:val="000000" w:themeColor="text1"/>
        </w:rPr>
        <w:fldChar w:fldCharType="separate"/>
      </w:r>
      <w:r w:rsidR="001F5C3A" w:rsidRPr="001F5C3A">
        <w:rPr>
          <w:rFonts w:ascii="Garamond" w:hAnsi="Garamond"/>
          <w:noProof/>
          <w:color w:val="000000" w:themeColor="text1"/>
        </w:rPr>
        <w:t xml:space="preserve">(Wolf </w:t>
      </w:r>
      <w:r w:rsidR="001F5C3A" w:rsidRPr="001F5C3A">
        <w:rPr>
          <w:rFonts w:ascii="Garamond" w:hAnsi="Garamond"/>
          <w:i/>
          <w:noProof/>
          <w:color w:val="000000" w:themeColor="text1"/>
        </w:rPr>
        <w:t>et al.</w:t>
      </w:r>
      <w:r w:rsidR="001F5C3A" w:rsidRPr="001F5C3A">
        <w:rPr>
          <w:rFonts w:ascii="Garamond" w:hAnsi="Garamond"/>
          <w:noProof/>
          <w:color w:val="000000" w:themeColor="text1"/>
        </w:rPr>
        <w:t xml:space="preserve"> 2007)</w:t>
      </w:r>
      <w:r w:rsidR="001F5C3A">
        <w:rPr>
          <w:rFonts w:ascii="Garamond" w:hAnsi="Garamond"/>
          <w:color w:val="000000" w:themeColor="text1"/>
        </w:rPr>
        <w:fldChar w:fldCharType="end"/>
      </w:r>
      <w:r w:rsidRPr="007E3B63">
        <w:rPr>
          <w:rFonts w:ascii="Garamond" w:hAnsi="Garamond"/>
          <w:color w:val="000000" w:themeColor="text1"/>
        </w:rPr>
        <w:t xml:space="preserve">. </w:t>
      </w:r>
      <w:r w:rsidR="00BF2812" w:rsidRPr="007E3B63">
        <w:rPr>
          <w:rFonts w:ascii="Garamond" w:hAnsi="Garamond"/>
          <w:color w:val="000000" w:themeColor="text1"/>
        </w:rPr>
        <w:t>S</w:t>
      </w:r>
      <w:r w:rsidRPr="007E3B63">
        <w:rPr>
          <w:rFonts w:ascii="Garamond" w:hAnsi="Garamond"/>
          <w:color w:val="000000" w:themeColor="text1"/>
        </w:rPr>
        <w:t xml:space="preserve">ex differences in </w:t>
      </w:r>
      <w:r w:rsidR="00BF2812" w:rsidRPr="007E3B63">
        <w:rPr>
          <w:rFonts w:ascii="Garamond" w:hAnsi="Garamond"/>
          <w:color w:val="000000" w:themeColor="text1"/>
        </w:rPr>
        <w:t xml:space="preserve">population </w:t>
      </w:r>
      <w:r w:rsidRPr="007E3B63">
        <w:rPr>
          <w:rFonts w:ascii="Garamond" w:hAnsi="Garamond"/>
          <w:color w:val="000000" w:themeColor="text1"/>
        </w:rPr>
        <w:t xml:space="preserve">variation in personality </w:t>
      </w:r>
      <w:r w:rsidR="00403519" w:rsidRPr="007E3B63">
        <w:rPr>
          <w:rFonts w:ascii="Garamond" w:hAnsi="Garamond"/>
          <w:color w:val="000000" w:themeColor="text1"/>
        </w:rPr>
        <w:t xml:space="preserve">as a result </w:t>
      </w:r>
      <w:r w:rsidR="00BF2812" w:rsidRPr="007E3B63">
        <w:rPr>
          <w:rFonts w:ascii="Garamond" w:hAnsi="Garamond"/>
          <w:color w:val="000000" w:themeColor="text1"/>
        </w:rPr>
        <w:t xml:space="preserve">seem </w:t>
      </w:r>
      <w:r w:rsidR="0016628D" w:rsidRPr="007E3B63">
        <w:rPr>
          <w:rFonts w:ascii="Garamond" w:hAnsi="Garamond"/>
          <w:color w:val="000000" w:themeColor="text1"/>
        </w:rPr>
        <w:t>plausible</w:t>
      </w:r>
      <w:r w:rsidR="00BF2812" w:rsidRPr="007E3B63">
        <w:rPr>
          <w:rFonts w:ascii="Garamond" w:hAnsi="Garamond"/>
          <w:color w:val="000000" w:themeColor="text1"/>
        </w:rPr>
        <w:t xml:space="preserve"> </w:t>
      </w:r>
      <w:r w:rsidRPr="007E3B63">
        <w:rPr>
          <w:rFonts w:ascii="Garamond" w:hAnsi="Garamond"/>
          <w:color w:val="000000" w:themeColor="text1"/>
        </w:rPr>
        <w:t>because many sexua</w:t>
      </w:r>
      <w:r w:rsidR="001F5C3A">
        <w:rPr>
          <w:rFonts w:ascii="Garamond" w:hAnsi="Garamond"/>
          <w:color w:val="000000" w:themeColor="text1"/>
        </w:rPr>
        <w:t>l</w:t>
      </w:r>
      <w:r w:rsidRPr="007E3B63">
        <w:rPr>
          <w:rFonts w:ascii="Garamond" w:hAnsi="Garamond"/>
          <w:color w:val="000000" w:themeColor="text1"/>
        </w:rPr>
        <w:t>l</w:t>
      </w:r>
      <w:r w:rsidR="001F5C3A">
        <w:rPr>
          <w:rFonts w:ascii="Garamond" w:hAnsi="Garamond"/>
          <w:color w:val="000000" w:themeColor="text1"/>
        </w:rPr>
        <w:t>y</w:t>
      </w:r>
      <w:r w:rsidR="003809AD">
        <w:rPr>
          <w:rFonts w:ascii="Garamond" w:hAnsi="Garamond"/>
          <w:color w:val="000000" w:themeColor="text1"/>
        </w:rPr>
        <w:t xml:space="preserve"> </w:t>
      </w:r>
      <w:r w:rsidRPr="007E3B63">
        <w:rPr>
          <w:rFonts w:ascii="Garamond" w:hAnsi="Garamond"/>
          <w:color w:val="000000" w:themeColor="text1"/>
        </w:rPr>
        <w:t xml:space="preserve">selected traits </w:t>
      </w:r>
      <w:r w:rsidR="0016628D" w:rsidRPr="007E3B63">
        <w:rPr>
          <w:rFonts w:ascii="Garamond" w:hAnsi="Garamond"/>
          <w:color w:val="000000" w:themeColor="text1"/>
        </w:rPr>
        <w:t xml:space="preserve">in males </w:t>
      </w:r>
      <w:r w:rsidRPr="007E3B63">
        <w:rPr>
          <w:rFonts w:ascii="Garamond" w:hAnsi="Garamond"/>
          <w:color w:val="000000" w:themeColor="text1"/>
        </w:rPr>
        <w:t xml:space="preserve">increase the risk of death due to injury during fighting </w:t>
      </w:r>
      <w:r w:rsidR="00717585">
        <w:rPr>
          <w:rFonts w:ascii="Garamond" w:hAnsi="Garamond"/>
          <w:color w:val="000000" w:themeColor="text1"/>
        </w:rPr>
        <w:fldChar w:fldCharType="begin" w:fldLock="1"/>
      </w:r>
      <w:r w:rsidR="0051431E">
        <w:rPr>
          <w:rFonts w:ascii="Garamond" w:hAnsi="Garamond"/>
          <w:color w:val="000000" w:themeColor="text1"/>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fatal bouts in common loons: Piper et al. 2008)","plainTextFormattedCitation":"(Piper et al. 2008)","previouslyFormattedCitation":"(Piper &lt;i&gt;et al.&lt;/i&gt; 2008)"},"properties":{"noteIndex":0},"schema":"https://github.com/citation-style-language/schema/raw/master/csl-citation.json"}</w:instrText>
      </w:r>
      <w:r w:rsidR="00717585">
        <w:rPr>
          <w:rFonts w:ascii="Garamond" w:hAnsi="Garamond"/>
          <w:color w:val="000000" w:themeColor="text1"/>
        </w:rPr>
        <w:fldChar w:fldCharType="separate"/>
      </w:r>
      <w:r w:rsidR="00717585" w:rsidRPr="00717585">
        <w:rPr>
          <w:rFonts w:ascii="Garamond" w:hAnsi="Garamond"/>
          <w:noProof/>
          <w:color w:val="000000" w:themeColor="text1"/>
        </w:rPr>
        <w:t>(</w:t>
      </w:r>
      <w:r w:rsidR="00717585">
        <w:rPr>
          <w:rFonts w:ascii="Garamond" w:hAnsi="Garamond"/>
          <w:noProof/>
          <w:color w:val="000000" w:themeColor="text1"/>
        </w:rPr>
        <w:t xml:space="preserve">e.g. fatal bouts in common loons: </w:t>
      </w:r>
      <w:r w:rsidR="00717585" w:rsidRPr="00717585">
        <w:rPr>
          <w:rFonts w:ascii="Garamond" w:hAnsi="Garamond"/>
          <w:noProof/>
          <w:color w:val="000000" w:themeColor="text1"/>
        </w:rPr>
        <w:t xml:space="preserve">Piper </w:t>
      </w:r>
      <w:r w:rsidR="00717585" w:rsidRPr="00717585">
        <w:rPr>
          <w:rFonts w:ascii="Garamond" w:hAnsi="Garamond"/>
          <w:i/>
          <w:noProof/>
          <w:color w:val="000000" w:themeColor="text1"/>
        </w:rPr>
        <w:t>et al.</w:t>
      </w:r>
      <w:r w:rsidR="00717585" w:rsidRPr="00717585">
        <w:rPr>
          <w:rFonts w:ascii="Garamond" w:hAnsi="Garamond"/>
          <w:noProof/>
          <w:color w:val="000000" w:themeColor="text1"/>
        </w:rPr>
        <w:t xml:space="preserve"> 2008)</w:t>
      </w:r>
      <w:r w:rsidR="00717585">
        <w:rPr>
          <w:rFonts w:ascii="Garamond" w:hAnsi="Garamond"/>
          <w:color w:val="000000" w:themeColor="text1"/>
        </w:rPr>
        <w:fldChar w:fldCharType="end"/>
      </w:r>
      <w:r w:rsidRPr="007E3B63">
        <w:rPr>
          <w:rFonts w:ascii="Garamond" w:hAnsi="Garamond"/>
          <w:color w:val="000000" w:themeColor="text1"/>
        </w:rPr>
        <w:t xml:space="preserve">, or elevate mortality </w:t>
      </w:r>
      <w:r w:rsidR="00BF2812" w:rsidRPr="007E3B63">
        <w:rPr>
          <w:rFonts w:ascii="Garamond" w:hAnsi="Garamond"/>
          <w:color w:val="000000" w:themeColor="text1"/>
        </w:rPr>
        <w:t xml:space="preserve">because sexual advertising imposes high </w:t>
      </w:r>
      <w:r w:rsidRPr="007E3B63">
        <w:rPr>
          <w:rFonts w:ascii="Garamond" w:hAnsi="Garamond"/>
          <w:color w:val="000000" w:themeColor="text1"/>
        </w:rPr>
        <w:t xml:space="preserve">energetic costs </w:t>
      </w:r>
      <w:r w:rsidR="00C453D4" w:rsidRPr="00C453D4">
        <w:rPr>
          <w:rFonts w:ascii="Garamond" w:hAnsi="Garamond"/>
          <w:color w:val="000000" w:themeColor="text1"/>
        </w:rPr>
        <w:fldChar w:fldCharType="begin" w:fldLock="1"/>
      </w:r>
      <w:r w:rsidR="00717585">
        <w:rPr>
          <w:rFonts w:ascii="Garamond" w:hAnsi="Garamond"/>
          <w:color w:val="000000" w:themeColor="text1"/>
        </w:rPr>
        <w: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young","type":"article-journal","volume":"432"},"uris":["http://www.mendeley.com/documents/?uuid=10d908ab-4b7c-4c10-a382-4c7dd7627e6a"]}],"mendeley":{"formattedCitation":"(Hunt &lt;i&gt;et al.&lt;/i&gt; 2004)","manualFormatting":"(e.g. field cricket calls: Hunt et al. 2004)","plainTextFormattedCitation":"(Hunt et al. 2004)","previouslyFormattedCitation":"(Hunt &lt;i&gt;et al.&lt;/i&gt; 2004)"},"properties":{"noteIndex":0},"schema":"https://github.com/citation-style-language/schema/raw/master/csl-citation.json"}</w:instrText>
      </w:r>
      <w:r w:rsidR="00C453D4" w:rsidRPr="00C453D4">
        <w:rPr>
          <w:rFonts w:ascii="Garamond" w:hAnsi="Garamond"/>
          <w:color w:val="000000" w:themeColor="text1"/>
        </w:rPr>
        <w:fldChar w:fldCharType="separate"/>
      </w:r>
      <w:r w:rsidR="00C453D4" w:rsidRPr="00C453D4">
        <w:rPr>
          <w:rFonts w:ascii="Garamond" w:hAnsi="Garamond"/>
          <w:noProof/>
          <w:color w:val="000000" w:themeColor="text1"/>
        </w:rPr>
        <w:t>(</w:t>
      </w:r>
      <w:r w:rsidR="00852D76">
        <w:rPr>
          <w:rFonts w:ascii="Garamond" w:hAnsi="Garamond"/>
          <w:noProof/>
          <w:color w:val="000000" w:themeColor="text1"/>
        </w:rPr>
        <w:t xml:space="preserve">e.g. field cricket calls: </w:t>
      </w:r>
      <w:r w:rsidR="00C453D4" w:rsidRPr="00C453D4">
        <w:rPr>
          <w:rFonts w:ascii="Garamond" w:hAnsi="Garamond"/>
          <w:noProof/>
          <w:color w:val="000000" w:themeColor="text1"/>
        </w:rPr>
        <w:t xml:space="preserve">Hunt </w:t>
      </w:r>
      <w:r w:rsidR="00C453D4" w:rsidRPr="00C453D4">
        <w:rPr>
          <w:rFonts w:ascii="Garamond" w:hAnsi="Garamond"/>
          <w:i/>
          <w:noProof/>
          <w:color w:val="000000" w:themeColor="text1"/>
        </w:rPr>
        <w:t>et al.</w:t>
      </w:r>
      <w:r w:rsidR="00C453D4" w:rsidRPr="00C453D4">
        <w:rPr>
          <w:rFonts w:ascii="Garamond" w:hAnsi="Garamond"/>
          <w:noProof/>
          <w:color w:val="000000" w:themeColor="text1"/>
        </w:rPr>
        <w:t xml:space="preserve"> 2004)</w:t>
      </w:r>
      <w:r w:rsidR="00C453D4" w:rsidRPr="00C453D4">
        <w:rPr>
          <w:rFonts w:ascii="Garamond" w:hAnsi="Garamond"/>
          <w:color w:val="000000" w:themeColor="text1"/>
        </w:rPr>
        <w:fldChar w:fldCharType="end"/>
      </w:r>
      <w:r w:rsidR="00C453D4" w:rsidRPr="00C453D4">
        <w:rPr>
          <w:rFonts w:ascii="Garamond" w:hAnsi="Garamond"/>
          <w:color w:val="000000" w:themeColor="text1"/>
        </w:rPr>
        <w:t xml:space="preserve"> </w:t>
      </w:r>
      <w:r w:rsidR="00BF2812" w:rsidRPr="00C453D4">
        <w:rPr>
          <w:rFonts w:ascii="Garamond" w:hAnsi="Garamond"/>
          <w:color w:val="000000" w:themeColor="text1"/>
        </w:rPr>
        <w:t xml:space="preserve">and attracts predators </w:t>
      </w:r>
      <w:r w:rsidR="00A71A50" w:rsidRPr="00C453D4">
        <w:rPr>
          <w:rFonts w:ascii="Garamond" w:hAnsi="Garamond"/>
          <w:color w:val="000000" w:themeColor="text1"/>
        </w:rPr>
        <w:fldChar w:fldCharType="begin" w:fldLock="1"/>
      </w:r>
      <w:r w:rsidR="00C453D4" w:rsidRPr="00C453D4">
        <w:rPr>
          <w:rFonts w:ascii="Garamond" w:hAnsi="Garamond"/>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&lt;i&gt;et al.&lt;/i&gt; 2011)","manualFormatting":"(e.g. male guppy colouration: Gordon et al. 2011)","plainTextFormattedCitation":"(Gordon et al. 2011)","previouslyFormattedCitation":"(Gordon &lt;i&gt;et al.&lt;/i&gt; 2011)"},"properties":{"noteIndex":0},"schema":"https://github.com/citation-style-language/schema/raw/master/csl-citation.json"}</w:instrText>
      </w:r>
      <w:r w:rsidR="00A71A50" w:rsidRPr="00C453D4">
        <w:rPr>
          <w:rFonts w:ascii="Garamond" w:hAnsi="Garamond"/>
          <w:color w:val="000000" w:themeColor="text1"/>
        </w:rPr>
        <w:fldChar w:fldCharType="separate"/>
      </w:r>
      <w:r w:rsidR="00A71A50" w:rsidRPr="00C453D4">
        <w:rPr>
          <w:rFonts w:ascii="Garamond" w:hAnsi="Garamond"/>
          <w:noProof/>
          <w:color w:val="000000" w:themeColor="text1"/>
        </w:rPr>
        <w:t xml:space="preserve">(e.g. male guppy colouration: Gordon </w:t>
      </w:r>
      <w:r w:rsidR="00A71A50" w:rsidRPr="00C453D4">
        <w:rPr>
          <w:rFonts w:ascii="Garamond" w:hAnsi="Garamond"/>
          <w:i/>
          <w:noProof/>
          <w:color w:val="000000" w:themeColor="text1"/>
        </w:rPr>
        <w:t>et al.</w:t>
      </w:r>
      <w:r w:rsidR="00A71A50" w:rsidRPr="00C453D4">
        <w:rPr>
          <w:rFonts w:ascii="Garamond" w:hAnsi="Garamond"/>
          <w:noProof/>
          <w:color w:val="000000" w:themeColor="text1"/>
        </w:rPr>
        <w:t xml:space="preserve"> 2011)</w:t>
      </w:r>
      <w:r w:rsidR="00A71A50" w:rsidRPr="00C453D4">
        <w:rPr>
          <w:rFonts w:ascii="Garamond" w:hAnsi="Garamond"/>
          <w:color w:val="000000" w:themeColor="text1"/>
        </w:rPr>
        <w:fldChar w:fldCharType="end"/>
      </w:r>
      <w:r w:rsidR="0016628D" w:rsidRPr="00C453D4">
        <w:rPr>
          <w:rFonts w:ascii="Garamond" w:hAnsi="Garamond"/>
          <w:color w:val="000000" w:themeColor="text1"/>
        </w:rPr>
        <w:t>. This sou</w:t>
      </w:r>
      <w:r w:rsidR="0016628D" w:rsidRPr="007E3B63">
        <w:rPr>
          <w:rFonts w:ascii="Garamond" w:hAnsi="Garamond"/>
          <w:color w:val="000000" w:themeColor="text1"/>
        </w:rPr>
        <w:t>rce of variation is further exacerbated if males vary in the costs that sexually selected traits impose depending on the males</w:t>
      </w:r>
      <w:r w:rsidR="003809AD">
        <w:rPr>
          <w:rFonts w:ascii="Garamond" w:hAnsi="Garamond"/>
          <w:color w:val="000000" w:themeColor="text1"/>
        </w:rPr>
        <w:t>’</w:t>
      </w:r>
      <w:r w:rsidR="0016628D" w:rsidRPr="007E3B63">
        <w:rPr>
          <w:rFonts w:ascii="Garamond" w:hAnsi="Garamond"/>
          <w:color w:val="000000" w:themeColor="text1"/>
        </w:rPr>
        <w:t xml:space="preserve"> underlying condition.</w:t>
      </w:r>
      <w:r w:rsidR="00710ADA">
        <w:rPr>
          <w:rFonts w:ascii="Garamond" w:hAnsi="Garamond"/>
          <w:color w:val="000000" w:themeColor="text1"/>
        </w:rPr>
        <w:t xml:space="preserve"> </w:t>
      </w:r>
    </w:p>
    <w:p w14:paraId="35AE1074" w14:textId="0D6132F8" w:rsidR="00D94780" w:rsidRPr="007E3B63" w:rsidRDefault="00D94780" w:rsidP="00D94780">
      <w:pPr>
        <w:ind w:firstLine="360"/>
        <w:rPr>
          <w:rFonts w:ascii="Garamond" w:hAnsi="Garamond"/>
          <w:color w:val="000000" w:themeColor="text1"/>
        </w:rPr>
      </w:pPr>
    </w:p>
    <w:p w14:paraId="7F53824A" w14:textId="628DBEF9" w:rsidR="009E6462" w:rsidRPr="007E3B63" w:rsidRDefault="00D94780" w:rsidP="009E6462">
      <w:pPr>
        <w:ind w:firstLine="360"/>
        <w:rPr>
          <w:rFonts w:ascii="Garamond" w:hAnsi="Garamond"/>
          <w:color w:val="000000" w:themeColor="text1"/>
        </w:rPr>
      </w:pPr>
      <w:r w:rsidRPr="007E3B63">
        <w:rPr>
          <w:rFonts w:ascii="Garamond" w:hAnsi="Garamond"/>
          <w:color w:val="000000" w:themeColor="text1"/>
        </w:rPr>
        <w:lastRenderedPageBreak/>
        <w:t xml:space="preserve">Four,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w:t>
      </w:r>
      <w:r w:rsidR="009E6462">
        <w:rPr>
          <w:rFonts w:ascii="Garamond" w:hAnsi="Garamond"/>
          <w:color w:val="000000" w:themeColor="text1"/>
        </w:rPr>
        <w:t>distinct</w:t>
      </w:r>
      <w:r w:rsidR="00C23EFA">
        <w:rPr>
          <w:rFonts w:ascii="Garamond" w:hAnsi="Garamond"/>
          <w:color w:val="000000" w:themeColor="text1"/>
        </w:rPr>
        <w:t xml:space="preserve"> genetic and developmental pathways resulting from different sex determination </w:t>
      </w:r>
      <w:r w:rsidRPr="007E3B63">
        <w:rPr>
          <w:rFonts w:ascii="Garamond" w:hAnsi="Garamond"/>
          <w:color w:val="000000" w:themeColor="text1"/>
        </w:rPr>
        <w:t>mechanism</w:t>
      </w:r>
      <w:r w:rsidR="00C23EFA">
        <w:rPr>
          <w:rFonts w:ascii="Garamond" w:hAnsi="Garamond"/>
          <w:color w:val="000000" w:themeColor="text1"/>
        </w:rPr>
        <w:t>s</w:t>
      </w:r>
      <w:r w:rsidRPr="007E3B63">
        <w:rPr>
          <w:rFonts w:ascii="Garamond" w:hAnsi="Garamond"/>
          <w:color w:val="000000" w:themeColor="text1"/>
        </w:rPr>
        <w:t xml:space="preserve">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(James 1973</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only have one</w:t>
      </w:r>
      <w:r w:rsidR="00CC7838" w:rsidRPr="007E3B63">
        <w:rPr>
          <w:rFonts w:ascii="Garamond" w:hAnsi="Garamond"/>
          <w:color w:val="000000" w:themeColor="text1"/>
        </w:rPr>
        <w:t xml:space="preserve">. </w:t>
      </w:r>
      <w:r w:rsidRPr="007E3B63">
        <w:rPr>
          <w:rFonts w:ascii="Garamond" w:hAnsi="Garamond"/>
          <w:color w:val="000000" w:themeColor="text1"/>
        </w:rPr>
        <w:t>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 xml:space="preserve">he phenotypic effects of genes on the X chromosome are averaged across their expression on both chromosomes. Averaging occurs either through epigenetic inactivation of different regions of maternally and paternally inherited X chromosomes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(Amos-Landgraf </w:t>
      </w:r>
      <w:r w:rsidRPr="007E3B63">
        <w:rPr>
          <w:rFonts w:ascii="Garamond" w:hAnsi="Garamond"/>
          <w:i/>
          <w:noProof/>
          <w:color w:val="000000" w:themeColor="text1"/>
        </w:rPr>
        <w:t>et al.</w:t>
      </w:r>
      <w:r w:rsidRPr="007E3B63">
        <w:rPr>
          <w:rFonts w:ascii="Garamond" w:hAnsi="Garamond"/>
          <w:noProof/>
          <w:color w:val="000000" w:themeColor="text1"/>
        </w:rPr>
        <w:t xml:space="preserve"> 2006)</w:t>
      </w:r>
      <w:r w:rsidRPr="007E3B63">
        <w:rPr>
          <w:rFonts w:ascii="Garamond" w:hAnsi="Garamond"/>
          <w:color w:val="000000" w:themeColor="text1"/>
        </w:rPr>
        <w:fldChar w:fldCharType="end"/>
      </w:r>
      <w:r w:rsidRPr="007E3B63">
        <w:rPr>
          <w:rFonts w:ascii="Garamond" w:hAnsi="Garamond"/>
          <w:color w:val="000000" w:themeColor="text1"/>
        </w:rPr>
        <w:t>, or through mosaicism where</w:t>
      </w:r>
      <w:r w:rsidR="00403519" w:rsidRPr="007E3B63">
        <w:rPr>
          <w:rFonts w:ascii="Garamond" w:hAnsi="Garamond"/>
          <w:color w:val="000000" w:themeColor="text1"/>
        </w:rPr>
        <w:t>by</w:t>
      </w:r>
      <w:r w:rsidRPr="007E3B63">
        <w:rPr>
          <w:rFonts w:ascii="Garamond" w:hAnsi="Garamond"/>
          <w:color w:val="000000" w:themeColor="text1"/>
        </w:rPr>
        <w:t xml:space="preserve"> a single</w:t>
      </w:r>
      <w:r w:rsidR="00930587" w:rsidRPr="007E3B63">
        <w:rPr>
          <w:rFonts w:ascii="Garamond" w:hAnsi="Garamond"/>
          <w:color w:val="000000" w:themeColor="text1"/>
        </w:rPr>
        <w:t xml:space="preserve"> </w:t>
      </w:r>
      <w:r w:rsidRPr="007E3B63">
        <w:rPr>
          <w:rFonts w:ascii="Garamond" w:hAnsi="Garamond"/>
          <w:color w:val="000000" w:themeColor="text1"/>
        </w:rPr>
        <w:t xml:space="preserve">X chromosome per cell is expressed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(Lyon 1961)</w:t>
      </w:r>
      <w:r w:rsidRPr="007E3B63">
        <w:rPr>
          <w:rFonts w:ascii="Garamond" w:hAnsi="Garamond"/>
          <w:color w:val="000000" w:themeColor="text1"/>
        </w:rPr>
        <w:fldChar w:fldCharType="end"/>
      </w:r>
      <w:r w:rsidRPr="007E3B63">
        <w:rPr>
          <w:rFonts w:ascii="Garamond" w:hAnsi="Garamond"/>
          <w:color w:val="000000" w:themeColor="text1"/>
        </w:rPr>
        <w:t>. In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w:t>
      </w:r>
      <w:r w:rsidR="00F4249C">
        <w:rPr>
          <w:rFonts w:ascii="Garamond" w:hAnsi="Garamond"/>
          <w:color w:val="000000" w:themeColor="text1"/>
        </w:rPr>
        <w:t>a</w:t>
      </w:r>
      <w:r w:rsidRPr="007E3B63">
        <w:rPr>
          <w:rFonts w:ascii="Garamond" w:hAnsi="Garamond"/>
          <w:color w:val="000000" w:themeColor="text1"/>
        </w:rPr>
        <w:t xml:space="preserve">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lead to more extreme phenotypes </w:t>
      </w:r>
      <w:r w:rsidR="00930587" w:rsidRPr="007E3B63">
        <w:rPr>
          <w:rFonts w:ascii="Garamond" w:hAnsi="Garamond"/>
          <w:color w:val="000000" w:themeColor="text1"/>
        </w:rPr>
        <w:t xml:space="preserve">being </w:t>
      </w:r>
      <w:r w:rsidR="00770FA5" w:rsidRPr="007E3B63">
        <w:rPr>
          <w:rFonts w:ascii="Garamond" w:hAnsi="Garamond"/>
          <w:color w:val="000000" w:themeColor="text1"/>
        </w:rPr>
        <w:t>exhibited by</w:t>
      </w:r>
      <w:r w:rsidR="00930587" w:rsidRPr="007E3B63">
        <w:rPr>
          <w:rFonts w:ascii="Garamond" w:hAnsi="Garamond"/>
          <w:color w:val="000000" w:themeColor="text1"/>
        </w:rPr>
        <w:t xml:space="preserve"> </w:t>
      </w:r>
      <w:r w:rsidRPr="007E3B63">
        <w:rPr>
          <w:rFonts w:ascii="Garamond" w:hAnsi="Garamond"/>
          <w:color w:val="000000" w:themeColor="text1"/>
        </w:rPr>
        <w:t xml:space="preserve">males than females (review: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Charlesworth 1996)</w:t>
      </w:r>
      <w:r w:rsidRPr="007E3B63">
        <w:rPr>
          <w:rFonts w:ascii="Garamond" w:hAnsi="Garamond"/>
          <w:color w:val="000000" w:themeColor="text1"/>
        </w:rPr>
        <w:fldChar w:fldCharType="end"/>
      </w:r>
      <w:r w:rsidR="00CC7838" w:rsidRPr="007E3B63">
        <w:rPr>
          <w:rFonts w:ascii="Garamond" w:hAnsi="Garamond"/>
          <w:color w:val="000000" w:themeColor="text1"/>
        </w:rPr>
        <w:t xml:space="preserve">, hence greater variation among males than </w:t>
      </w:r>
      <w:r w:rsidR="00930587" w:rsidRPr="007E3B63">
        <w:rPr>
          <w:rFonts w:ascii="Garamond" w:hAnsi="Garamond"/>
          <w:color w:val="000000" w:themeColor="text1"/>
        </w:rPr>
        <w:t xml:space="preserve">among </w:t>
      </w:r>
      <w:r w:rsidR="00CC7838" w:rsidRPr="007E3B63">
        <w:rPr>
          <w:rFonts w:ascii="Garamond" w:hAnsi="Garamond"/>
          <w:color w:val="000000" w:themeColor="text1"/>
        </w:rPr>
        <w:t>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 xml:space="preserve">birds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(reviewed in Graves &amp; Shetty 2001)</w:t>
      </w:r>
      <w:r w:rsidRPr="007E3B63">
        <w:rPr>
          <w:rFonts w:ascii="Garamond" w:hAnsi="Garamond"/>
          <w:color w:val="000000" w:themeColor="text1"/>
        </w:rPr>
        <w:fldChar w:fldCharType="end"/>
      </w:r>
      <w:r w:rsidRPr="007E3B63">
        <w:rPr>
          <w:rFonts w:ascii="Garamond" w:hAnsi="Garamond"/>
          <w:color w:val="000000" w:themeColor="text1"/>
        </w:rPr>
        <w:t>,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 xml:space="preserve">reptiles </w:t>
      </w:r>
      <w:r w:rsidR="007A61BA">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7A61BA">
        <w:rPr>
          <w:rFonts w:ascii="Garamond" w:hAnsi="Garamond"/>
          <w:color w:val="000000" w:themeColor="text1"/>
        </w:rPr>
        <w:fldChar w:fldCharType="separate"/>
      </w:r>
      <w:r w:rsidR="007A61BA" w:rsidRPr="007A61BA">
        <w:rPr>
          <w:rFonts w:ascii="Garamond" w:hAnsi="Garamond"/>
          <w:noProof/>
          <w:color w:val="000000" w:themeColor="text1"/>
        </w:rPr>
        <w:t>(Beukeboom &amp; Perrin 2014)</w:t>
      </w:r>
      <w:r w:rsidR="007A61BA">
        <w:rPr>
          <w:rFonts w:ascii="Garamond" w:hAnsi="Garamond"/>
          <w:color w:val="000000" w:themeColor="text1"/>
        </w:rPr>
        <w:fldChar w:fldCharType="end"/>
      </w:r>
      <w:r w:rsidR="00C23EFA">
        <w:rPr>
          <w:rFonts w:ascii="Garamond" w:hAnsi="Garamond"/>
          <w:color w:val="000000" w:themeColor="text1"/>
        </w:rPr>
        <w:t>. If this were a major mechanism driving differences in variability within the sexes then these taxa would exhibit opposite patterns in trait variability</w:t>
      </w:r>
      <w:r w:rsidR="009E6462">
        <w:rPr>
          <w:rFonts w:ascii="Garamond" w:hAnsi="Garamond"/>
          <w:color w:val="000000" w:themeColor="text1"/>
        </w:rPr>
        <w:t>, as has been shown for body size</w:t>
      </w:r>
      <w:r w:rsidR="009E6462" w:rsidRPr="007E3B63">
        <w:rPr>
          <w:rFonts w:ascii="Garamond" w:hAnsi="Garamond"/>
          <w:color w:val="000000" w:themeColor="text1"/>
        </w:rPr>
        <w:t xml:space="preserve"> </w:t>
      </w:r>
      <w:r w:rsidR="009E6462" w:rsidRPr="007E3B63">
        <w:rPr>
          <w:rFonts w:ascii="Garamond" w:hAnsi="Garamond"/>
          <w:color w:val="000000" w:themeColor="text1"/>
        </w:rPr>
        <w:fldChar w:fldCharType="begin" w:fldLock="1"/>
      </w:r>
      <w:r w:rsidR="009E6462">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009E6462" w:rsidRPr="007E3B63">
        <w:rPr>
          <w:rFonts w:ascii="Garamond" w:hAnsi="Garamond"/>
          <w:color w:val="000000" w:themeColor="text1"/>
        </w:rPr>
        <w:fldChar w:fldCharType="separate"/>
      </w:r>
      <w:r w:rsidR="009E6462" w:rsidRPr="00CF485F">
        <w:rPr>
          <w:rFonts w:ascii="Garamond" w:hAnsi="Garamond"/>
          <w:noProof/>
          <w:color w:val="000000" w:themeColor="text1"/>
        </w:rPr>
        <w:t>(Reinhold &amp; Engqvist 2013)</w:t>
      </w:r>
      <w:r w:rsidR="009E6462" w:rsidRPr="007E3B63">
        <w:rPr>
          <w:rFonts w:ascii="Garamond" w:hAnsi="Garamond"/>
          <w:color w:val="000000" w:themeColor="text1"/>
        </w:rPr>
        <w:fldChar w:fldCharType="end"/>
      </w:r>
      <w:r w:rsidR="009E6462">
        <w:rPr>
          <w:rFonts w:ascii="Garamond" w:hAnsi="Garamond"/>
          <w:color w:val="000000" w:themeColor="text1"/>
        </w:rPr>
        <w:t>.</w:t>
      </w:r>
    </w:p>
    <w:p w14:paraId="74B3242A" w14:textId="77777777" w:rsidR="00817963" w:rsidRPr="007E3B63" w:rsidRDefault="00817963" w:rsidP="00817963">
      <w:pPr>
        <w:rPr>
          <w:rFonts w:ascii="Garamond" w:hAnsi="Garamond"/>
          <w:color w:val="000000" w:themeColor="text1"/>
        </w:rPr>
      </w:pPr>
    </w:p>
    <w:p w14:paraId="33DF6821" w14:textId="70582649"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t xml:space="preserve">Based on the four arguments we </w:t>
      </w:r>
      <w:r w:rsidR="00770FA5" w:rsidRPr="007E3B63">
        <w:rPr>
          <w:rFonts w:ascii="Garamond" w:hAnsi="Garamond"/>
          <w:color w:val="000000" w:themeColor="text1"/>
        </w:rPr>
        <w:t xml:space="preserve">have </w:t>
      </w:r>
      <w:r w:rsidRPr="007E3B63">
        <w:rPr>
          <w:rFonts w:ascii="Garamond" w:hAnsi="Garamond"/>
          <w:color w:val="000000" w:themeColor="text1"/>
        </w:rPr>
        <w:t>outlined,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w:t>
      </w:r>
      <w:r w:rsidR="003E7C68">
        <w:rPr>
          <w:rFonts w:ascii="Garamond" w:hAnsi="Garamond"/>
          <w:color w:val="000000" w:themeColor="text1"/>
        </w:rPr>
        <w:t xml:space="preserve"> </w:t>
      </w:r>
      <w:r w:rsidRPr="007E3B63">
        <w:rPr>
          <w:rFonts w:ascii="Garamond" w:hAnsi="Garamond"/>
          <w:color w:val="000000" w:themeColor="text1"/>
        </w:rPr>
        <w:t>For example, in the case of selection on fight</w:t>
      </w:r>
      <w:r w:rsidR="003E4BE4">
        <w:rPr>
          <w:rFonts w:ascii="Garamond" w:hAnsi="Garamond"/>
          <w:color w:val="000000" w:themeColor="text1"/>
        </w:rPr>
        <w:t>ing</w:t>
      </w:r>
      <w:r w:rsidRPr="007E3B63">
        <w:rPr>
          <w:rFonts w:ascii="Garamond" w:hAnsi="Garamond"/>
          <w:color w:val="000000" w:themeColor="text1"/>
        </w:rPr>
        <w:t xml:space="preserve"> behaviour, this 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therefore a</w:t>
      </w:r>
      <w:r w:rsidR="007A02EE" w:rsidRPr="007E3B63">
        <w:rPr>
          <w:rFonts w:ascii="Garamond" w:hAnsi="Garamond"/>
          <w:color w:val="000000" w:themeColor="text1"/>
        </w:rPr>
        <w:t>n 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w:t>
      </w:r>
      <w:commentRangeStart w:id="13"/>
      <w:r w:rsidRPr="007E3B63">
        <w:rPr>
          <w:rFonts w:ascii="Garamond" w:hAnsi="Garamond"/>
          <w:color w:val="000000" w:themeColor="text1"/>
        </w:rPr>
        <w:t>aggressive behaviour, show greater variability among men than among women (</w:t>
      </w:r>
      <w:proofErr w:type="spellStart"/>
      <w:r w:rsidRPr="007E3B63">
        <w:rPr>
          <w:rFonts w:ascii="Garamond" w:hAnsi="Garamond"/>
          <w:color w:val="000000" w:themeColor="text1"/>
        </w:rPr>
        <w:t>Budaev</w:t>
      </w:r>
      <w:proofErr w:type="spellEnd"/>
      <w:r w:rsidRPr="007E3B63">
        <w:rPr>
          <w:rFonts w:ascii="Garamond" w:hAnsi="Garamond"/>
          <w:color w:val="000000" w:themeColor="text1"/>
        </w:rPr>
        <w:t xml:space="preserve"> 1999, Archer &amp; </w:t>
      </w:r>
      <w:proofErr w:type="spellStart"/>
      <w:r w:rsidRPr="007E3B63">
        <w:rPr>
          <w:rFonts w:ascii="Garamond" w:hAnsi="Garamond"/>
          <w:color w:val="000000" w:themeColor="text1"/>
        </w:rPr>
        <w:t>Mehdikhani</w:t>
      </w:r>
      <w:proofErr w:type="spellEnd"/>
      <w:r w:rsidRPr="007E3B63">
        <w:rPr>
          <w:rFonts w:ascii="Garamond" w:hAnsi="Garamond"/>
          <w:color w:val="000000" w:themeColor="text1"/>
        </w:rPr>
        <w:t xml:space="preserve"> 2003</w:t>
      </w:r>
      <w:commentRangeEnd w:id="13"/>
      <w:r w:rsidR="007E3B63">
        <w:rPr>
          <w:rStyle w:val="CommentReference"/>
        </w:rPr>
        <w:commentReference w:id="13"/>
      </w:r>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w:t>
      </w:r>
      <w:r w:rsidR="00172FBC">
        <w:rPr>
          <w:rFonts w:ascii="Garamond" w:hAnsi="Garamond"/>
          <w:color w:val="000000" w:themeColor="text1"/>
        </w:rPr>
        <w:t>reasoning</w:t>
      </w:r>
      <w:r w:rsidR="00817963" w:rsidRPr="007E3B63">
        <w:rPr>
          <w:rFonts w:ascii="Garamond" w:hAnsi="Garamond"/>
          <w:color w:val="000000" w:themeColor="text1"/>
        </w:rPr>
        <w:t xml:space="preserve"> should apply to all species where there is </w:t>
      </w:r>
      <w:r w:rsidR="00770FA5" w:rsidRPr="007E3B63">
        <w:rPr>
          <w:rFonts w:ascii="Garamond" w:hAnsi="Garamond"/>
          <w:color w:val="000000" w:themeColor="text1"/>
        </w:rPr>
        <w:t xml:space="preserve">stronger </w:t>
      </w:r>
      <w:r w:rsidR="00817963" w:rsidRPr="007E3B63">
        <w:rPr>
          <w:rFonts w:ascii="Garamond" w:hAnsi="Garamond"/>
          <w:color w:val="000000" w:themeColor="text1"/>
        </w:rPr>
        <w:t xml:space="preserve">sexual selection on males,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sex differences</w:t>
      </w:r>
      <w:r w:rsidR="008D6BA7">
        <w:rPr>
          <w:rFonts w:ascii="Garamond" w:hAnsi="Garamond"/>
          <w:color w:val="000000" w:themeColor="text1"/>
        </w:rPr>
        <w:t xml:space="preserve"> in</w:t>
      </w:r>
      <w:r w:rsidR="00817963" w:rsidRPr="007E3B63">
        <w:rPr>
          <w:rFonts w:ascii="Garamond" w:hAnsi="Garamond"/>
          <w:color w:val="000000" w:themeColor="text1"/>
        </w:rPr>
        <w:t xml:space="preserve"> personality</w:t>
      </w:r>
      <w:r w:rsidR="00A560AA">
        <w:rPr>
          <w:rFonts w:ascii="Garamond" w:hAnsi="Garamond"/>
          <w:color w:val="000000" w:themeColor="text1"/>
        </w:rPr>
        <w:t xml:space="preserve"> variation</w:t>
      </w:r>
      <w:r w:rsidR="00817963" w:rsidRPr="007E3B63">
        <w:rPr>
          <w:rFonts w:ascii="Garamond" w:hAnsi="Garamond"/>
          <w:color w:val="000000" w:themeColor="text1"/>
        </w:rPr>
        <w:t xml:space="preserve"> will be greater </w:t>
      </w:r>
      <w:r w:rsidR="00FC3B4D">
        <w:rPr>
          <w:rFonts w:ascii="Garamond" w:hAnsi="Garamond"/>
          <w:color w:val="000000" w:themeColor="text1"/>
        </w:rPr>
        <w:t xml:space="preserve">when there is relatively </w:t>
      </w:r>
      <w:r w:rsidR="00817963" w:rsidRPr="007E3B63">
        <w:rPr>
          <w:rFonts w:ascii="Garamond" w:hAnsi="Garamond"/>
          <w:color w:val="000000" w:themeColor="text1"/>
        </w:rPr>
        <w:t xml:space="preserve">stronger sexual selection on males. This is a key empirical claim that needs to be tested </w:t>
      </w:r>
      <w:r w:rsidR="00770FA5" w:rsidRPr="007E3B63">
        <w:rPr>
          <w:rFonts w:ascii="Garamond" w:hAnsi="Garamond"/>
          <w:color w:val="000000" w:themeColor="text1"/>
        </w:rPr>
        <w:t>before</w:t>
      </w:r>
      <w:r w:rsidR="00817963" w:rsidRPr="007E3B63">
        <w:rPr>
          <w:rFonts w:ascii="Garamond" w:hAnsi="Garamond"/>
          <w:color w:val="000000" w:themeColor="text1"/>
        </w:rPr>
        <w:t xml:space="preserve"> attribut</w:t>
      </w:r>
      <w:r w:rsidR="00770FA5" w:rsidRPr="007E3B63">
        <w:rPr>
          <w:rFonts w:ascii="Garamond" w:hAnsi="Garamond"/>
          <w:color w:val="000000" w:themeColor="text1"/>
        </w:rPr>
        <w:t>ing</w:t>
      </w:r>
      <w:r w:rsidR="00817963" w:rsidRPr="007E3B63">
        <w:rPr>
          <w:rFonts w:ascii="Garamond" w:hAnsi="Garamond"/>
          <w:color w:val="000000" w:themeColor="text1"/>
        </w:rPr>
        <w:t xml:space="preserve"> greater variation in personality among men than among women to sex-specific evolution</w:t>
      </w:r>
      <w:r w:rsidR="008D6BA7">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049F3574" w14:textId="271C65BD" w:rsidR="00FA0C5C" w:rsidRPr="007E3B63" w:rsidRDefault="00C652E7" w:rsidP="003E4BE4">
      <w:pPr>
        <w:ind w:firstLine="360"/>
        <w:rPr>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w:t>
      </w:r>
      <w:r w:rsidR="003E7C68">
        <w:rPr>
          <w:rFonts w:ascii="Garamond" w:hAnsi="Garamond"/>
          <w:color w:val="000000" w:themeColor="text1"/>
        </w:rPr>
        <w:t xml:space="preserve">of animal personality studies </w:t>
      </w:r>
      <w:r w:rsidR="00FA0C5C">
        <w:rPr>
          <w:rFonts w:ascii="Garamond" w:hAnsi="Garamond"/>
          <w:color w:val="000000" w:themeColor="text1"/>
        </w:rPr>
        <w:t xml:space="preserve">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w:t>
      </w:r>
      <w:r w:rsidR="00437B70">
        <w:rPr>
          <w:rFonts w:ascii="Garamond" w:hAnsi="Garamond"/>
          <w:color w:val="000000" w:themeColor="text1"/>
        </w:rPr>
        <w:t>males</w:t>
      </w:r>
      <w:r w:rsidR="00437B70" w:rsidRPr="007E3B63">
        <w:rPr>
          <w:rFonts w:ascii="Garamond" w:hAnsi="Garamond"/>
          <w:color w:val="000000" w:themeColor="text1"/>
        </w:rPr>
        <w:t xml:space="preserve"> </w:t>
      </w:r>
      <w:r w:rsidR="00674388" w:rsidRPr="007E3B63">
        <w:rPr>
          <w:rFonts w:ascii="Garamond" w:hAnsi="Garamond"/>
          <w:color w:val="000000" w:themeColor="text1"/>
        </w:rPr>
        <w:t xml:space="preserve">show greater </w:t>
      </w:r>
      <w:r w:rsidR="00172FBC">
        <w:rPr>
          <w:rFonts w:ascii="Garamond" w:hAnsi="Garamond"/>
          <w:color w:val="000000" w:themeColor="text1"/>
        </w:rPr>
        <w:t>variability</w:t>
      </w:r>
      <w:r w:rsidR="00674388" w:rsidRPr="007E3B63">
        <w:rPr>
          <w:rFonts w:ascii="Garamond" w:hAnsi="Garamond"/>
          <w:color w:val="000000" w:themeColor="text1"/>
        </w:rPr>
        <w:t xml:space="preserve"> than </w:t>
      </w:r>
      <w:r w:rsidR="00437B70">
        <w:rPr>
          <w:rFonts w:ascii="Garamond" w:hAnsi="Garamond"/>
          <w:color w:val="000000" w:themeColor="text1"/>
        </w:rPr>
        <w:t>females</w:t>
      </w:r>
      <w:r w:rsidR="00A560AA">
        <w:rPr>
          <w:rFonts w:ascii="Garamond" w:hAnsi="Garamond"/>
          <w:color w:val="000000" w:themeColor="text1"/>
        </w:rPr>
        <w:t xml:space="preserve">. </w:t>
      </w:r>
      <w:r w:rsidR="00F83231">
        <w:rPr>
          <w:rFonts w:ascii="Garamond" w:hAnsi="Garamond"/>
          <w:color w:val="000000" w:themeColor="text1"/>
        </w:rPr>
        <w:t xml:space="preserve">More specifically, </w:t>
      </w:r>
      <w:r w:rsidR="00F83231" w:rsidRPr="007E3B63">
        <w:rPr>
          <w:rFonts w:ascii="Garamond" w:hAnsi="Garamond"/>
          <w:color w:val="000000" w:themeColor="text1"/>
        </w:rPr>
        <w:t xml:space="preserve">we </w:t>
      </w:r>
      <w:r w:rsidR="00F83231">
        <w:rPr>
          <w:rFonts w:ascii="Garamond" w:hAnsi="Garamond"/>
          <w:color w:val="000000" w:themeColor="text1"/>
        </w:rPr>
        <w:t>test</w:t>
      </w:r>
      <w:r w:rsidR="00F83231" w:rsidRPr="007E3B63">
        <w:rPr>
          <w:rFonts w:ascii="Garamond" w:hAnsi="Garamond"/>
          <w:color w:val="000000" w:themeColor="text1"/>
        </w:rPr>
        <w:t xml:space="preserve"> three key questions using meta-analytic models: 1) </w:t>
      </w:r>
      <w:r w:rsidR="00F83231">
        <w:rPr>
          <w:rFonts w:ascii="Garamond" w:hAnsi="Garamond"/>
          <w:color w:val="000000" w:themeColor="text1"/>
        </w:rPr>
        <w:t>d</w:t>
      </w:r>
      <w:r w:rsidR="00F83231" w:rsidRPr="007E3B63">
        <w:rPr>
          <w:rFonts w:ascii="Garamond" w:hAnsi="Garamond"/>
          <w:color w:val="000000" w:themeColor="text1"/>
        </w:rPr>
        <w:t xml:space="preserve">o males show greater variability than females in five personality factors; 2) </w:t>
      </w:r>
      <w:r w:rsidR="00F83231">
        <w:rPr>
          <w:rFonts w:ascii="Garamond" w:hAnsi="Garamond"/>
          <w:color w:val="000000" w:themeColor="text1"/>
        </w:rPr>
        <w:t>a</w:t>
      </w:r>
      <w:r w:rsidR="00F83231" w:rsidRPr="007E3B63">
        <w:rPr>
          <w:rFonts w:ascii="Garamond" w:hAnsi="Garamond"/>
          <w:color w:val="000000" w:themeColor="text1"/>
        </w:rPr>
        <w:t xml:space="preserve">re sex differences in </w:t>
      </w:r>
      <w:r w:rsidR="00172FBC">
        <w:rPr>
          <w:rFonts w:ascii="Garamond" w:hAnsi="Garamond"/>
          <w:color w:val="000000" w:themeColor="text1"/>
        </w:rPr>
        <w:t>variability</w:t>
      </w:r>
      <w:r w:rsidR="00F83231" w:rsidRPr="007E3B63">
        <w:rPr>
          <w:rFonts w:ascii="Garamond" w:hAnsi="Garamond"/>
          <w:color w:val="000000" w:themeColor="text1"/>
        </w:rPr>
        <w:t xml:space="preserve"> consistent for the five components of personality; and </w:t>
      </w:r>
      <w:r w:rsidR="00F83231">
        <w:rPr>
          <w:rFonts w:ascii="Garamond" w:hAnsi="Garamond"/>
          <w:color w:val="000000" w:themeColor="text1"/>
        </w:rPr>
        <w:t>finally</w:t>
      </w:r>
      <w:r w:rsidR="00E624AA">
        <w:rPr>
          <w:rFonts w:ascii="Garamond" w:hAnsi="Garamond"/>
          <w:color w:val="000000" w:themeColor="text1"/>
        </w:rPr>
        <w:t xml:space="preserve"> </w:t>
      </w:r>
      <w:r w:rsidR="00F83231" w:rsidRPr="007E3B63">
        <w:rPr>
          <w:rFonts w:ascii="Garamond" w:hAnsi="Garamond"/>
          <w:color w:val="000000" w:themeColor="text1"/>
        </w:rPr>
        <w:t xml:space="preserve">3) </w:t>
      </w:r>
      <w:r w:rsidR="00F83231">
        <w:rPr>
          <w:rFonts w:ascii="Garamond" w:hAnsi="Garamond"/>
          <w:color w:val="000000" w:themeColor="text1"/>
        </w:rPr>
        <w:t>d</w:t>
      </w:r>
      <w:r w:rsidR="00F83231" w:rsidRPr="007E3B63">
        <w:rPr>
          <w:rFonts w:ascii="Garamond" w:hAnsi="Garamond"/>
          <w:color w:val="000000" w:themeColor="text1"/>
        </w:rPr>
        <w:t xml:space="preserve">oes sexual selection (estimated using the proxy of </w:t>
      </w:r>
      <w:r w:rsidR="00C10D1C">
        <w:rPr>
          <w:rFonts w:ascii="Garamond" w:hAnsi="Garamond"/>
          <w:color w:val="000000" w:themeColor="text1"/>
        </w:rPr>
        <w:t xml:space="preserve">sexual size dimorphism, </w:t>
      </w:r>
      <w:r w:rsidR="00F83231" w:rsidRPr="007E3B63">
        <w:rPr>
          <w:rFonts w:ascii="Garamond" w:hAnsi="Garamond"/>
          <w:color w:val="000000" w:themeColor="text1"/>
        </w:rPr>
        <w:t xml:space="preserve">SSD) explain </w:t>
      </w:r>
      <w:r w:rsidR="00172FBC">
        <w:rPr>
          <w:rFonts w:ascii="Garamond" w:hAnsi="Garamond"/>
          <w:color w:val="000000" w:themeColor="text1"/>
        </w:rPr>
        <w:t>differences</w:t>
      </w:r>
      <w:r w:rsidR="00F83231" w:rsidRPr="007E3B63">
        <w:rPr>
          <w:rFonts w:ascii="Garamond" w:hAnsi="Garamond"/>
          <w:color w:val="000000" w:themeColor="text1"/>
        </w:rPr>
        <w:t xml:space="preserve"> in the magnitude of sex differences in </w:t>
      </w:r>
      <w:r w:rsidR="00172FBC">
        <w:rPr>
          <w:rFonts w:ascii="Garamond" w:hAnsi="Garamond"/>
          <w:color w:val="000000" w:themeColor="text1"/>
        </w:rPr>
        <w:t>variability</w:t>
      </w:r>
      <w:r w:rsidR="00F83231" w:rsidRPr="007E3B63">
        <w:rPr>
          <w:rFonts w:ascii="Garamond" w:hAnsi="Garamond"/>
          <w:color w:val="000000" w:themeColor="text1"/>
        </w:rPr>
        <w:t xml:space="preserve"> in personality? </w:t>
      </w:r>
      <w:r w:rsidR="00F83231">
        <w:rPr>
          <w:rFonts w:ascii="Garamond" w:hAnsi="Garamond"/>
          <w:color w:val="000000" w:themeColor="text1"/>
        </w:rPr>
        <w:t>I</w:t>
      </w:r>
      <w:r w:rsidR="001562C1" w:rsidRPr="007E3B63">
        <w:rPr>
          <w:rFonts w:ascii="Garamond" w:hAnsi="Garamond"/>
          <w:color w:val="000000" w:themeColor="text1"/>
        </w:rPr>
        <w:t xml:space="preserve">n many taxa </w:t>
      </w:r>
      <w:r w:rsidR="00FA0C5C">
        <w:rPr>
          <w:rFonts w:ascii="Garamond" w:hAnsi="Garamond"/>
          <w:color w:val="000000" w:themeColor="text1"/>
        </w:rPr>
        <w:t xml:space="preserve">the strength of sexual selection </w:t>
      </w:r>
      <w:r w:rsidR="001562C1" w:rsidRPr="007E3B63">
        <w:rPr>
          <w:rFonts w:ascii="Garamond" w:hAnsi="Garamond"/>
          <w:color w:val="000000" w:themeColor="text1"/>
        </w:rPr>
        <w:t xml:space="preserve">is </w:t>
      </w:r>
      <w:r w:rsidR="00FA0C5C">
        <w:rPr>
          <w:rFonts w:ascii="Garamond" w:hAnsi="Garamond"/>
          <w:color w:val="000000" w:themeColor="text1"/>
        </w:rPr>
        <w:t xml:space="preserve">often </w:t>
      </w:r>
      <w:r w:rsidR="001562C1" w:rsidRPr="007E3B63">
        <w:rPr>
          <w:rFonts w:ascii="Garamond" w:hAnsi="Garamond"/>
          <w:color w:val="000000" w:themeColor="text1"/>
        </w:rPr>
        <w:t xml:space="preserve">associated with the magnitude of </w:t>
      </w:r>
      <w:r w:rsidR="00C10D1C">
        <w:rPr>
          <w:rFonts w:ascii="Garamond" w:hAnsi="Garamond"/>
          <w:color w:val="000000" w:themeColor="text1"/>
        </w:rPr>
        <w:t xml:space="preserve">SSD </w:t>
      </w:r>
      <w:r w:rsidR="001562C1">
        <w:rPr>
          <w:rFonts w:ascii="Garamond" w:hAnsi="Garamond"/>
        </w:rPr>
        <w:fldChar w:fldCharType="begin" w:fldLock="1"/>
      </w:r>
      <w:r w:rsidR="00C10D1C">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dimorphic?","type":"article-journal","volume":"121"},"uris":["http://www.mendeley.com/documents/?uuid=883d0775-5acd-411b-867a-b035fd4fa424"]}],"mendeley":{"formattedCitation":"(Reiss 1986; Cassini 2020; Horne &lt;i&gt;et al.&lt;/i&gt; 2020)","manualFormatting":"(Reiss 1986; e.g. primates: Cassini 2020; fish: Horne et al. 2020)","plainTextFormattedCitation":"(Reiss 1986; Cassini 2020; Horne et al. 2020)","previouslyFormattedCitation":"(Reiss 1986; Cassini 2020; Horne &lt;i&gt;et al.&lt;/i&gt; 2020)"},"properties":{"noteIndex":0},"schema":"https://github.com/citation-style-language/schema/raw/master/csl-citation.json"}</w:instrText>
      </w:r>
      <w:r w:rsidR="001562C1">
        <w:rPr>
          <w:rFonts w:ascii="Garamond" w:hAnsi="Garamond"/>
        </w:rPr>
        <w:fldChar w:fldCharType="separate"/>
      </w:r>
      <w:r w:rsidR="001562C1" w:rsidRPr="00AF5EFD">
        <w:rPr>
          <w:rFonts w:ascii="Garamond" w:hAnsi="Garamond"/>
          <w:noProof/>
        </w:rPr>
        <w:t xml:space="preserve">(Reiss 1986; </w:t>
      </w:r>
      <w:r w:rsidR="001562C1">
        <w:rPr>
          <w:rFonts w:ascii="Garamond" w:hAnsi="Garamond"/>
          <w:noProof/>
        </w:rPr>
        <w:t xml:space="preserve">e.g. primates: </w:t>
      </w:r>
      <w:r w:rsidR="001562C1" w:rsidRPr="00AF5EFD">
        <w:rPr>
          <w:rFonts w:ascii="Garamond" w:hAnsi="Garamond"/>
          <w:noProof/>
        </w:rPr>
        <w:t xml:space="preserve">Cassini 2020; </w:t>
      </w:r>
      <w:r w:rsidR="001562C1">
        <w:rPr>
          <w:rFonts w:ascii="Garamond" w:hAnsi="Garamond"/>
          <w:noProof/>
        </w:rPr>
        <w:t xml:space="preserve">fish: </w:t>
      </w:r>
      <w:r w:rsidR="001562C1" w:rsidRPr="00AF5EFD">
        <w:rPr>
          <w:rFonts w:ascii="Garamond" w:hAnsi="Garamond"/>
          <w:noProof/>
        </w:rPr>
        <w:t xml:space="preserve">Horne </w:t>
      </w:r>
      <w:r w:rsidR="001562C1" w:rsidRPr="00AF5EFD">
        <w:rPr>
          <w:rFonts w:ascii="Garamond" w:hAnsi="Garamond"/>
          <w:i/>
          <w:noProof/>
        </w:rPr>
        <w:t>et al.</w:t>
      </w:r>
      <w:r w:rsidR="001562C1" w:rsidRPr="00AF5EFD">
        <w:rPr>
          <w:rFonts w:ascii="Garamond" w:hAnsi="Garamond"/>
          <w:noProof/>
        </w:rPr>
        <w:t xml:space="preserve"> 2020)</w:t>
      </w:r>
      <w:r w:rsidR="001562C1">
        <w:rPr>
          <w:rFonts w:ascii="Garamond" w:hAnsi="Garamond"/>
        </w:rPr>
        <w:fldChar w:fldCharType="end"/>
      </w:r>
      <w:r w:rsidR="001562C1" w:rsidRPr="007E3B63">
        <w:rPr>
          <w:rFonts w:ascii="Garamond" w:hAnsi="Garamond"/>
          <w:color w:val="000000" w:themeColor="text1"/>
        </w:rPr>
        <w:t xml:space="preserve">. </w:t>
      </w:r>
      <w:r w:rsidR="00FA0C5C" w:rsidRPr="007E3B63">
        <w:rPr>
          <w:rFonts w:ascii="Garamond" w:hAnsi="Garamond"/>
          <w:color w:val="000000" w:themeColor="text1"/>
        </w:rPr>
        <w:t xml:space="preserve">We therefore included SSD as a moderator in our meta-analysis. </w:t>
      </w:r>
      <w:r w:rsidR="00172FBC">
        <w:rPr>
          <w:rFonts w:ascii="Garamond" w:hAnsi="Garamond"/>
          <w:color w:val="000000" w:themeColor="text1"/>
        </w:rPr>
        <w:t>Additionally, o</w:t>
      </w:r>
      <w:r w:rsidR="00E624AA">
        <w:rPr>
          <w:rFonts w:ascii="Garamond" w:hAnsi="Garamond"/>
          <w:color w:val="000000" w:themeColor="text1"/>
        </w:rPr>
        <w:t>ur</w:t>
      </w:r>
      <w:r w:rsidR="00E624AA" w:rsidRPr="007E3B63">
        <w:rPr>
          <w:rFonts w:ascii="Garamond" w:hAnsi="Garamond"/>
          <w:color w:val="000000" w:themeColor="text1"/>
        </w:rPr>
        <w:t xml:space="preserve"> data </w:t>
      </w:r>
      <w:r w:rsidR="00172FBC">
        <w:rPr>
          <w:rFonts w:ascii="Garamond" w:hAnsi="Garamond"/>
          <w:color w:val="000000" w:themeColor="text1"/>
        </w:rPr>
        <w:t>encompassed</w:t>
      </w:r>
      <w:r w:rsidR="00E624AA" w:rsidRPr="007E3B63">
        <w:rPr>
          <w:rFonts w:ascii="Garamond" w:hAnsi="Garamond"/>
          <w:color w:val="000000" w:themeColor="text1"/>
        </w:rPr>
        <w:t xml:space="preserve"> taxa where males are always heterogametic (mammals), always homogametic (birds), or </w:t>
      </w:r>
      <w:r w:rsidR="00E624AA">
        <w:rPr>
          <w:rFonts w:ascii="Garamond" w:hAnsi="Garamond"/>
          <w:color w:val="000000" w:themeColor="text1"/>
        </w:rPr>
        <w:t xml:space="preserve">where taxa have a </w:t>
      </w:r>
      <w:r w:rsidR="00E624AA" w:rsidRPr="007E3B63">
        <w:rPr>
          <w:rFonts w:ascii="Garamond" w:hAnsi="Garamond"/>
          <w:color w:val="000000" w:themeColor="text1"/>
        </w:rPr>
        <w:t xml:space="preserve">mixture of the two (insects, fish and reptiles/frogs). </w:t>
      </w:r>
      <w:r w:rsidR="00E624AA">
        <w:rPr>
          <w:rFonts w:ascii="Garamond" w:hAnsi="Garamond"/>
          <w:color w:val="000000" w:themeColor="text1"/>
        </w:rPr>
        <w:t>As such, w</w:t>
      </w:r>
      <w:r w:rsidR="00FA0C5C" w:rsidRPr="007E3B63">
        <w:rPr>
          <w:rFonts w:ascii="Garamond" w:hAnsi="Garamond"/>
          <w:color w:val="000000" w:themeColor="text1"/>
        </w:rPr>
        <w:t xml:space="preserve">e </w:t>
      </w:r>
      <w:r w:rsidR="00E624AA">
        <w:rPr>
          <w:rFonts w:ascii="Garamond" w:hAnsi="Garamond"/>
          <w:color w:val="000000" w:themeColor="text1"/>
        </w:rPr>
        <w:t xml:space="preserve">also </w:t>
      </w:r>
      <w:r w:rsidR="00FA0C5C" w:rsidRPr="007E3B63">
        <w:rPr>
          <w:rFonts w:ascii="Garamond" w:hAnsi="Garamond"/>
          <w:color w:val="000000" w:themeColor="text1"/>
        </w:rPr>
        <w:t xml:space="preserve">partially tested for an effect of </w:t>
      </w:r>
      <w:r w:rsidR="00172FBC">
        <w:rPr>
          <w:rFonts w:ascii="Garamond" w:hAnsi="Garamond"/>
          <w:color w:val="000000" w:themeColor="text1"/>
        </w:rPr>
        <w:t>sex chromosomal arrangement</w:t>
      </w:r>
      <w:r w:rsidR="00FA0C5C" w:rsidRPr="007E3B63">
        <w:rPr>
          <w:rFonts w:ascii="Garamond" w:hAnsi="Garamond"/>
          <w:color w:val="000000" w:themeColor="text1"/>
        </w:rPr>
        <w:t xml:space="preserve"> on sex differences in variation in personality by testing for a moderating effect of taxa. </w:t>
      </w:r>
    </w:p>
    <w:p w14:paraId="00D94388" w14:textId="6128C689" w:rsidR="007E3B63" w:rsidRDefault="007E3B63" w:rsidP="00FA0C5C">
      <w:pPr>
        <w:rPr>
          <w:rFonts w:ascii="Garamond" w:hAnsi="Garamond"/>
          <w:b/>
          <w:bCs/>
          <w:color w:val="000000" w:themeColor="text1"/>
        </w:rPr>
      </w:pPr>
    </w:p>
    <w:p w14:paraId="78939CD5" w14:textId="77777777" w:rsidR="00DA2BB5" w:rsidRDefault="00DA2BB5" w:rsidP="00DA2BB5">
      <w:pPr>
        <w:rPr>
          <w:rFonts w:ascii="Garamond" w:hAnsi="Garamond"/>
          <w:b/>
          <w:bCs/>
        </w:rPr>
      </w:pPr>
      <w:r>
        <w:rPr>
          <w:rFonts w:ascii="Garamond" w:hAnsi="Garamond"/>
          <w:b/>
          <w:bCs/>
        </w:rPr>
        <w:t>Results</w:t>
      </w:r>
    </w:p>
    <w:p w14:paraId="51F496AE" w14:textId="77777777" w:rsidR="00DA2BB5" w:rsidRDefault="00DA2BB5" w:rsidP="00DA2BB5">
      <w:pPr>
        <w:rPr>
          <w:rFonts w:ascii="Garamond" w:hAnsi="Garamond"/>
          <w:i/>
        </w:rPr>
      </w:pPr>
    </w:p>
    <w:p w14:paraId="2F45826E" w14:textId="6ED96165" w:rsidR="00DA2BB5" w:rsidRDefault="00EE0A30" w:rsidP="00DA2BB5">
      <w:pPr>
        <w:rPr>
          <w:rFonts w:ascii="Garamond" w:hAnsi="Garamond"/>
          <w:i/>
        </w:rPr>
      </w:pPr>
      <w:r>
        <w:rPr>
          <w:rFonts w:ascii="Garamond" w:hAnsi="Garamond"/>
          <w:i/>
        </w:rPr>
        <w:t xml:space="preserve">Dataset </w:t>
      </w:r>
      <w:commentRangeStart w:id="14"/>
      <w:r w:rsidR="00DA2BB5">
        <w:rPr>
          <w:rFonts w:ascii="Garamond" w:hAnsi="Garamond"/>
          <w:i/>
        </w:rPr>
        <w:t>Summary</w:t>
      </w:r>
      <w:commentRangeEnd w:id="14"/>
      <w:r w:rsidR="008E124C">
        <w:rPr>
          <w:rStyle w:val="CommentReference"/>
        </w:rPr>
        <w:commentReference w:id="14"/>
      </w:r>
      <w:r w:rsidR="00DA2BB5">
        <w:rPr>
          <w:rFonts w:ascii="Garamond" w:hAnsi="Garamond"/>
          <w:i/>
        </w:rPr>
        <w:t xml:space="preserve"> </w:t>
      </w:r>
    </w:p>
    <w:p w14:paraId="18A97B0C" w14:textId="77777777" w:rsidR="00DA2BB5" w:rsidRDefault="00DA2BB5" w:rsidP="00DA2BB5">
      <w:pPr>
        <w:rPr>
          <w:rFonts w:ascii="Garamond" w:hAnsi="Garamond"/>
        </w:rPr>
      </w:pPr>
    </w:p>
    <w:p w14:paraId="38E240F8" w14:textId="718F1E2D" w:rsidR="00DA2BB5" w:rsidRPr="00AF23CE" w:rsidRDefault="00DA2BB5" w:rsidP="00DA2BB5">
      <w:pPr>
        <w:ind w:firstLine="720"/>
        <w:rPr>
          <w:rFonts w:ascii="Garamond" w:hAnsi="Garamond"/>
        </w:rPr>
      </w:pPr>
      <w:r>
        <w:rPr>
          <w:rFonts w:ascii="Garamond" w:hAnsi="Garamond"/>
        </w:rPr>
        <w:t>Our final dataset comprised 2,</w:t>
      </w:r>
      <w:r w:rsidR="00F871B4">
        <w:rPr>
          <w:rFonts w:ascii="Garamond" w:hAnsi="Garamond"/>
        </w:rPr>
        <w:t>167</w:t>
      </w:r>
      <w:r>
        <w:rPr>
          <w:rFonts w:ascii="Garamond" w:hAnsi="Garamond"/>
        </w:rPr>
        <w:t xml:space="preserve"> effect sizes from five broad taxonomic groups: mammals, birds, reptiles</w:t>
      </w:r>
      <w:r w:rsidR="003E4BE4">
        <w:rPr>
          <w:rFonts w:ascii="Garamond" w:hAnsi="Garamond"/>
        </w:rPr>
        <w:t>/</w:t>
      </w:r>
      <w:r w:rsidR="00150329">
        <w:rPr>
          <w:rFonts w:ascii="Garamond" w:hAnsi="Garamond"/>
        </w:rPr>
        <w:t>amphibians</w:t>
      </w:r>
      <w:r>
        <w:rPr>
          <w:rFonts w:ascii="Garamond" w:hAnsi="Garamond"/>
        </w:rPr>
        <w:t xml:space="preserve"> </w:t>
      </w:r>
      <w:r w:rsidR="00150329">
        <w:rPr>
          <w:rFonts w:ascii="Garamond" w:hAnsi="Garamond"/>
        </w:rPr>
        <w:t xml:space="preserve">(both </w:t>
      </w:r>
      <w:r>
        <w:rPr>
          <w:rFonts w:ascii="Garamond" w:hAnsi="Garamond"/>
        </w:rPr>
        <w:t>combined), fish and invertebrates. The number of species (n = 10-106), studies (n = 11-61) and effect sizes (n = 95-6</w:t>
      </w:r>
      <w:r w:rsidR="00D9254D">
        <w:rPr>
          <w:rFonts w:ascii="Garamond" w:hAnsi="Garamond"/>
        </w:rPr>
        <w:t>7</w:t>
      </w:r>
      <w:r>
        <w:rPr>
          <w:rFonts w:ascii="Garamond" w:hAnsi="Garamond"/>
        </w:rPr>
        <w:t xml:space="preserve">4) per taxa are shown in </w:t>
      </w:r>
      <w:r>
        <w:rPr>
          <w:rFonts w:ascii="Garamond" w:hAnsi="Garamond"/>
        </w:rPr>
        <w:lastRenderedPageBreak/>
        <w:t xml:space="preserve">Table 1. Boldness was the most well-studied and sociality the least-studied of the five personality </w:t>
      </w:r>
      <w:r w:rsidRPr="00050529">
        <w:rPr>
          <w:rFonts w:ascii="Garamond" w:hAnsi="Garamond"/>
        </w:rPr>
        <w:t>types (n=8</w:t>
      </w:r>
      <w:r w:rsidR="00050529" w:rsidRPr="00050529">
        <w:rPr>
          <w:rFonts w:ascii="Garamond" w:hAnsi="Garamond"/>
        </w:rPr>
        <w:t>14</w:t>
      </w:r>
      <w:r w:rsidRPr="00050529">
        <w:rPr>
          <w:rFonts w:ascii="Garamond" w:hAnsi="Garamond"/>
        </w:rPr>
        <w:t xml:space="preserve"> and 16</w:t>
      </w:r>
      <w:r w:rsidR="00050529" w:rsidRPr="00050529">
        <w:rPr>
          <w:rFonts w:ascii="Garamond" w:hAnsi="Garamond"/>
        </w:rPr>
        <w:t>6</w:t>
      </w:r>
      <w:r>
        <w:rPr>
          <w:rFonts w:ascii="Garamond" w:hAnsi="Garamond"/>
        </w:rPr>
        <w:t xml:space="preserve"> effect sizes, respectively) (Table 2). </w:t>
      </w:r>
    </w:p>
    <w:p w14:paraId="5AE33A1E" w14:textId="77777777" w:rsidR="00DA2BB5" w:rsidRDefault="00DA2BB5" w:rsidP="00DA2BB5">
      <w:pPr>
        <w:ind w:firstLine="720"/>
        <w:rPr>
          <w:rFonts w:ascii="Garamond" w:hAnsi="Garamond"/>
        </w:rPr>
      </w:pPr>
    </w:p>
    <w:p w14:paraId="5A396A70" w14:textId="78F22B4F" w:rsidR="00DA2BB5" w:rsidRPr="004A4BC9" w:rsidRDefault="00DA2BB5" w:rsidP="00DA2BB5">
      <w:pPr>
        <w:rPr>
          <w:rFonts w:ascii="Garamond" w:hAnsi="Garamond"/>
          <w:i/>
        </w:rPr>
      </w:pPr>
      <w:r>
        <w:rPr>
          <w:rFonts w:ascii="Garamond" w:hAnsi="Garamond"/>
          <w:i/>
        </w:rPr>
        <w:t>Sex Differences</w:t>
      </w:r>
    </w:p>
    <w:p w14:paraId="67B526D9" w14:textId="77777777" w:rsidR="00DA2BB5" w:rsidRDefault="00DA2BB5" w:rsidP="00DA2BB5">
      <w:pPr>
        <w:rPr>
          <w:rFonts w:ascii="Garamond" w:hAnsi="Garamond"/>
        </w:rPr>
      </w:pPr>
    </w:p>
    <w:p w14:paraId="2BA03CB5" w14:textId="1E592562" w:rsidR="00DA2BB5" w:rsidRDefault="00DA2BB5" w:rsidP="00DA2BB5">
      <w:pPr>
        <w:ind w:firstLine="720"/>
        <w:rPr>
          <w:rFonts w:ascii="Garamond" w:hAnsi="Garamond"/>
        </w:rPr>
      </w:pPr>
      <w:r>
        <w:rPr>
          <w:rFonts w:ascii="Garamond" w:hAnsi="Garamond"/>
        </w:rPr>
        <w:t>Combining all five personality traits, males and females did not differ significantly in their mean personality in any of the five taxa, nor was there a significant sex difference in variability (Table 1 and Supplementary Table S1). The effect size estimates from our meta-analytic 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w:t>
      </w:r>
      <w:proofErr w:type="spellStart"/>
      <w:r>
        <w:rPr>
          <w:rFonts w:ascii="Garamond" w:hAnsi="Garamond"/>
        </w:rPr>
        <w:t>lnCVR</w:t>
      </w:r>
      <w:proofErr w:type="spellEnd"/>
      <w:r>
        <w:rPr>
          <w:rFonts w:ascii="Garamond" w:hAnsi="Garamond"/>
        </w:rPr>
        <w:t xml:space="preserve"> &gt; 0.</w:t>
      </w:r>
      <w:r w:rsidR="00C850E4">
        <w:rPr>
          <w:rFonts w:ascii="Garamond" w:hAnsi="Garamond"/>
        </w:rPr>
        <w:t>6</w:t>
      </w:r>
      <w:r>
        <w:rPr>
          <w:rFonts w:ascii="Garamond" w:hAnsi="Garamond"/>
        </w:rPr>
        <w:t xml:space="preserve">0), </w:t>
      </w:r>
      <w:r w:rsidR="00CF55C4">
        <w:rPr>
          <w:rFonts w:ascii="Garamond" w:hAnsi="Garamond"/>
        </w:rPr>
        <w:t>while there was moderate</w:t>
      </w:r>
      <w:r w:rsidR="00EA1EA2">
        <w:rPr>
          <w:rFonts w:ascii="Garamond" w:hAnsi="Garamond"/>
        </w:rPr>
        <w:t>-low</w:t>
      </w:r>
      <w:r w:rsidR="00CF55C4">
        <w:rPr>
          <w:rFonts w:ascii="Garamond" w:hAnsi="Garamond"/>
        </w:rPr>
        <w:t xml:space="preserve"> heterogeneity for</w:t>
      </w:r>
      <w:r>
        <w:rPr>
          <w:rFonts w:ascii="Garamond" w:hAnsi="Garamond"/>
        </w:rPr>
        <w:t xml:space="preserve"> </w:t>
      </w:r>
      <w:r w:rsidR="006567C3">
        <w:rPr>
          <w:rFonts w:ascii="Garamond" w:hAnsi="Garamond"/>
        </w:rPr>
        <w:t xml:space="preserve">reptiles/amphibians </w:t>
      </w:r>
      <w:r>
        <w:rPr>
          <w:rFonts w:ascii="Garamond" w:hAnsi="Garamond"/>
        </w:rPr>
        <w:t>(</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0.01) and fish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0.49). Heterogeneity within mean personality effect sizes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variability </w:t>
      </w:r>
      <w:r w:rsidR="00375027">
        <w:rPr>
          <w:rFonts w:ascii="Garamond" w:hAnsi="Garamond"/>
        </w:rPr>
        <w:t xml:space="preserve">of </w:t>
      </w:r>
      <w:r>
        <w:rPr>
          <w:rFonts w:ascii="Garamond" w:hAnsi="Garamond"/>
        </w:rPr>
        <w:t xml:space="preserve">effect sizes for </w:t>
      </w:r>
      <w:r w:rsidR="00343676">
        <w:rPr>
          <w:rFonts w:ascii="Garamond" w:hAnsi="Garamond"/>
        </w:rPr>
        <w:t>mammals, birds</w:t>
      </w:r>
      <w:r>
        <w:rPr>
          <w:rFonts w:ascii="Garamond" w:hAnsi="Garamond"/>
        </w:rPr>
        <w:t xml:space="preserve"> and </w:t>
      </w:r>
      <w:r w:rsidR="00A56773">
        <w:rPr>
          <w:rFonts w:ascii="Garamond" w:hAnsi="Garamond"/>
        </w:rPr>
        <w:t xml:space="preserve">reptiles/amphibians </w:t>
      </w:r>
      <w:r>
        <w:rPr>
          <w:rFonts w:ascii="Garamond" w:hAnsi="Garamond"/>
        </w:rPr>
        <w:t xml:space="preserve">only (see Supplementary Table S1). </w:t>
      </w:r>
    </w:p>
    <w:p w14:paraId="3D45B87B" w14:textId="77777777" w:rsidR="00DA2BB5" w:rsidRDefault="00DA2BB5" w:rsidP="00DA2BB5">
      <w:pPr>
        <w:ind w:firstLine="720"/>
        <w:rPr>
          <w:rFonts w:ascii="Garamond" w:hAnsi="Garamond"/>
          <w:highlight w:val="green"/>
        </w:rPr>
      </w:pPr>
    </w:p>
    <w:p w14:paraId="36C32086" w14:textId="3C4F8CC9" w:rsidR="00DA2BB5" w:rsidRDefault="00DA2BB5" w:rsidP="00DA2BB5">
      <w:pPr>
        <w:ind w:firstLine="720"/>
        <w:rPr>
          <w:rFonts w:ascii="Garamond" w:hAnsi="Garamond"/>
        </w:rPr>
      </w:pPr>
      <w:r>
        <w:rPr>
          <w:rFonts w:ascii="Garamond" w:hAnsi="Garamond"/>
        </w:rPr>
        <w:t xml:space="preserve">The lack of a sex difference in mean </w:t>
      </w:r>
      <w:r w:rsidR="00A56773">
        <w:rPr>
          <w:rFonts w:ascii="Garamond" w:hAnsi="Garamond"/>
        </w:rPr>
        <w:t xml:space="preserve">and </w:t>
      </w:r>
      <w:r w:rsidR="001763FD">
        <w:rPr>
          <w:rFonts w:ascii="Garamond" w:hAnsi="Garamond"/>
        </w:rPr>
        <w:t>variability</w:t>
      </w:r>
      <w:r w:rsidR="00A56773">
        <w:rPr>
          <w:rFonts w:ascii="Garamond" w:hAnsi="Garamond"/>
        </w:rPr>
        <w:t xml:space="preserve"> in </w:t>
      </w:r>
      <w:r>
        <w:rPr>
          <w:rFonts w:ascii="Garamond" w:hAnsi="Garamond"/>
        </w:rPr>
        <w:t xml:space="preserve">personality could arise if the direction of any difference in sex-specific values varied across the five personality traits. When the traits were analysed </w:t>
      </w:r>
      <w:proofErr w:type="gramStart"/>
      <w:r>
        <w:rPr>
          <w:rFonts w:ascii="Garamond" w:hAnsi="Garamond"/>
        </w:rPr>
        <w:t>separately</w:t>
      </w:r>
      <w:proofErr w:type="gramEnd"/>
      <w:r>
        <w:rPr>
          <w:rFonts w:ascii="Garamond" w:hAnsi="Garamond"/>
        </w:rPr>
        <w:t xml:space="preserve"> we found significant sex differences in mean values in </w:t>
      </w:r>
      <w:r w:rsidR="002B512D">
        <w:rPr>
          <w:rFonts w:ascii="Garamond" w:hAnsi="Garamond"/>
        </w:rPr>
        <w:t xml:space="preserve">only two </w:t>
      </w:r>
      <w:r>
        <w:rPr>
          <w:rFonts w:ascii="Garamond" w:hAnsi="Garamond"/>
        </w:rPr>
        <w:t>cases</w:t>
      </w:r>
      <w:r w:rsidR="00546AD9">
        <w:rPr>
          <w:rFonts w:ascii="Garamond" w:hAnsi="Garamond"/>
        </w:rPr>
        <w:t>. F</w:t>
      </w:r>
      <w:r>
        <w:rPr>
          <w:rFonts w:ascii="Garamond" w:hAnsi="Garamond"/>
        </w:rPr>
        <w:t>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r w:rsidR="00375027">
        <w:rPr>
          <w:rFonts w:ascii="Garamond" w:hAnsi="Garamond"/>
        </w:rPr>
        <w:t>95% CI</w:t>
      </w:r>
      <w:r w:rsidR="002E252E">
        <w:rPr>
          <w:rFonts w:ascii="Garamond" w:hAnsi="Garamond"/>
        </w:rPr>
        <w:t>s</w:t>
      </w:r>
      <w:r w:rsidR="00375027">
        <w:rPr>
          <w:rFonts w:ascii="Garamond" w:hAnsi="Garamond"/>
        </w:rPr>
        <w:t xml:space="preserve">: </w:t>
      </w:r>
      <w:r w:rsidR="002E252E">
        <w:rPr>
          <w:rFonts w:ascii="Garamond" w:hAnsi="Garamond"/>
        </w:rPr>
        <w:t>-1.16, -0.21;</w:t>
      </w:r>
      <w:r w:rsidR="00375027">
        <w:rPr>
          <w:rFonts w:ascii="Garamond" w:hAnsi="Garamond"/>
        </w:rPr>
        <w:t xml:space="preserve"> </w:t>
      </w:r>
      <w:r>
        <w:rPr>
          <w:rFonts w:ascii="Garamond" w:hAnsi="Garamond"/>
          <w:i/>
        </w:rPr>
        <w:t>p</w:t>
      </w:r>
      <w:r>
        <w:rPr>
          <w:rFonts w:ascii="Garamond" w:hAnsi="Garamond"/>
        </w:rPr>
        <w:t>=0.005),</w:t>
      </w:r>
      <w:r w:rsidR="002B512D">
        <w:rPr>
          <w:rFonts w:ascii="Garamond" w:hAnsi="Garamond"/>
        </w:rPr>
        <w:t xml:space="preserve"> </w:t>
      </w:r>
      <w:r w:rsidR="00546AD9">
        <w:rPr>
          <w:rFonts w:ascii="Garamond" w:hAnsi="Garamond"/>
        </w:rPr>
        <w:t>but</w:t>
      </w:r>
      <w:r>
        <w:rPr>
          <w:rFonts w:ascii="Garamond" w:hAnsi="Garamond"/>
        </w:rPr>
        <w:t xml:space="preserve"> less exploratory in reptiles</w:t>
      </w:r>
      <w:r w:rsidR="00A56773">
        <w:rPr>
          <w:rFonts w:ascii="Garamond" w:hAnsi="Garamond"/>
        </w:rPr>
        <w:t xml:space="preserve">/amphibians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sidR="002E252E">
        <w:rPr>
          <w:rFonts w:ascii="Garamond" w:hAnsi="Garamond"/>
        </w:rPr>
        <w:t xml:space="preserve">95% CIs: 0.05, 0.45; </w:t>
      </w:r>
      <w:r>
        <w:rPr>
          <w:rFonts w:ascii="Garamond" w:hAnsi="Garamond"/>
          <w:i/>
        </w:rPr>
        <w:t>p</w:t>
      </w:r>
      <w:r>
        <w:rPr>
          <w:rFonts w:ascii="Garamond" w:hAnsi="Garamond"/>
        </w:rPr>
        <w:t>=0.02). There were no significant sex differences in mean values for mammals</w:t>
      </w:r>
      <w:r w:rsidR="002B512D">
        <w:rPr>
          <w:rFonts w:ascii="Garamond" w:hAnsi="Garamond"/>
        </w:rPr>
        <w:t>, invertebrates</w:t>
      </w:r>
      <w:r>
        <w:rPr>
          <w:rFonts w:ascii="Garamond" w:hAnsi="Garamond"/>
        </w:rPr>
        <w:t xml:space="preserve"> or fish (Table 2, Figures 1 &amp; 2).</w:t>
      </w:r>
    </w:p>
    <w:p w14:paraId="76C38659" w14:textId="77777777" w:rsidR="00DA2BB5" w:rsidRDefault="00DA2BB5" w:rsidP="00DA2BB5">
      <w:pPr>
        <w:rPr>
          <w:rFonts w:ascii="Garamond" w:hAnsi="Garamond"/>
        </w:rPr>
      </w:pPr>
    </w:p>
    <w:p w14:paraId="46060416" w14:textId="0F834FF0" w:rsidR="00DA2BB5" w:rsidRDefault="00DA2BB5" w:rsidP="00DA2BB5">
      <w:pPr>
        <w:rPr>
          <w:rFonts w:ascii="Garamond" w:hAnsi="Garamond"/>
        </w:rPr>
      </w:pPr>
      <w:r>
        <w:rPr>
          <w:rFonts w:ascii="Garamond" w:hAnsi="Garamond"/>
        </w:rPr>
        <w:tab/>
        <w:t xml:space="preserve">There </w:t>
      </w:r>
      <w:r w:rsidR="00483C92">
        <w:rPr>
          <w:rFonts w:ascii="Garamond" w:hAnsi="Garamond"/>
        </w:rPr>
        <w:t>was only a single</w:t>
      </w:r>
      <w:r>
        <w:rPr>
          <w:rFonts w:ascii="Garamond" w:hAnsi="Garamond"/>
        </w:rPr>
        <w:t xml:space="preserve"> significant sex differenc</w:t>
      </w:r>
      <w:r w:rsidR="004852C0">
        <w:rPr>
          <w:rFonts w:ascii="Garamond" w:hAnsi="Garamond"/>
        </w:rPr>
        <w:t>e</w:t>
      </w:r>
      <w:r>
        <w:rPr>
          <w:rFonts w:ascii="Garamond" w:hAnsi="Garamond"/>
        </w:rPr>
        <w:t xml:space="preserve"> in variability </w:t>
      </w:r>
      <w:r w:rsidR="00CF55C4">
        <w:rPr>
          <w:rFonts w:ascii="Garamond" w:hAnsi="Garamond"/>
        </w:rPr>
        <w:t>when traits were analysed separately</w:t>
      </w:r>
      <w:r w:rsidR="00483C92">
        <w:rPr>
          <w:rFonts w:ascii="Garamond" w:hAnsi="Garamond"/>
        </w:rPr>
        <w:t>; f</w:t>
      </w:r>
      <w:r>
        <w:rPr>
          <w:rFonts w:ascii="Garamond" w:hAnsi="Garamond"/>
        </w:rPr>
        <w:t>emale</w:t>
      </w:r>
      <w:r w:rsidR="000219EA">
        <w:rPr>
          <w:rFonts w:ascii="Garamond" w:hAnsi="Garamond"/>
        </w:rPr>
        <w:t>s</w:t>
      </w:r>
      <w:r>
        <w:rPr>
          <w:rFonts w:ascii="Garamond" w:hAnsi="Garamond"/>
        </w:rPr>
        <w:t xml:space="preserve"> were more variable in </w:t>
      </w:r>
      <w:r w:rsidR="004852C0">
        <w:rPr>
          <w:rFonts w:ascii="Garamond" w:hAnsi="Garamond"/>
        </w:rPr>
        <w:t xml:space="preserve">their </w:t>
      </w:r>
      <w:r>
        <w:rPr>
          <w:rFonts w:ascii="Garamond" w:hAnsi="Garamond"/>
        </w:rPr>
        <w:t>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sidR="008C2823">
        <w:rPr>
          <w:rFonts w:ascii="Garamond" w:hAnsi="Garamond"/>
        </w:rPr>
        <w:t xml:space="preserve">95% CIs: -0.25, -0.01; </w:t>
      </w:r>
      <w:r>
        <w:rPr>
          <w:rFonts w:ascii="Garamond" w:hAnsi="Garamond"/>
          <w:i/>
        </w:rPr>
        <w:t>p</w:t>
      </w:r>
      <w:r>
        <w:rPr>
          <w:rFonts w:ascii="Garamond" w:hAnsi="Garamond"/>
        </w:rPr>
        <w:t xml:space="preserve">=0.04). There were no significant sex differences in variability in invertebrates, </w:t>
      </w:r>
      <w:r w:rsidR="008C2823">
        <w:rPr>
          <w:rFonts w:ascii="Garamond" w:hAnsi="Garamond"/>
        </w:rPr>
        <w:t xml:space="preserve">birds, </w:t>
      </w:r>
      <w:r>
        <w:rPr>
          <w:rFonts w:ascii="Garamond" w:hAnsi="Garamond"/>
        </w:rPr>
        <w:t>mammals or reptiles</w:t>
      </w:r>
      <w:r w:rsidR="00A238A6">
        <w:rPr>
          <w:rFonts w:ascii="Garamond" w:hAnsi="Garamond"/>
        </w:rPr>
        <w:t>/amphibians</w:t>
      </w:r>
      <w:r>
        <w:rPr>
          <w:rFonts w:ascii="Garamond" w:hAnsi="Garamond"/>
        </w:rPr>
        <w:t xml:space="preserve"> (Table 2, Figures 1 &amp; 2 and Supplementary Table S2). </w:t>
      </w:r>
    </w:p>
    <w:p w14:paraId="6FD78E4A" w14:textId="77777777" w:rsidR="00DA2BB5" w:rsidRDefault="00DA2BB5" w:rsidP="00DA2BB5">
      <w:pPr>
        <w:rPr>
          <w:rFonts w:ascii="Garamond" w:hAnsi="Garamond"/>
        </w:rPr>
      </w:pPr>
    </w:p>
    <w:p w14:paraId="3B7AA5F8" w14:textId="77777777" w:rsidR="00DA2BB5" w:rsidRDefault="00DA2BB5" w:rsidP="00DA2BB5">
      <w:pPr>
        <w:rPr>
          <w:rFonts w:ascii="Garamond" w:hAnsi="Garamond"/>
          <w:i/>
        </w:rPr>
      </w:pPr>
      <w:r>
        <w:rPr>
          <w:rFonts w:ascii="Garamond" w:hAnsi="Garamond"/>
          <w:i/>
        </w:rPr>
        <w:t xml:space="preserve">Sexual Size Dimorphism and Personality Differences between the </w:t>
      </w:r>
      <w:commentRangeStart w:id="15"/>
      <w:r>
        <w:rPr>
          <w:rFonts w:ascii="Garamond" w:hAnsi="Garamond"/>
          <w:i/>
        </w:rPr>
        <w:t>Sexes</w:t>
      </w:r>
      <w:commentRangeEnd w:id="15"/>
      <w:r w:rsidR="005D5056">
        <w:rPr>
          <w:rStyle w:val="CommentReference"/>
        </w:rPr>
        <w:commentReference w:id="15"/>
      </w:r>
    </w:p>
    <w:p w14:paraId="6B3DE2F3" w14:textId="77777777" w:rsidR="00DA2BB5" w:rsidRDefault="00DA2BB5" w:rsidP="00DA2BB5">
      <w:pPr>
        <w:rPr>
          <w:rFonts w:ascii="Garamond" w:hAnsi="Garamond"/>
        </w:rPr>
      </w:pPr>
      <w:r>
        <w:rPr>
          <w:rFonts w:ascii="Garamond" w:hAnsi="Garamond"/>
        </w:rPr>
        <w:tab/>
      </w:r>
    </w:p>
    <w:p w14:paraId="40386589" w14:textId="237D11EC" w:rsidR="00DA2BB5" w:rsidRDefault="00DA2BB5" w:rsidP="003910DF">
      <w:pPr>
        <w:ind w:firstLine="720"/>
        <w:rPr>
          <w:rFonts w:ascii="Garamond" w:hAnsi="Garamond"/>
        </w:rPr>
      </w:pPr>
      <w:r>
        <w:rPr>
          <w:rFonts w:ascii="Garamond" w:hAnsi="Garamond"/>
        </w:rPr>
        <w:t xml:space="preserve">Sexual size dimorphism (SSD) </w:t>
      </w:r>
      <w:r w:rsidR="00CF55C4">
        <w:rPr>
          <w:rFonts w:ascii="Garamond" w:hAnsi="Garamond"/>
        </w:rPr>
        <w:t>explained</w:t>
      </w:r>
      <w:r>
        <w:rPr>
          <w:rFonts w:ascii="Garamond" w:hAnsi="Garamond"/>
        </w:rPr>
        <w:t xml:space="preserve"> sex differences in mean personality in </w:t>
      </w:r>
      <w:r w:rsidR="005D5056">
        <w:rPr>
          <w:rFonts w:ascii="Garamond" w:hAnsi="Garamond"/>
        </w:rPr>
        <w:t>only one</w:t>
      </w:r>
      <w:r>
        <w:rPr>
          <w:rFonts w:ascii="Garamond" w:hAnsi="Garamond"/>
        </w:rPr>
        <w:t xml:space="preserve"> of the four taxa test</w:t>
      </w:r>
      <w:r w:rsidR="00CF55C4">
        <w:rPr>
          <w:rFonts w:ascii="Garamond" w:hAnsi="Garamond"/>
        </w:rPr>
        <w:t>ed</w:t>
      </w:r>
      <w:r>
        <w:rPr>
          <w:rFonts w:ascii="Garamond" w:hAnsi="Garamond"/>
        </w:rPr>
        <w:t>, but its influence depended on the personality trait (Table 3</w:t>
      </w:r>
      <w:r w:rsidR="0072124E">
        <w:rPr>
          <w:rFonts w:ascii="Garamond" w:hAnsi="Garamond"/>
        </w:rPr>
        <w:t xml:space="preserve"> and Supplementary Tables S5-8</w:t>
      </w:r>
      <w:r>
        <w:rPr>
          <w:rFonts w:ascii="Garamond" w:hAnsi="Garamond"/>
        </w:rPr>
        <w:t>). There was no effect of SSD in fish</w:t>
      </w:r>
      <w:r w:rsidR="00D76781">
        <w:rPr>
          <w:rFonts w:ascii="Garamond" w:hAnsi="Garamond"/>
        </w:rPr>
        <w:t>, invertebrates</w:t>
      </w:r>
      <w:r>
        <w:rPr>
          <w:rFonts w:ascii="Garamond" w:hAnsi="Garamond"/>
        </w:rPr>
        <w:t xml:space="preserve"> or birds. In mammals, the effect of SSD differed significantly for activity</w:t>
      </w:r>
      <w:r w:rsidR="00CB502B">
        <w:rPr>
          <w:rFonts w:ascii="Garamond" w:hAnsi="Garamond"/>
        </w:rPr>
        <w:t xml:space="preserve"> and aggression</w:t>
      </w:r>
      <w:r>
        <w:rPr>
          <w:rFonts w:ascii="Garamond" w:hAnsi="Garamond"/>
        </w:rPr>
        <w:t>,</w:t>
      </w:r>
      <w:r w:rsidR="005D5056">
        <w:rPr>
          <w:rFonts w:ascii="Garamond" w:hAnsi="Garamond"/>
        </w:rPr>
        <w:t xml:space="preserve"> but not for</w:t>
      </w:r>
      <w:r>
        <w:rPr>
          <w:rFonts w:ascii="Garamond" w:hAnsi="Garamond"/>
        </w:rPr>
        <w:t xml:space="preserve"> boldness </w:t>
      </w:r>
      <w:r w:rsidR="005D5056">
        <w:rPr>
          <w:rFonts w:ascii="Garamond" w:hAnsi="Garamond"/>
        </w:rPr>
        <w:t>or</w:t>
      </w:r>
      <w:r>
        <w:rPr>
          <w:rFonts w:ascii="Garamond" w:hAnsi="Garamond"/>
        </w:rPr>
        <w:t xml:space="preserve"> exploration. When the sexes were the same size</w:t>
      </w:r>
      <w:r w:rsidR="005D5056">
        <w:rPr>
          <w:rFonts w:ascii="Garamond" w:hAnsi="Garamond"/>
        </w:rPr>
        <w:t xml:space="preserve"> (SSD=0)</w:t>
      </w:r>
      <w:r>
        <w:rPr>
          <w:rFonts w:ascii="Garamond" w:hAnsi="Garamond"/>
        </w:rPr>
        <w:t xml:space="preserve">, males </w:t>
      </w:r>
      <w:r w:rsidR="005D5056">
        <w:rPr>
          <w:rFonts w:ascii="Garamond" w:hAnsi="Garamond"/>
        </w:rPr>
        <w:t>were</w:t>
      </w:r>
      <w:r>
        <w:rPr>
          <w:rFonts w:ascii="Garamond" w:hAnsi="Garamond"/>
        </w:rPr>
        <w:t xml:space="preserve"> </w:t>
      </w:r>
      <w:r w:rsidR="00880F80">
        <w:rPr>
          <w:rFonts w:ascii="Garamond" w:hAnsi="Garamond"/>
        </w:rPr>
        <w:t xml:space="preserve">somewhat </w:t>
      </w:r>
      <w:r>
        <w:rPr>
          <w:rFonts w:ascii="Garamond" w:hAnsi="Garamond"/>
        </w:rPr>
        <w:t>more active</w:t>
      </w:r>
      <w:r w:rsidR="005D5056">
        <w:rPr>
          <w:rFonts w:ascii="Garamond" w:hAnsi="Garamond"/>
        </w:rPr>
        <w:t xml:space="preserve"> than females</w:t>
      </w:r>
      <w:r>
        <w:rPr>
          <w:rFonts w:ascii="Garamond" w:hAnsi="Garamond"/>
        </w:rPr>
        <w:t xml:space="preserve"> (</w:t>
      </w:r>
      <w:r w:rsidRPr="005A0C61">
        <w:rPr>
          <w:rFonts w:ascii="Garamond" w:hAnsi="Garamond"/>
          <w:i/>
        </w:rPr>
        <w:sym w:font="Symbol" w:char="F062"/>
      </w:r>
      <w:r>
        <w:rPr>
          <w:rFonts w:ascii="Garamond" w:hAnsi="Garamond"/>
          <w:i/>
        </w:rPr>
        <w:t xml:space="preserve"> </w:t>
      </w:r>
      <w:r>
        <w:rPr>
          <w:rFonts w:ascii="Garamond" w:hAnsi="Garamond"/>
        </w:rPr>
        <w:t>=</w:t>
      </w:r>
      <w:r w:rsidR="00CB502B">
        <w:rPr>
          <w:rFonts w:ascii="Garamond" w:hAnsi="Garamond"/>
        </w:rPr>
        <w:t xml:space="preserve"> </w:t>
      </w:r>
      <w:r w:rsidR="00CB502B" w:rsidRPr="00CB502B">
        <w:rPr>
          <w:rFonts w:ascii="Garamond" w:hAnsi="Garamond"/>
          <w:lang w:val="en-GB"/>
        </w:rPr>
        <w:t>-0.09</w:t>
      </w:r>
      <w:r w:rsidR="00CB502B">
        <w:rPr>
          <w:rFonts w:ascii="Garamond" w:hAnsi="Garamond"/>
          <w:lang w:val="en-GB"/>
        </w:rPr>
        <w:t>, 95% CIs:</w:t>
      </w:r>
      <w:r w:rsidR="00CB502B" w:rsidRPr="00CB502B">
        <w:rPr>
          <w:rFonts w:ascii="Garamond" w:hAnsi="Garamond"/>
          <w:lang w:val="en-GB"/>
        </w:rPr>
        <w:t xml:space="preserve"> -1.29, 1.10</w:t>
      </w:r>
      <w:r w:rsidR="00CB502B">
        <w:rPr>
          <w:rFonts w:ascii="Garamond" w:hAnsi="Garamond"/>
          <w:lang w:val="en-GB"/>
        </w:rPr>
        <w:t xml:space="preserve">; </w:t>
      </w:r>
      <w:r w:rsidR="00CB502B">
        <w:rPr>
          <w:rFonts w:ascii="Garamond" w:hAnsi="Garamond"/>
          <w:i/>
          <w:iCs/>
          <w:lang w:val="en-GB"/>
        </w:rPr>
        <w:t>p</w:t>
      </w:r>
      <w:r w:rsidR="00CB502B" w:rsidRPr="00CB502B">
        <w:rPr>
          <w:rFonts w:ascii="Garamond" w:hAnsi="Garamond"/>
          <w:lang w:val="en-GB"/>
        </w:rPr>
        <w:t>=0.88</w:t>
      </w:r>
      <w:r>
        <w:rPr>
          <w:rFonts w:ascii="Garamond" w:hAnsi="Garamond"/>
        </w:rPr>
        <w:t>)</w:t>
      </w:r>
      <w:r w:rsidR="00CB502B">
        <w:rPr>
          <w:rFonts w:ascii="Garamond" w:hAnsi="Garamond"/>
        </w:rPr>
        <w:t>, and were marginally less aggressive than females (</w:t>
      </w:r>
      <w:r w:rsidR="00CB502B" w:rsidRPr="005A0C61">
        <w:rPr>
          <w:rFonts w:ascii="Garamond" w:hAnsi="Garamond"/>
          <w:i/>
        </w:rPr>
        <w:sym w:font="Symbol" w:char="F062"/>
      </w:r>
      <w:r w:rsidR="00CB502B">
        <w:rPr>
          <w:rFonts w:ascii="Garamond" w:hAnsi="Garamond"/>
          <w:i/>
        </w:rPr>
        <w:t xml:space="preserve"> </w:t>
      </w:r>
      <w:r w:rsidR="00CB502B">
        <w:rPr>
          <w:rFonts w:ascii="Garamond" w:hAnsi="Garamond"/>
        </w:rPr>
        <w:t xml:space="preserve">= 0.44, 95% CIs: -1.74, 2.62; </w:t>
      </w:r>
      <w:r w:rsidR="00CB502B">
        <w:rPr>
          <w:rFonts w:ascii="Garamond" w:hAnsi="Garamond"/>
          <w:i/>
        </w:rPr>
        <w:t>p</w:t>
      </w:r>
      <w:r w:rsidR="00CB502B">
        <w:rPr>
          <w:rFonts w:ascii="Garamond" w:hAnsi="Garamond"/>
        </w:rPr>
        <w:t>=0.69)</w:t>
      </w:r>
      <w:r>
        <w:rPr>
          <w:rFonts w:ascii="Garamond" w:hAnsi="Garamond"/>
        </w:rPr>
        <w:t>. When males were larger than females</w:t>
      </w:r>
      <w:r w:rsidR="005D5056">
        <w:rPr>
          <w:rFonts w:ascii="Garamond" w:hAnsi="Garamond"/>
        </w:rPr>
        <w:t xml:space="preserve"> (SSD&gt;0)</w:t>
      </w:r>
      <w:r>
        <w:rPr>
          <w:rFonts w:ascii="Garamond" w:hAnsi="Garamond"/>
        </w:rPr>
        <w:t xml:space="preserve">, </w:t>
      </w:r>
      <w:r w:rsidR="005D5056">
        <w:rPr>
          <w:rFonts w:ascii="Garamond" w:hAnsi="Garamond"/>
        </w:rPr>
        <w:t>fe</w:t>
      </w:r>
      <w:r>
        <w:rPr>
          <w:rFonts w:ascii="Garamond" w:hAnsi="Garamond"/>
        </w:rPr>
        <w:t xml:space="preserve">males were significantly </w:t>
      </w:r>
      <w:r w:rsidR="005D5056">
        <w:rPr>
          <w:rFonts w:ascii="Garamond" w:hAnsi="Garamond"/>
        </w:rPr>
        <w:t>more</w:t>
      </w:r>
      <w:r>
        <w:rPr>
          <w:rFonts w:ascii="Garamond" w:hAnsi="Garamond"/>
        </w:rPr>
        <w:t xml:space="preserve"> active (</w:t>
      </w:r>
      <w:r w:rsidRPr="005A0C61">
        <w:rPr>
          <w:rFonts w:ascii="Garamond" w:hAnsi="Garamond"/>
          <w:i/>
        </w:rPr>
        <w:sym w:font="Symbol" w:char="F062"/>
      </w:r>
      <w:r>
        <w:rPr>
          <w:rFonts w:ascii="Garamond" w:hAnsi="Garamond"/>
          <w:i/>
        </w:rPr>
        <w:t xml:space="preserve"> </w:t>
      </w:r>
      <w:r>
        <w:rPr>
          <w:rFonts w:ascii="Garamond" w:hAnsi="Garamond"/>
        </w:rPr>
        <w:t>=-2</w:t>
      </w:r>
      <w:r w:rsidR="00D76781">
        <w:rPr>
          <w:rFonts w:ascii="Garamond" w:hAnsi="Garamond"/>
        </w:rPr>
        <w:t>.16</w:t>
      </w:r>
      <w:r>
        <w:rPr>
          <w:rFonts w:ascii="Garamond" w:hAnsi="Garamond"/>
        </w:rPr>
        <w:t xml:space="preserve">, </w:t>
      </w:r>
      <w:r w:rsidR="00D76781">
        <w:rPr>
          <w:rFonts w:ascii="Garamond" w:hAnsi="Garamond"/>
        </w:rPr>
        <w:t xml:space="preserve">95% CIs: -3.99, -0.32; </w:t>
      </w:r>
      <w:r>
        <w:rPr>
          <w:rFonts w:ascii="Garamond" w:hAnsi="Garamond"/>
          <w:i/>
        </w:rPr>
        <w:t>p</w:t>
      </w:r>
      <w:r w:rsidR="00D76781">
        <w:rPr>
          <w:rFonts w:ascii="Garamond" w:hAnsi="Garamond"/>
        </w:rPr>
        <w:t>=0.02</w:t>
      </w:r>
      <w:r w:rsidR="005D5056">
        <w:rPr>
          <w:rFonts w:ascii="Garamond" w:hAnsi="Garamond"/>
        </w:rPr>
        <w:t xml:space="preserve">) </w:t>
      </w:r>
      <w:r w:rsidR="00CB502B">
        <w:rPr>
          <w:rFonts w:ascii="Garamond" w:hAnsi="Garamond"/>
        </w:rPr>
        <w:t>and less aggressive (</w:t>
      </w:r>
      <w:r w:rsidR="00CB502B" w:rsidRPr="005A0C61">
        <w:rPr>
          <w:rFonts w:ascii="Garamond" w:hAnsi="Garamond"/>
          <w:i/>
        </w:rPr>
        <w:sym w:font="Symbol" w:char="F062"/>
      </w:r>
      <w:r w:rsidR="00CB502B">
        <w:rPr>
          <w:rFonts w:ascii="Garamond" w:hAnsi="Garamond"/>
          <w:i/>
        </w:rPr>
        <w:t xml:space="preserve"> = </w:t>
      </w:r>
      <w:r w:rsidR="00CB502B">
        <w:rPr>
          <w:rFonts w:ascii="Garamond" w:hAnsi="Garamond"/>
        </w:rPr>
        <w:t xml:space="preserve">1.36, 95% CIs: -0.01, 2.73; </w:t>
      </w:r>
      <w:r w:rsidR="00CB502B">
        <w:rPr>
          <w:rFonts w:ascii="Garamond" w:hAnsi="Garamond"/>
          <w:i/>
        </w:rPr>
        <w:t>p</w:t>
      </w:r>
      <w:r w:rsidR="00CB502B">
        <w:rPr>
          <w:rFonts w:ascii="Garamond" w:hAnsi="Garamond"/>
        </w:rPr>
        <w:t xml:space="preserve">=0.05) </w:t>
      </w:r>
      <w:r>
        <w:rPr>
          <w:rFonts w:ascii="Garamond" w:hAnsi="Garamond"/>
        </w:rPr>
        <w:t>than males.</w:t>
      </w:r>
    </w:p>
    <w:p w14:paraId="4E9C09EB" w14:textId="77777777" w:rsidR="00DA2BB5" w:rsidRDefault="00DA2BB5" w:rsidP="00DA2BB5">
      <w:pPr>
        <w:rPr>
          <w:rFonts w:ascii="Garamond" w:hAnsi="Garamond"/>
        </w:rPr>
      </w:pPr>
    </w:p>
    <w:p w14:paraId="75C32120" w14:textId="4584ADC1" w:rsidR="00DA2BB5" w:rsidRPr="004852C0" w:rsidRDefault="00DA2BB5" w:rsidP="004852C0">
      <w:pPr>
        <w:ind w:firstLine="720"/>
        <w:rPr>
          <w:rFonts w:ascii="Garamond" w:hAnsi="Garamond"/>
        </w:rPr>
      </w:pPr>
      <w:r>
        <w:rPr>
          <w:rFonts w:ascii="Garamond" w:hAnsi="Garamond"/>
        </w:rPr>
        <w:t>There were no significant relationships between SSD and sex</w:t>
      </w:r>
      <w:r w:rsidR="00823FCC">
        <w:rPr>
          <w:rFonts w:ascii="Garamond" w:hAnsi="Garamond"/>
        </w:rPr>
        <w:t xml:space="preserve"> </w:t>
      </w:r>
      <w:r>
        <w:rPr>
          <w:rFonts w:ascii="Garamond" w:hAnsi="Garamond"/>
        </w:rPr>
        <w:t>differences in personality trait variability in any of the four taxa (see Table 3 and Supplementary Table</w:t>
      </w:r>
      <w:r w:rsidR="0072124E">
        <w:rPr>
          <w:rFonts w:ascii="Garamond" w:hAnsi="Garamond"/>
        </w:rPr>
        <w:t>s</w:t>
      </w:r>
      <w:r>
        <w:rPr>
          <w:rFonts w:ascii="Garamond" w:hAnsi="Garamond"/>
        </w:rPr>
        <w:t xml:space="preserve"> S</w:t>
      </w:r>
      <w:r w:rsidR="0072124E">
        <w:rPr>
          <w:rFonts w:ascii="Garamond" w:hAnsi="Garamond"/>
        </w:rPr>
        <w:t>5-8</w:t>
      </w:r>
      <w:r>
        <w:rPr>
          <w:rFonts w:ascii="Garamond" w:hAnsi="Garamond"/>
        </w:rPr>
        <w:t xml:space="preserve">). </w:t>
      </w:r>
      <w:r w:rsidR="00D76781">
        <w:rPr>
          <w:rFonts w:ascii="Garamond" w:hAnsi="Garamond"/>
        </w:rPr>
        <w:t>When the sexes were the same size, female fish were more variable in their aggressive behaviour than males (</w:t>
      </w:r>
      <w:r w:rsidR="00D76781" w:rsidRPr="005A0C61">
        <w:rPr>
          <w:rFonts w:ascii="Garamond" w:hAnsi="Garamond"/>
          <w:i/>
        </w:rPr>
        <w:sym w:font="Symbol" w:char="F062"/>
      </w:r>
      <w:r w:rsidR="00D76781">
        <w:rPr>
          <w:rFonts w:ascii="Garamond" w:hAnsi="Garamond"/>
          <w:i/>
        </w:rPr>
        <w:t xml:space="preserve"> </w:t>
      </w:r>
      <w:r w:rsidR="00D76781">
        <w:rPr>
          <w:rFonts w:ascii="Garamond" w:hAnsi="Garamond"/>
        </w:rPr>
        <w:t xml:space="preserve">= -0.12, 95% CIs: -0.23, 0.00; </w:t>
      </w:r>
      <w:r w:rsidR="00D76781">
        <w:rPr>
          <w:rFonts w:ascii="Garamond" w:hAnsi="Garamond"/>
          <w:i/>
        </w:rPr>
        <w:t>p</w:t>
      </w:r>
      <w:r w:rsidR="00D76781">
        <w:rPr>
          <w:rFonts w:ascii="Garamond" w:hAnsi="Garamond"/>
        </w:rPr>
        <w:t xml:space="preserve">=0.05), but when males were larger than females there was no difference in the variability of aggressive behaviour between males and females </w:t>
      </w:r>
      <w:r w:rsidR="00AA6046">
        <w:rPr>
          <w:rFonts w:ascii="Garamond" w:hAnsi="Garamond"/>
        </w:rPr>
        <w:t>(</w:t>
      </w:r>
      <w:r w:rsidR="00AA6046" w:rsidRPr="005A0C61">
        <w:rPr>
          <w:rFonts w:ascii="Garamond" w:hAnsi="Garamond"/>
          <w:i/>
        </w:rPr>
        <w:sym w:font="Symbol" w:char="F062"/>
      </w:r>
      <w:r w:rsidR="00AA6046">
        <w:rPr>
          <w:rFonts w:ascii="Garamond" w:hAnsi="Garamond"/>
          <w:i/>
        </w:rPr>
        <w:t xml:space="preserve"> </w:t>
      </w:r>
      <w:r w:rsidR="00AA6046">
        <w:rPr>
          <w:rFonts w:ascii="Garamond" w:hAnsi="Garamond"/>
        </w:rPr>
        <w:t xml:space="preserve">= -0.13, 95% CIs: -0.81, 0.55; </w:t>
      </w:r>
      <w:r w:rsidR="00AA6046">
        <w:rPr>
          <w:rFonts w:ascii="Garamond" w:hAnsi="Garamond"/>
          <w:i/>
        </w:rPr>
        <w:t>p</w:t>
      </w:r>
      <w:r w:rsidR="00AA6046">
        <w:rPr>
          <w:rFonts w:ascii="Garamond" w:hAnsi="Garamond"/>
        </w:rPr>
        <w:t>=0.70</w:t>
      </w:r>
      <w:r w:rsidR="00D76781">
        <w:rPr>
          <w:rFonts w:ascii="Garamond" w:hAnsi="Garamond"/>
        </w:rPr>
        <w:t xml:space="preserve">). </w:t>
      </w:r>
      <w:r>
        <w:rPr>
          <w:rFonts w:ascii="Garamond" w:hAnsi="Garamond"/>
        </w:rPr>
        <w:t>There w</w:t>
      </w:r>
      <w:r w:rsidR="00D76781">
        <w:rPr>
          <w:rFonts w:ascii="Garamond" w:hAnsi="Garamond"/>
        </w:rPr>
        <w:t xml:space="preserve">ere </w:t>
      </w:r>
      <w:r>
        <w:rPr>
          <w:rFonts w:ascii="Garamond" w:hAnsi="Garamond"/>
        </w:rPr>
        <w:t>no sex difference</w:t>
      </w:r>
      <w:r w:rsidR="00D76781">
        <w:rPr>
          <w:rFonts w:ascii="Garamond" w:hAnsi="Garamond"/>
        </w:rPr>
        <w:t>s</w:t>
      </w:r>
      <w:r>
        <w:rPr>
          <w:rFonts w:ascii="Garamond" w:hAnsi="Garamond"/>
        </w:rPr>
        <w:t xml:space="preserve"> in variability when the sexes were the same size</w:t>
      </w:r>
      <w:r w:rsidR="00D76781">
        <w:rPr>
          <w:rFonts w:ascii="Garamond" w:hAnsi="Garamond"/>
        </w:rPr>
        <w:t xml:space="preserve"> for any other taxonomic group</w:t>
      </w:r>
      <w:r>
        <w:rPr>
          <w:rFonts w:ascii="Garamond" w:hAnsi="Garamond"/>
        </w:rPr>
        <w:t xml:space="preserve">. </w:t>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1EB349E8" w14:textId="54664319" w:rsidR="007E3B63" w:rsidRPr="000B5B0D" w:rsidRDefault="00DA2BB5" w:rsidP="000B5B0D">
      <w:pPr>
        <w:ind w:firstLine="720"/>
        <w:rPr>
          <w:rFonts w:ascii="Garamond" w:hAnsi="Garamond"/>
        </w:rPr>
      </w:pPr>
      <w:r>
        <w:rPr>
          <w:rFonts w:ascii="Garamond" w:hAnsi="Garamond"/>
        </w:rPr>
        <w:lastRenderedPageBreak/>
        <w:t>We found evidence of publication bias for estimates of sex differences in mean or variances for personality traits in only one of 10 tests. The precision of the study predicted the effect size for the sex difference in the mean for invertebrates (</w:t>
      </w:r>
      <w:r w:rsidRPr="00436D01">
        <w:rPr>
          <w:rFonts w:ascii="Garamond" w:hAnsi="Garamond"/>
          <w:i/>
          <w:iCs/>
        </w:rPr>
        <w:t>p</w:t>
      </w:r>
      <w:r>
        <w:rPr>
          <w:rFonts w:ascii="Garamond" w:hAnsi="Garamond"/>
        </w:rPr>
        <w:t xml:space="preserve"> = 0.00</w:t>
      </w:r>
      <w:r w:rsidR="00E632C0">
        <w:rPr>
          <w:rFonts w:ascii="Garamond" w:hAnsi="Garamond"/>
        </w:rPr>
        <w:t>5</w:t>
      </w:r>
      <w:r>
        <w:rPr>
          <w:rFonts w:ascii="Garamond" w:hAnsi="Garamond"/>
        </w:rPr>
        <w:t>; Supplementary Table S1</w:t>
      </w:r>
      <w:r w:rsidR="004D4D5F">
        <w:rPr>
          <w:rFonts w:ascii="Garamond" w:hAnsi="Garamond"/>
        </w:rPr>
        <w:t>4</w:t>
      </w:r>
      <w:r>
        <w:rPr>
          <w:rFonts w:ascii="Garamond" w:hAnsi="Garamond"/>
        </w:rPr>
        <w:t xml:space="preserve">). </w:t>
      </w:r>
      <w:r w:rsidR="007E3B63">
        <w:rPr>
          <w:rFonts w:ascii="Garamond" w:hAnsi="Garamond"/>
          <w:b/>
          <w:color w:val="000000" w:themeColor="text1"/>
        </w:rPr>
        <w:br w:type="page"/>
      </w:r>
    </w:p>
    <w:p w14:paraId="50491141" w14:textId="7C548CF1" w:rsidR="000C6F77" w:rsidRPr="007E3B63" w:rsidRDefault="009A00BF" w:rsidP="000C6F77">
      <w:pPr>
        <w:rPr>
          <w:rFonts w:ascii="Garamond" w:hAnsi="Garamond"/>
          <w:b/>
          <w:color w:val="000000" w:themeColor="text1"/>
        </w:rPr>
      </w:pPr>
      <w:r w:rsidRPr="007E3B63">
        <w:rPr>
          <w:rFonts w:ascii="Garamond" w:hAnsi="Garamond"/>
          <w:b/>
          <w:color w:val="000000" w:themeColor="text1"/>
        </w:rPr>
        <w:lastRenderedPageBreak/>
        <w:t xml:space="preserve">Discussion </w:t>
      </w:r>
    </w:p>
    <w:p w14:paraId="1E27B8C4" w14:textId="77777777" w:rsidR="000C6F77" w:rsidRPr="007E3B63" w:rsidRDefault="000C6F77" w:rsidP="000C6F77">
      <w:pPr>
        <w:rPr>
          <w:rFonts w:ascii="Garamond" w:hAnsi="Garamond"/>
          <w:b/>
          <w:color w:val="000000" w:themeColor="text1"/>
        </w:rPr>
      </w:pPr>
    </w:p>
    <w:p w14:paraId="1B0F6AC2" w14:textId="60411E07" w:rsidR="00563377" w:rsidRPr="007E3B63" w:rsidRDefault="007A02EE" w:rsidP="0043486B">
      <w:pPr>
        <w:ind w:firstLine="720"/>
        <w:rPr>
          <w:rFonts w:ascii="Garamond" w:hAnsi="Garamond"/>
          <w:color w:val="000000" w:themeColor="text1"/>
        </w:rPr>
      </w:pPr>
      <w:r w:rsidRPr="007E3B63">
        <w:rPr>
          <w:rFonts w:ascii="Garamond" w:hAnsi="Garamond"/>
          <w:color w:val="000000" w:themeColor="text1"/>
        </w:rPr>
        <w:t>O</w:t>
      </w:r>
      <w:r w:rsidR="00F67C7F" w:rsidRPr="007E3B63">
        <w:rPr>
          <w:rFonts w:ascii="Garamond" w:hAnsi="Garamond"/>
          <w:color w:val="000000" w:themeColor="text1"/>
        </w:rPr>
        <w:t>ur results provided</w:t>
      </w:r>
      <w:r w:rsidR="000C1591">
        <w:rPr>
          <w:rFonts w:ascii="Garamond" w:hAnsi="Garamond"/>
          <w:color w:val="000000" w:themeColor="text1"/>
        </w:rPr>
        <w:t xml:space="preserve"> very</w:t>
      </w:r>
      <w:r w:rsidR="00F67C7F" w:rsidRPr="007E3B63">
        <w:rPr>
          <w:rFonts w:ascii="Garamond" w:hAnsi="Garamond"/>
          <w:color w:val="000000" w:themeColor="text1"/>
        </w:rPr>
        <w:t xml:space="preserve"> little evidence </w:t>
      </w:r>
      <w:r w:rsidRPr="007E3B63">
        <w:rPr>
          <w:rFonts w:ascii="Garamond" w:hAnsi="Garamond"/>
          <w:color w:val="000000" w:themeColor="text1"/>
        </w:rPr>
        <w:t>for</w:t>
      </w:r>
      <w:r w:rsidR="00F67C7F" w:rsidRPr="007E3B63">
        <w:rPr>
          <w:rFonts w:ascii="Garamond" w:hAnsi="Garamond"/>
          <w:color w:val="000000" w:themeColor="text1"/>
        </w:rPr>
        <w:t xml:space="preserve"> </w:t>
      </w:r>
      <w:r w:rsidR="002C42E2" w:rsidRPr="007E3B63">
        <w:rPr>
          <w:rFonts w:ascii="Garamond" w:hAnsi="Garamond"/>
          <w:color w:val="000000" w:themeColor="text1"/>
        </w:rPr>
        <w:t>widespread</w:t>
      </w:r>
      <w:r w:rsidR="00BA0B56" w:rsidRPr="007E3B63">
        <w:rPr>
          <w:rFonts w:ascii="Garamond" w:hAnsi="Garamond"/>
          <w:color w:val="000000" w:themeColor="text1"/>
        </w:rPr>
        <w:t xml:space="preserve"> </w:t>
      </w:r>
      <w:r w:rsidRPr="007E3B63">
        <w:rPr>
          <w:rFonts w:ascii="Garamond" w:hAnsi="Garamond"/>
          <w:color w:val="000000" w:themeColor="text1"/>
        </w:rPr>
        <w:t>male-female</w:t>
      </w:r>
      <w:r w:rsidR="00F67C7F" w:rsidRPr="007E3B63">
        <w:rPr>
          <w:rFonts w:ascii="Garamond" w:hAnsi="Garamond"/>
          <w:color w:val="000000" w:themeColor="text1"/>
        </w:rPr>
        <w:t xml:space="preserve"> differences in personality</w:t>
      </w:r>
      <w:r w:rsidR="00A41A20" w:rsidRPr="007E3B63">
        <w:rPr>
          <w:rFonts w:ascii="Garamond" w:hAnsi="Garamond"/>
          <w:color w:val="000000" w:themeColor="text1"/>
        </w:rPr>
        <w:t xml:space="preserve">-linked behaviours </w:t>
      </w:r>
      <w:r w:rsidR="00F67C7F" w:rsidRPr="007E3B63">
        <w:rPr>
          <w:rFonts w:ascii="Garamond" w:hAnsi="Garamond"/>
          <w:color w:val="000000" w:themeColor="text1"/>
        </w:rPr>
        <w:t>in animals</w:t>
      </w:r>
      <w:r w:rsidRPr="007E3B63">
        <w:rPr>
          <w:rFonts w:ascii="Garamond" w:hAnsi="Garamond"/>
          <w:color w:val="000000" w:themeColor="text1"/>
        </w:rPr>
        <w:t xml:space="preserve"> in </w:t>
      </w:r>
      <w:r w:rsidR="001742D0" w:rsidRPr="007E3B63">
        <w:rPr>
          <w:rFonts w:ascii="Garamond" w:hAnsi="Garamond"/>
          <w:color w:val="000000" w:themeColor="text1"/>
        </w:rPr>
        <w:t xml:space="preserve">any of the </w:t>
      </w:r>
      <w:r w:rsidRPr="007E3B63">
        <w:rPr>
          <w:rFonts w:ascii="Garamond" w:hAnsi="Garamond"/>
          <w:color w:val="000000" w:themeColor="text1"/>
        </w:rPr>
        <w:t>five taxa that we examined</w:t>
      </w:r>
      <w:r w:rsidR="00F67C7F" w:rsidRPr="007E3B63">
        <w:rPr>
          <w:rFonts w:ascii="Garamond" w:hAnsi="Garamond"/>
          <w:color w:val="000000" w:themeColor="text1"/>
        </w:rPr>
        <w:t>. This was the case</w:t>
      </w:r>
      <w:r w:rsidRPr="007E3B63">
        <w:rPr>
          <w:rFonts w:ascii="Garamond" w:hAnsi="Garamond"/>
          <w:color w:val="000000" w:themeColor="text1"/>
        </w:rPr>
        <w:t xml:space="preserve"> </w:t>
      </w:r>
      <w:r w:rsidR="00F67C7F" w:rsidRPr="007E3B63">
        <w:rPr>
          <w:rFonts w:ascii="Garamond" w:hAnsi="Garamond"/>
          <w:color w:val="000000" w:themeColor="text1"/>
        </w:rPr>
        <w:t xml:space="preserve">for both </w:t>
      </w:r>
      <w:r w:rsidRPr="007E3B63">
        <w:rPr>
          <w:rFonts w:ascii="Garamond" w:hAnsi="Garamond"/>
          <w:color w:val="000000" w:themeColor="text1"/>
        </w:rPr>
        <w:t xml:space="preserve">sex differences in the </w:t>
      </w:r>
      <w:r w:rsidR="00F67C7F" w:rsidRPr="007E3B63">
        <w:rPr>
          <w:rFonts w:ascii="Garamond" w:hAnsi="Garamond"/>
          <w:color w:val="000000" w:themeColor="text1"/>
        </w:rPr>
        <w:t>mean values of personality traits</w:t>
      </w:r>
      <w:r w:rsidR="00D33699" w:rsidRPr="007E3B63">
        <w:rPr>
          <w:rFonts w:ascii="Garamond" w:hAnsi="Garamond"/>
          <w:color w:val="000000" w:themeColor="text1"/>
        </w:rPr>
        <w:t>,</w:t>
      </w:r>
      <w:r w:rsidR="00F67C7F" w:rsidRPr="007E3B63">
        <w:rPr>
          <w:rFonts w:ascii="Garamond" w:hAnsi="Garamond"/>
          <w:color w:val="000000" w:themeColor="text1"/>
        </w:rPr>
        <w:t xml:space="preserve"> and for the level of variation among individuals.</w:t>
      </w:r>
      <w:r w:rsidR="000C6F77" w:rsidRPr="007E3B63">
        <w:rPr>
          <w:rFonts w:ascii="Garamond" w:hAnsi="Garamond"/>
          <w:color w:val="000000" w:themeColor="text1"/>
        </w:rPr>
        <w:t xml:space="preserve"> </w:t>
      </w:r>
      <w:r w:rsidRPr="007E3B63">
        <w:rPr>
          <w:rFonts w:ascii="Garamond" w:hAnsi="Garamond"/>
          <w:color w:val="000000" w:themeColor="text1"/>
        </w:rPr>
        <w:t>A fine</w:t>
      </w:r>
      <w:r w:rsidR="00396AE2" w:rsidRPr="007E3B63">
        <w:rPr>
          <w:rFonts w:ascii="Garamond" w:hAnsi="Garamond"/>
          <w:color w:val="000000" w:themeColor="text1"/>
        </w:rPr>
        <w:t>r</w:t>
      </w:r>
      <w:r w:rsidRPr="007E3B63">
        <w:rPr>
          <w:rFonts w:ascii="Garamond" w:hAnsi="Garamond"/>
          <w:color w:val="000000" w:themeColor="text1"/>
        </w:rPr>
        <w:t xml:space="preserve">-scale analysis did, however, reveal </w:t>
      </w:r>
      <w:r w:rsidR="00806203" w:rsidRPr="007E3B63">
        <w:rPr>
          <w:rFonts w:ascii="Garamond" w:hAnsi="Garamond"/>
          <w:color w:val="000000" w:themeColor="text1"/>
        </w:rPr>
        <w:t>some</w:t>
      </w:r>
      <w:r w:rsidRPr="007E3B63">
        <w:rPr>
          <w:rFonts w:ascii="Garamond" w:hAnsi="Garamond"/>
          <w:color w:val="000000" w:themeColor="text1"/>
        </w:rPr>
        <w:t xml:space="preserve"> sex differences when </w:t>
      </w:r>
      <w:r w:rsidR="00A41A20" w:rsidRPr="007E3B63">
        <w:rPr>
          <w:rFonts w:ascii="Garamond" w:hAnsi="Garamond"/>
          <w:color w:val="000000" w:themeColor="text1"/>
        </w:rPr>
        <w:t xml:space="preserve">separately </w:t>
      </w:r>
      <w:r w:rsidR="002C42E2" w:rsidRPr="007E3B63">
        <w:rPr>
          <w:rFonts w:ascii="Garamond" w:hAnsi="Garamond"/>
          <w:color w:val="000000" w:themeColor="text1"/>
        </w:rPr>
        <w:t>investigating</w:t>
      </w:r>
      <w:r w:rsidRPr="007E3B63">
        <w:rPr>
          <w:rFonts w:ascii="Garamond" w:hAnsi="Garamond"/>
          <w:color w:val="000000" w:themeColor="text1"/>
        </w:rPr>
        <w:t xml:space="preserve"> each of the five </w:t>
      </w:r>
      <w:r w:rsidR="000C6F77" w:rsidRPr="007E3B63">
        <w:rPr>
          <w:rFonts w:ascii="Garamond" w:hAnsi="Garamond"/>
          <w:color w:val="000000" w:themeColor="text1"/>
        </w:rPr>
        <w:t>personalit</w:t>
      </w:r>
      <w:r w:rsidRPr="007E3B63">
        <w:rPr>
          <w:rFonts w:ascii="Garamond" w:hAnsi="Garamond"/>
          <w:color w:val="000000" w:themeColor="text1"/>
        </w:rPr>
        <w:t xml:space="preserve">y </w:t>
      </w:r>
      <w:r w:rsidR="009B4AF1">
        <w:rPr>
          <w:rFonts w:ascii="Garamond" w:hAnsi="Garamond"/>
          <w:color w:val="000000" w:themeColor="text1"/>
        </w:rPr>
        <w:t>types</w:t>
      </w:r>
      <w:r w:rsidRPr="007E3B63">
        <w:rPr>
          <w:rFonts w:ascii="Garamond" w:hAnsi="Garamond"/>
          <w:color w:val="000000" w:themeColor="text1"/>
        </w:rPr>
        <w:t xml:space="preserve">. </w:t>
      </w:r>
      <w:r w:rsidR="002C42E2" w:rsidRPr="007E3B63">
        <w:rPr>
          <w:rFonts w:ascii="Garamond" w:hAnsi="Garamond"/>
          <w:color w:val="000000" w:themeColor="text1"/>
        </w:rPr>
        <w:t>Although t</w:t>
      </w:r>
      <w:r w:rsidRPr="007E3B63">
        <w:rPr>
          <w:rFonts w:ascii="Garamond" w:hAnsi="Garamond"/>
          <w:color w:val="000000" w:themeColor="text1"/>
        </w:rPr>
        <w:t xml:space="preserve">here were male-female differences </w:t>
      </w:r>
      <w:r w:rsidR="000C6F77" w:rsidRPr="007E3B63">
        <w:rPr>
          <w:rFonts w:ascii="Garamond" w:hAnsi="Garamond"/>
          <w:color w:val="000000" w:themeColor="text1"/>
        </w:rPr>
        <w:t xml:space="preserve">for </w:t>
      </w:r>
      <w:r w:rsidR="00396AE2" w:rsidRPr="007E3B63">
        <w:rPr>
          <w:rFonts w:ascii="Garamond" w:hAnsi="Garamond"/>
          <w:color w:val="000000" w:themeColor="text1"/>
        </w:rPr>
        <w:t xml:space="preserve">certain </w:t>
      </w:r>
      <w:r w:rsidR="000C6F77" w:rsidRPr="007E3B63">
        <w:rPr>
          <w:rFonts w:ascii="Garamond" w:hAnsi="Garamond"/>
          <w:color w:val="000000" w:themeColor="text1"/>
        </w:rPr>
        <w:t xml:space="preserve">personality </w:t>
      </w:r>
      <w:r w:rsidR="0080731D">
        <w:rPr>
          <w:rFonts w:ascii="Garamond" w:hAnsi="Garamond"/>
          <w:color w:val="000000" w:themeColor="text1"/>
        </w:rPr>
        <w:t>traits</w:t>
      </w:r>
      <w:r w:rsidR="0080731D" w:rsidRPr="007E3B63">
        <w:rPr>
          <w:rFonts w:ascii="Garamond" w:hAnsi="Garamond"/>
          <w:color w:val="000000" w:themeColor="text1"/>
        </w:rPr>
        <w:t xml:space="preserve"> </w:t>
      </w:r>
      <w:r w:rsidR="001742D0" w:rsidRPr="007E3B63">
        <w:rPr>
          <w:rFonts w:ascii="Garamond" w:hAnsi="Garamond"/>
          <w:color w:val="000000" w:themeColor="text1"/>
        </w:rPr>
        <w:t xml:space="preserve">in </w:t>
      </w:r>
      <w:r w:rsidR="007E5EF8">
        <w:rPr>
          <w:rFonts w:ascii="Garamond" w:hAnsi="Garamond"/>
          <w:color w:val="000000" w:themeColor="text1"/>
        </w:rPr>
        <w:t>two</w:t>
      </w:r>
      <w:r w:rsidR="00DD422E">
        <w:rPr>
          <w:rFonts w:ascii="Garamond" w:hAnsi="Garamond"/>
          <w:color w:val="000000" w:themeColor="text1"/>
        </w:rPr>
        <w:t xml:space="preserve"> of the</w:t>
      </w:r>
      <w:r w:rsidR="001742D0" w:rsidRPr="007E3B63">
        <w:rPr>
          <w:rFonts w:ascii="Garamond" w:hAnsi="Garamond"/>
          <w:color w:val="000000" w:themeColor="text1"/>
        </w:rPr>
        <w:t xml:space="preserve"> </w:t>
      </w:r>
      <w:r w:rsidR="000C6F77" w:rsidRPr="007E3B63">
        <w:rPr>
          <w:rFonts w:ascii="Garamond" w:hAnsi="Garamond"/>
          <w:color w:val="000000" w:themeColor="text1"/>
        </w:rPr>
        <w:t>taxonomic groups</w:t>
      </w:r>
      <w:r w:rsidR="001742D0" w:rsidRPr="007E3B63">
        <w:rPr>
          <w:rFonts w:ascii="Garamond" w:hAnsi="Garamond"/>
          <w:color w:val="000000" w:themeColor="text1"/>
        </w:rPr>
        <w:t>, there was no consistent pattern. Specifically, females were significant</w:t>
      </w:r>
      <w:r w:rsidR="00577E81">
        <w:rPr>
          <w:rFonts w:ascii="Garamond" w:hAnsi="Garamond"/>
          <w:color w:val="000000" w:themeColor="text1"/>
        </w:rPr>
        <w:t>ly</w:t>
      </w:r>
      <w:r w:rsidR="001742D0" w:rsidRPr="007E3B63">
        <w:rPr>
          <w:rFonts w:ascii="Garamond" w:hAnsi="Garamond"/>
          <w:color w:val="000000" w:themeColor="text1"/>
        </w:rPr>
        <w:t xml:space="preserve"> more social in birds</w:t>
      </w:r>
      <w:r w:rsidR="001E26AB">
        <w:rPr>
          <w:rFonts w:ascii="Garamond" w:hAnsi="Garamond"/>
          <w:color w:val="000000" w:themeColor="text1"/>
        </w:rPr>
        <w:t xml:space="preserve"> but</w:t>
      </w:r>
      <w:r w:rsidR="001742D0" w:rsidRPr="007E3B63">
        <w:rPr>
          <w:rFonts w:ascii="Garamond" w:hAnsi="Garamond"/>
          <w:color w:val="000000" w:themeColor="text1"/>
        </w:rPr>
        <w:t xml:space="preserve"> less exploratory in reptiles/amphibians. </w:t>
      </w:r>
      <w:r w:rsidR="00396AE2" w:rsidRPr="007E3B63">
        <w:rPr>
          <w:rFonts w:ascii="Garamond" w:hAnsi="Garamond"/>
          <w:color w:val="000000" w:themeColor="text1"/>
        </w:rPr>
        <w:t xml:space="preserve">There were no </w:t>
      </w:r>
      <w:r w:rsidR="002C42E2" w:rsidRPr="007E3B63">
        <w:rPr>
          <w:rFonts w:ascii="Garamond" w:hAnsi="Garamond"/>
          <w:color w:val="000000" w:themeColor="text1"/>
        </w:rPr>
        <w:t xml:space="preserve">detectable </w:t>
      </w:r>
      <w:r w:rsidR="00396AE2" w:rsidRPr="007E3B63">
        <w:rPr>
          <w:rFonts w:ascii="Garamond" w:hAnsi="Garamond"/>
          <w:color w:val="000000" w:themeColor="text1"/>
        </w:rPr>
        <w:t>sex differences for mammals</w:t>
      </w:r>
      <w:r w:rsidR="001E26AB">
        <w:rPr>
          <w:rFonts w:ascii="Garamond" w:hAnsi="Garamond"/>
          <w:color w:val="000000" w:themeColor="text1"/>
        </w:rPr>
        <w:t>, invertebrates</w:t>
      </w:r>
      <w:r w:rsidR="00396AE2" w:rsidRPr="007E3B63">
        <w:rPr>
          <w:rFonts w:ascii="Garamond" w:hAnsi="Garamond"/>
          <w:color w:val="000000" w:themeColor="text1"/>
        </w:rPr>
        <w:t xml:space="preserve"> or fish. </w:t>
      </w:r>
      <w:r w:rsidR="00563377" w:rsidRPr="007E3B63">
        <w:rPr>
          <w:rFonts w:ascii="Garamond" w:hAnsi="Garamond"/>
          <w:color w:val="000000" w:themeColor="text1"/>
        </w:rPr>
        <w:t>Crucially, t</w:t>
      </w:r>
      <w:r w:rsidR="001742D0" w:rsidRPr="007E3B63">
        <w:rPr>
          <w:rFonts w:ascii="Garamond" w:hAnsi="Garamond"/>
          <w:color w:val="000000" w:themeColor="text1"/>
        </w:rPr>
        <w:t xml:space="preserve">here was no evidence for greater male </w:t>
      </w:r>
      <w:r w:rsidR="002C42E2" w:rsidRPr="007E3B63">
        <w:rPr>
          <w:rFonts w:ascii="Garamond" w:hAnsi="Garamond"/>
          <w:color w:val="000000" w:themeColor="text1"/>
        </w:rPr>
        <w:t xml:space="preserve">than female </w:t>
      </w:r>
      <w:r w:rsidR="001742D0" w:rsidRPr="007E3B63">
        <w:rPr>
          <w:rFonts w:ascii="Garamond" w:hAnsi="Garamond"/>
          <w:color w:val="000000" w:themeColor="text1"/>
        </w:rPr>
        <w:t xml:space="preserve">variability in any taxa for any of the five personality factors. Indeed, the only </w:t>
      </w:r>
      <w:r w:rsidR="00396AE2" w:rsidRPr="007E3B63">
        <w:rPr>
          <w:rFonts w:ascii="Garamond" w:hAnsi="Garamond"/>
          <w:color w:val="000000" w:themeColor="text1"/>
        </w:rPr>
        <w:t>instanc</w:t>
      </w:r>
      <w:r w:rsidR="002771CA">
        <w:rPr>
          <w:rFonts w:ascii="Garamond" w:hAnsi="Garamond"/>
          <w:color w:val="000000" w:themeColor="text1"/>
        </w:rPr>
        <w:t>e</w:t>
      </w:r>
      <w:r w:rsidR="001742D0" w:rsidRPr="007E3B63">
        <w:rPr>
          <w:rFonts w:ascii="Garamond" w:hAnsi="Garamond"/>
          <w:color w:val="000000" w:themeColor="text1"/>
        </w:rPr>
        <w:t xml:space="preserve"> in which there was a </w:t>
      </w:r>
      <w:r w:rsidR="00577E81">
        <w:rPr>
          <w:rFonts w:ascii="Garamond" w:hAnsi="Garamond"/>
          <w:color w:val="000000" w:themeColor="text1"/>
        </w:rPr>
        <w:t xml:space="preserve">significant </w:t>
      </w:r>
      <w:r w:rsidR="001742D0" w:rsidRPr="007E3B63">
        <w:rPr>
          <w:rFonts w:ascii="Garamond" w:hAnsi="Garamond"/>
          <w:color w:val="000000" w:themeColor="text1"/>
        </w:rPr>
        <w:t xml:space="preserve">sex difference </w:t>
      </w:r>
      <w:r w:rsidR="00BA0B56" w:rsidRPr="007E3B63">
        <w:rPr>
          <w:rFonts w:ascii="Garamond" w:hAnsi="Garamond"/>
          <w:color w:val="000000" w:themeColor="text1"/>
        </w:rPr>
        <w:t>revealed</w:t>
      </w:r>
      <w:r w:rsidR="001742D0" w:rsidRPr="007E3B63">
        <w:rPr>
          <w:rFonts w:ascii="Garamond" w:hAnsi="Garamond"/>
          <w:color w:val="000000" w:themeColor="text1"/>
        </w:rPr>
        <w:t xml:space="preserve"> greater variability among females</w:t>
      </w:r>
      <w:r w:rsidR="002771CA">
        <w:rPr>
          <w:rFonts w:ascii="Garamond" w:hAnsi="Garamond"/>
          <w:color w:val="000000" w:themeColor="text1"/>
        </w:rPr>
        <w:t xml:space="preserve"> (aggression in fish)</w:t>
      </w:r>
      <w:r w:rsidR="001742D0" w:rsidRPr="007E3B63">
        <w:rPr>
          <w:rFonts w:ascii="Garamond" w:hAnsi="Garamond"/>
          <w:color w:val="000000" w:themeColor="text1"/>
        </w:rPr>
        <w:t xml:space="preserve">. </w:t>
      </w:r>
      <w:r w:rsidR="0043486B" w:rsidRPr="000C1591">
        <w:rPr>
          <w:rFonts w:ascii="Garamond" w:hAnsi="Garamond"/>
          <w:color w:val="C00000"/>
        </w:rPr>
        <w:t xml:space="preserve">Finally, the magnitude of SSD, which is a proxy </w:t>
      </w:r>
      <w:commentRangeStart w:id="16"/>
      <w:commentRangeStart w:id="17"/>
      <w:commentRangeEnd w:id="16"/>
      <w:r w:rsidR="0043486B" w:rsidRPr="000C1591">
        <w:rPr>
          <w:rStyle w:val="CommentReference"/>
          <w:color w:val="C00000"/>
        </w:rPr>
        <w:commentReference w:id="16"/>
      </w:r>
      <w:commentRangeEnd w:id="17"/>
      <w:r w:rsidR="0043486B" w:rsidRPr="000C1591">
        <w:rPr>
          <w:rStyle w:val="CommentReference"/>
          <w:color w:val="C00000"/>
        </w:rPr>
        <w:commentReference w:id="17"/>
      </w:r>
      <w:r w:rsidR="0043486B" w:rsidRPr="000C1591">
        <w:rPr>
          <w:rFonts w:ascii="Garamond" w:hAnsi="Garamond"/>
          <w:color w:val="C00000"/>
        </w:rPr>
        <w:t xml:space="preserve">for the strength of sexual selection on males, </w:t>
      </w:r>
      <w:r w:rsidR="00396AE2" w:rsidRPr="000C1591">
        <w:rPr>
          <w:rFonts w:ascii="Garamond" w:hAnsi="Garamond"/>
          <w:color w:val="C00000"/>
        </w:rPr>
        <w:t>explain</w:t>
      </w:r>
      <w:r w:rsidR="007E5EF8">
        <w:rPr>
          <w:rFonts w:ascii="Garamond" w:hAnsi="Garamond"/>
          <w:color w:val="C00000"/>
        </w:rPr>
        <w:t>ed</w:t>
      </w:r>
      <w:r w:rsidR="00396AE2" w:rsidRPr="000C1591">
        <w:rPr>
          <w:rFonts w:ascii="Garamond" w:hAnsi="Garamond"/>
          <w:color w:val="C00000"/>
        </w:rPr>
        <w:t xml:space="preserve"> </w:t>
      </w:r>
      <w:r w:rsidR="0043486B" w:rsidRPr="000C1591">
        <w:rPr>
          <w:rFonts w:ascii="Garamond" w:hAnsi="Garamond"/>
          <w:color w:val="C00000"/>
        </w:rPr>
        <w:t xml:space="preserve">sex differences in mean personality </w:t>
      </w:r>
      <w:r w:rsidR="007E5EF8">
        <w:rPr>
          <w:rFonts w:ascii="Garamond" w:hAnsi="Garamond"/>
          <w:color w:val="C00000"/>
        </w:rPr>
        <w:t xml:space="preserve">for </w:t>
      </w:r>
      <w:r w:rsidR="0059232F">
        <w:rPr>
          <w:rFonts w:ascii="Garamond" w:hAnsi="Garamond"/>
          <w:color w:val="C00000"/>
        </w:rPr>
        <w:t>activity</w:t>
      </w:r>
      <w:r w:rsidR="00B51DA7">
        <w:rPr>
          <w:rFonts w:ascii="Garamond" w:hAnsi="Garamond"/>
          <w:color w:val="C00000"/>
        </w:rPr>
        <w:t xml:space="preserve"> and aggression</w:t>
      </w:r>
      <w:r w:rsidR="0059232F">
        <w:rPr>
          <w:rFonts w:ascii="Garamond" w:hAnsi="Garamond"/>
          <w:color w:val="C00000"/>
        </w:rPr>
        <w:t xml:space="preserve"> in</w:t>
      </w:r>
      <w:r w:rsidR="007E5EF8">
        <w:rPr>
          <w:rFonts w:ascii="Garamond" w:hAnsi="Garamond"/>
          <w:color w:val="C00000"/>
        </w:rPr>
        <w:t xml:space="preserve"> mammals</w:t>
      </w:r>
      <w:r w:rsidR="0059232F">
        <w:rPr>
          <w:rFonts w:ascii="Garamond" w:hAnsi="Garamond"/>
          <w:color w:val="C00000"/>
        </w:rPr>
        <w:t xml:space="preserve"> only. When males and females were the same size, males were somewhat more active</w:t>
      </w:r>
      <w:r w:rsidR="00B51DA7">
        <w:rPr>
          <w:rFonts w:ascii="Garamond" w:hAnsi="Garamond"/>
          <w:color w:val="C00000"/>
        </w:rPr>
        <w:t xml:space="preserve"> and less aggressive</w:t>
      </w:r>
      <w:r w:rsidR="0059232F">
        <w:rPr>
          <w:rFonts w:ascii="Garamond" w:hAnsi="Garamond"/>
          <w:color w:val="C00000"/>
        </w:rPr>
        <w:t xml:space="preserve"> than females</w:t>
      </w:r>
      <w:r w:rsidR="007E5EF8">
        <w:rPr>
          <w:rFonts w:ascii="Garamond" w:hAnsi="Garamond"/>
          <w:color w:val="C00000"/>
        </w:rPr>
        <w:t xml:space="preserve">, </w:t>
      </w:r>
      <w:r w:rsidR="0059232F">
        <w:rPr>
          <w:rFonts w:ascii="Garamond" w:hAnsi="Garamond"/>
          <w:color w:val="C00000"/>
        </w:rPr>
        <w:t>but as males became larger than females</w:t>
      </w:r>
      <w:r w:rsidR="00B51DA7">
        <w:rPr>
          <w:rFonts w:ascii="Garamond" w:hAnsi="Garamond"/>
          <w:color w:val="C00000"/>
        </w:rPr>
        <w:t xml:space="preserve">, </w:t>
      </w:r>
      <w:r w:rsidR="0059232F">
        <w:rPr>
          <w:rFonts w:ascii="Garamond" w:hAnsi="Garamond"/>
          <w:color w:val="C00000"/>
        </w:rPr>
        <w:t xml:space="preserve">males became significantly </w:t>
      </w:r>
      <w:r w:rsidR="00B51DA7">
        <w:rPr>
          <w:rFonts w:ascii="Garamond" w:hAnsi="Garamond"/>
          <w:color w:val="C00000"/>
        </w:rPr>
        <w:t>less</w:t>
      </w:r>
      <w:r w:rsidR="0059232F">
        <w:rPr>
          <w:rFonts w:ascii="Garamond" w:hAnsi="Garamond"/>
          <w:color w:val="C00000"/>
        </w:rPr>
        <w:t xml:space="preserve"> active </w:t>
      </w:r>
      <w:r w:rsidR="00B51DA7">
        <w:rPr>
          <w:rFonts w:ascii="Garamond" w:hAnsi="Garamond"/>
          <w:color w:val="C00000"/>
        </w:rPr>
        <w:t xml:space="preserve">and more aggressive </w:t>
      </w:r>
      <w:r w:rsidR="0059232F">
        <w:rPr>
          <w:rFonts w:ascii="Garamond" w:hAnsi="Garamond"/>
          <w:color w:val="C00000"/>
        </w:rPr>
        <w:t xml:space="preserve">than </w:t>
      </w:r>
      <w:r w:rsidR="00B51DA7">
        <w:rPr>
          <w:rFonts w:ascii="Garamond" w:hAnsi="Garamond"/>
          <w:color w:val="C00000"/>
        </w:rPr>
        <w:t>fe</w:t>
      </w:r>
      <w:r w:rsidR="0059232F">
        <w:rPr>
          <w:rFonts w:ascii="Garamond" w:hAnsi="Garamond"/>
          <w:color w:val="C00000"/>
        </w:rPr>
        <w:t>males. However, the magnitude of SSD did</w:t>
      </w:r>
      <w:r w:rsidR="007E5EF8">
        <w:rPr>
          <w:rFonts w:ascii="Garamond" w:hAnsi="Garamond"/>
          <w:color w:val="C00000"/>
        </w:rPr>
        <w:t xml:space="preserve"> not </w:t>
      </w:r>
      <w:r w:rsidR="0059232F">
        <w:rPr>
          <w:rFonts w:ascii="Garamond" w:hAnsi="Garamond"/>
          <w:color w:val="C00000"/>
        </w:rPr>
        <w:t xml:space="preserve">explain sex differences in variability </w:t>
      </w:r>
      <w:r w:rsidR="007E5EF8">
        <w:rPr>
          <w:rFonts w:ascii="Garamond" w:hAnsi="Garamond"/>
          <w:color w:val="C00000"/>
        </w:rPr>
        <w:t xml:space="preserve">for any </w:t>
      </w:r>
      <w:r w:rsidR="00396AE2" w:rsidRPr="000C1591">
        <w:rPr>
          <w:rFonts w:ascii="Garamond" w:hAnsi="Garamond"/>
          <w:color w:val="C00000"/>
        </w:rPr>
        <w:t xml:space="preserve">of the five </w:t>
      </w:r>
      <w:r w:rsidR="000C6F77" w:rsidRPr="000C1591">
        <w:rPr>
          <w:rFonts w:ascii="Garamond" w:hAnsi="Garamond"/>
          <w:color w:val="C00000"/>
        </w:rPr>
        <w:t xml:space="preserve">personality </w:t>
      </w:r>
      <w:r w:rsidR="009B4AF1" w:rsidRPr="000C1591">
        <w:rPr>
          <w:rFonts w:ascii="Garamond" w:hAnsi="Garamond"/>
          <w:color w:val="C00000"/>
        </w:rPr>
        <w:t>types</w:t>
      </w:r>
      <w:r w:rsidR="00396AE2" w:rsidRPr="000C1591">
        <w:rPr>
          <w:rFonts w:ascii="Garamond" w:hAnsi="Garamond"/>
          <w:color w:val="C00000"/>
        </w:rPr>
        <w:t xml:space="preserve"> in any of </w:t>
      </w:r>
      <w:r w:rsidR="0059232F">
        <w:rPr>
          <w:rFonts w:ascii="Garamond" w:hAnsi="Garamond"/>
          <w:color w:val="C00000"/>
        </w:rPr>
        <w:t>the four</w:t>
      </w:r>
      <w:r w:rsidR="007E5EF8">
        <w:rPr>
          <w:rFonts w:ascii="Garamond" w:hAnsi="Garamond"/>
          <w:color w:val="C00000"/>
        </w:rPr>
        <w:t xml:space="preserve"> </w:t>
      </w:r>
      <w:r w:rsidR="000C6F77" w:rsidRPr="000C1591">
        <w:rPr>
          <w:rFonts w:ascii="Garamond" w:hAnsi="Garamond"/>
          <w:color w:val="C00000"/>
        </w:rPr>
        <w:t>tax</w:t>
      </w:r>
      <w:r w:rsidR="00396AE2" w:rsidRPr="000C1591">
        <w:rPr>
          <w:rFonts w:ascii="Garamond" w:hAnsi="Garamond"/>
          <w:color w:val="C00000"/>
        </w:rPr>
        <w:t xml:space="preserve">a </w:t>
      </w:r>
      <w:r w:rsidR="00A41A20" w:rsidRPr="000C1591">
        <w:rPr>
          <w:rFonts w:ascii="Garamond" w:hAnsi="Garamond"/>
          <w:color w:val="C00000"/>
        </w:rPr>
        <w:t>with</w:t>
      </w:r>
      <w:r w:rsidR="00396AE2" w:rsidRPr="000C1591">
        <w:rPr>
          <w:rFonts w:ascii="Garamond" w:hAnsi="Garamond"/>
          <w:color w:val="C00000"/>
        </w:rPr>
        <w:t xml:space="preserve"> sufficient data to test for an effect</w:t>
      </w:r>
      <w:r w:rsidR="000C6F77" w:rsidRPr="000C1591">
        <w:rPr>
          <w:rFonts w:ascii="Garamond" w:hAnsi="Garamond"/>
          <w:color w:val="C00000"/>
        </w:rPr>
        <w:t>.</w:t>
      </w:r>
      <w:r w:rsidR="007E5EF8">
        <w:rPr>
          <w:rFonts w:ascii="Garamond" w:hAnsi="Garamond"/>
          <w:color w:val="C00000"/>
        </w:rPr>
        <w:t xml:space="preserve"> </w:t>
      </w:r>
    </w:p>
    <w:p w14:paraId="7FCB2162" w14:textId="77777777" w:rsidR="002C42E2" w:rsidRPr="007E3B63" w:rsidRDefault="002C42E2" w:rsidP="007E3B63">
      <w:pPr>
        <w:rPr>
          <w:rFonts w:ascii="Garamond" w:hAnsi="Garamond"/>
          <w:color w:val="000000" w:themeColor="text1"/>
        </w:rPr>
      </w:pPr>
    </w:p>
    <w:p w14:paraId="02323BF6" w14:textId="3613464B" w:rsidR="002C42E2" w:rsidRPr="007E3B63" w:rsidRDefault="00563377" w:rsidP="008A067E">
      <w:pPr>
        <w:ind w:firstLine="720"/>
        <w:rPr>
          <w:rFonts w:ascii="Garamond" w:hAnsi="Garamond"/>
          <w:color w:val="000000" w:themeColor="text1"/>
        </w:rPr>
      </w:pPr>
      <w:r w:rsidRPr="007E3B63">
        <w:rPr>
          <w:rFonts w:ascii="Garamond" w:hAnsi="Garamond"/>
          <w:color w:val="000000" w:themeColor="text1"/>
        </w:rPr>
        <w:t xml:space="preserve">Starting with Darwin (1874, p224) it 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w:t>
      </w:r>
      <w:r w:rsidR="00A045D9">
        <w:rPr>
          <w:rFonts w:ascii="Garamond" w:hAnsi="Garamond"/>
          <w:color w:val="000000" w:themeColor="text1"/>
        </w:rPr>
        <w:t xml:space="preserve">i.e. </w:t>
      </w:r>
      <w:r w:rsidR="00AF1DC7" w:rsidRPr="007E3B63">
        <w:rPr>
          <w:rFonts w:ascii="Garamond" w:hAnsi="Garamond"/>
          <w:color w:val="000000" w:themeColor="text1"/>
        </w:rPr>
        <w:t>phenotype</w:t>
      </w:r>
      <w:r w:rsidR="00A045D9">
        <w:rPr>
          <w:rFonts w:ascii="Garamond" w:hAnsi="Garamond"/>
          <w:color w:val="000000" w:themeColor="text1"/>
        </w:rPr>
        <w:t>s</w:t>
      </w:r>
      <w:r w:rsidR="00AF1DC7" w:rsidRPr="007E3B63">
        <w:rPr>
          <w:rFonts w:ascii="Garamond" w:hAnsi="Garamond"/>
          <w:color w:val="000000" w:themeColor="text1"/>
        </w:rPr>
        <w:t>)</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however,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formal 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 xml:space="preserve">is that sexually selected traits in male animals show more variation than naturally selected traits </w:t>
      </w:r>
      <w:r w:rsidR="00587C0F">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1995)","manualFormatting":"(Pomiankowski &amp; Møller 1995)","plainTextFormattedCitation":"(Pomiankowski &amp; Moller 1995)","previouslyFormattedCitation":"(Pomiankowski &amp; Moller 1995)"},"properties":{"noteIndex":0},"schema":"https://github.com/citation-style-language/schema/raw/master/csl-citation.json"}</w:instrText>
      </w:r>
      <w:r w:rsidR="00587C0F">
        <w:rPr>
          <w:rFonts w:ascii="Garamond" w:hAnsi="Garamond"/>
          <w:color w:val="000000" w:themeColor="text1"/>
        </w:rPr>
        <w:fldChar w:fldCharType="separate"/>
      </w:r>
      <w:r w:rsidR="00587C0F" w:rsidRPr="00587C0F">
        <w:rPr>
          <w:rFonts w:ascii="Garamond" w:hAnsi="Garamond"/>
          <w:noProof/>
          <w:color w:val="000000" w:themeColor="text1"/>
        </w:rPr>
        <w:t>(Pomiankowski &amp; M</w:t>
      </w:r>
      <w:r w:rsidR="00587C0F">
        <w:rPr>
          <w:rFonts w:ascii="Garamond" w:hAnsi="Garamond"/>
          <w:noProof/>
          <w:color w:val="000000" w:themeColor="text1"/>
        </w:rPr>
        <w:t>ø</w:t>
      </w:r>
      <w:r w:rsidR="00587C0F" w:rsidRPr="00587C0F">
        <w:rPr>
          <w:rFonts w:ascii="Garamond" w:hAnsi="Garamond"/>
          <w:noProof/>
          <w:color w:val="000000" w:themeColor="text1"/>
        </w:rPr>
        <w:t>ller 1995)</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B4AF1">
        <w:rPr>
          <w:rFonts w:ascii="Garamond" w:hAnsi="Garamond"/>
          <w:color w:val="000000" w:themeColor="text1"/>
        </w:rPr>
        <w:t xml:space="preserve"> different</w:t>
      </w:r>
      <w:r w:rsidRPr="007E3B63">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w:t>
      </w:r>
      <w:r w:rsidR="00D8402E">
        <w:rPr>
          <w:rFonts w:ascii="Garamond" w:hAnsi="Garamond"/>
          <w:color w:val="000000" w:themeColor="text1"/>
        </w:rPr>
        <w:t>traits not linked to reproduction had only marginally</w:t>
      </w:r>
      <w:r w:rsidRPr="007E3B63">
        <w:rPr>
          <w:rFonts w:ascii="Garamond" w:hAnsi="Garamond"/>
          <w:color w:val="000000" w:themeColor="text1"/>
        </w:rPr>
        <w:t xml:space="preserve">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 xml:space="preserve">than females </w:t>
      </w:r>
      <w:r w:rsidR="00587C0F" w:rsidRPr="00587C0F">
        <w:rPr>
          <w:rFonts w:ascii="Garamond" w:hAnsi="Garamond"/>
          <w:color w:val="000000" w:themeColor="text1"/>
        </w:rPr>
        <w:fldChar w:fldCharType="begin" w:fldLock="1"/>
      </w:r>
      <w:r w:rsidR="004E14DC">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587C0F" w:rsidRPr="00587C0F">
        <w:rPr>
          <w:rFonts w:ascii="Garamond" w:hAnsi="Garamond"/>
          <w:color w:val="000000" w:themeColor="text1"/>
        </w:rPr>
        <w:fldChar w:fldCharType="separate"/>
      </w:r>
      <w:r w:rsidR="00587C0F" w:rsidRPr="00587C0F">
        <w:rPr>
          <w:rFonts w:ascii="Garamond" w:hAnsi="Garamond"/>
          <w:noProof/>
          <w:color w:val="000000" w:themeColor="text1"/>
        </w:rPr>
        <w:t>(Wyman &amp; Rowe 2014)</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 </w:t>
      </w:r>
      <w:r w:rsidR="004E14DC">
        <w:rPr>
          <w:rFonts w:ascii="Garamond" w:hAnsi="Garamond"/>
          <w:color w:val="000000" w:themeColor="text1"/>
        </w:rPr>
        <w:fldChar w:fldCharType="begin" w:fldLock="1"/>
      </w:r>
      <w:r w:rsidR="00A045D9">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004E14DC">
        <w:rPr>
          <w:rFonts w:ascii="Garamond" w:hAnsi="Garamond"/>
          <w:color w:val="000000" w:themeColor="text1"/>
        </w:rPr>
        <w:fldChar w:fldCharType="separate"/>
      </w:r>
      <w:r w:rsidR="00CF485F" w:rsidRPr="00CF485F">
        <w:rPr>
          <w:rFonts w:ascii="Garamond" w:hAnsi="Garamond"/>
          <w:noProof/>
          <w:color w:val="000000" w:themeColor="text1"/>
        </w:rPr>
        <w:t>(Reinhold &amp; Engqvist 2013)</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23AE03D5"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00A045D9" w:rsidRPr="007E3B63">
        <w:rPr>
          <w:rFonts w:ascii="Garamond" w:hAnsi="Garamond"/>
          <w:color w:val="000000" w:themeColor="text1"/>
        </w:rPr>
        <w:t xml:space="preserve">focussed </w:t>
      </w:r>
      <w:r w:rsidR="00806203" w:rsidRPr="007E3B63">
        <w:rPr>
          <w:rFonts w:ascii="Garamond" w:hAnsi="Garamond"/>
          <w:color w:val="000000" w:themeColor="text1"/>
        </w:rPr>
        <w:t>heavily</w:t>
      </w:r>
      <w:r w:rsidR="00485DFD" w:rsidRPr="007E3B63">
        <w:rPr>
          <w:rFonts w:ascii="Garamond" w:hAnsi="Garamond"/>
          <w:color w:val="000000" w:themeColor="text1"/>
        </w:rPr>
        <w:t xml:space="preserve"> </w:t>
      </w:r>
      <w:r w:rsidRPr="007E3B63">
        <w:rPr>
          <w:rFonts w:ascii="Garamond" w:hAnsi="Garamond"/>
          <w:color w:val="000000" w:themeColor="text1"/>
        </w:rPr>
        <w:t>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looking at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892746" w:rsidRPr="007E3B63">
        <w:rPr>
          <w:rFonts w:ascii="Garamond" w:hAnsi="Garamond"/>
          <w:color w:val="000000" w:themeColor="text1"/>
        </w:rPr>
        <w:t xml:space="preserve"> </w:t>
      </w:r>
      <w:r w:rsidR="00DD4616">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DD4616">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w:t>
      </w:r>
      <w:r w:rsidR="009B4AF1">
        <w:rPr>
          <w:rFonts w:ascii="Garamond" w:hAnsi="Garamond"/>
          <w:noProof/>
          <w:color w:val="000000" w:themeColor="text1"/>
        </w:rPr>
        <w:t>8</w:t>
      </w:r>
      <w:r w:rsidR="00A7676A" w:rsidRPr="00A7676A">
        <w:rPr>
          <w:rFonts w:ascii="Garamond" w:hAnsi="Garamond"/>
          <w:noProof/>
          <w:color w:val="000000" w:themeColor="text1"/>
        </w:rPr>
        <w:t>)</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analysed separately </w:t>
      </w:r>
      <w:r w:rsidRPr="007E3B63">
        <w:rPr>
          <w:rFonts w:ascii="Garamond" w:hAnsi="Garamond"/>
          <w:color w:val="000000" w:themeColor="text1"/>
        </w:rPr>
        <w:t xml:space="preserve">after being 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what is arguably the most heavily studied model laboratory 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r w:rsidRPr="007E3B63">
        <w:rPr>
          <w:rFonts w:ascii="Garamond" w:hAnsi="Garamond"/>
          <w:color w:val="000000" w:themeColor="text1"/>
        </w:rPr>
        <w:t xml:space="preserve"> </w:t>
      </w:r>
      <w:r w:rsidR="00DD4616">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DD4616">
        <w:rPr>
          <w:rFonts w:ascii="Garamond" w:hAnsi="Garamond"/>
          <w:color w:val="000000" w:themeColor="text1"/>
        </w:rPr>
        <w:fldChar w:fldCharType="separate"/>
      </w:r>
      <w:r w:rsidR="00DD4616" w:rsidRPr="00DD4616">
        <w:rPr>
          <w:rFonts w:ascii="Garamond" w:hAnsi="Garamond"/>
          <w:noProof/>
          <w:color w:val="000000" w:themeColor="text1"/>
        </w:rPr>
        <w:t xml:space="preserve">(Zajitschek </w:t>
      </w:r>
      <w:r w:rsidR="00DD4616" w:rsidRPr="00DD4616">
        <w:rPr>
          <w:rFonts w:ascii="Garamond" w:hAnsi="Garamond"/>
          <w:i/>
          <w:noProof/>
          <w:color w:val="000000" w:themeColor="text1"/>
        </w:rPr>
        <w:t>et al.</w:t>
      </w:r>
      <w:r w:rsidR="00DD4616" w:rsidRPr="00DD4616">
        <w:rPr>
          <w:rFonts w:ascii="Garamond" w:hAnsi="Garamond"/>
          <w:noProof/>
          <w:color w:val="000000" w:themeColor="text1"/>
        </w:rPr>
        <w:t xml:space="preserve"> 2020)</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 however, there is a clear bias towards either females being more variable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78A18C2D" w14:textId="0D93791A" w:rsidR="00014070" w:rsidRDefault="00670A51" w:rsidP="008A067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 </w:t>
      </w:r>
      <w:r w:rsidR="00201427" w:rsidRPr="007E3B63">
        <w:rPr>
          <w:rFonts w:ascii="Garamond" w:hAnsi="Garamond"/>
          <w:color w:val="000000" w:themeColor="text1"/>
        </w:rPr>
        <w:t>not 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w:t>
      </w:r>
      <w:r w:rsidR="00C944F0">
        <w:rPr>
          <w:rFonts w:ascii="Garamond" w:hAnsi="Garamond"/>
          <w:color w:val="000000" w:themeColor="text1"/>
        </w:rPr>
        <w:lastRenderedPageBreak/>
        <w:t>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 </w:t>
      </w:r>
      <w:r w:rsidR="00592AF0">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gender","type":"article-journal","volume":"5"},"uris":["http://www.mendeley.com/documents/?uuid=988ee453-ffa6-4818-bdfa-4eb60de092d8"]},{"id":"ITEM-2","itemData":{"DOI":"10.1016/j.intell.2017.04.007","ISSN":"01602896","abstract":"Utilizing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April","issued":{"date-parts":[["2017"]]},"page":"78-88","title":"Sex differences in brain size and general intelligence (g)","type":"article-journal","volume":"63"},"uris":["http://www.mendeley.com/documents/?uuid=fc7a2489-0ba5-41f7-a113-01512122b10e"]},{"id":"ITEM-3","itemData":{"DOI":"10.1098/rspb.2019.2858","ISBN":"0000000167","ISSN":"0962-8452","abstract":"&lt;p&gt;Across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(Arnold 2004; van der Linden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2017; DeCasien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2020)</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w:t>
      </w:r>
      <w:r w:rsidR="008C6C46">
        <w:rPr>
          <w:rFonts w:ascii="Garamond" w:hAnsi="Garamond"/>
          <w:color w:val="000000" w:themeColor="text1"/>
        </w:rPr>
        <w:t xml:space="preserve"> like </w:t>
      </w:r>
      <w:r w:rsidR="00D25214" w:rsidRPr="007E3B63">
        <w:rPr>
          <w:rFonts w:ascii="Garamond" w:hAnsi="Garamond"/>
          <w:color w:val="000000" w:themeColor="text1"/>
        </w:rPr>
        <w:t>personality</w:t>
      </w:r>
      <w:r w:rsidR="00592AF0">
        <w:rPr>
          <w:rFonts w:ascii="Garamond" w:hAnsi="Garamond"/>
          <w:color w:val="000000" w:themeColor="text1"/>
        </w:rPr>
        <w:t xml:space="preserve"> </w:t>
      </w:r>
      <w:r w:rsidRPr="007E3B63">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7E3B63">
        <w:rPr>
          <w:rFonts w:ascii="Garamond" w:hAnsi="Garamond"/>
          <w:color w:val="000000" w:themeColor="text1"/>
        </w:rPr>
        <w:fldChar w:fldCharType="separate"/>
      </w:r>
      <w:r w:rsidR="00592AF0" w:rsidRPr="00592AF0">
        <w:rPr>
          <w:rFonts w:ascii="Garamond" w:hAnsi="Garamond"/>
          <w:noProof/>
          <w:color w:val="000000" w:themeColor="text1"/>
        </w:rPr>
        <w:t xml:space="preserve">(Archer &amp; Mehdikhani 2003; Borkenau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2013; Karwowski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2016)</w:t>
      </w:r>
      <w:r w:rsidRPr="007E3B63">
        <w:rPr>
          <w:rFonts w:ascii="Garamond" w:hAnsi="Garamond"/>
          <w:color w:val="000000" w:themeColor="text1"/>
        </w:rPr>
        <w:fldChar w:fldCharType="end"/>
      </w:r>
      <w:r w:rsidR="00D25214" w:rsidRPr="007E3B63">
        <w:rPr>
          <w:rFonts w:ascii="Garamond" w:hAnsi="Garamond"/>
          <w:color w:val="000000" w:themeColor="text1"/>
        </w:rPr>
        <w:t xml:space="preserve">, cognitive ability </w:t>
      </w:r>
      <w:r w:rsidR="00592AF0">
        <w:rPr>
          <w:rFonts w:ascii="Garamond" w:hAnsi="Garamond"/>
          <w:color w:val="000000" w:themeColor="text1"/>
        </w:rPr>
        <w:fldChar w:fldCharType="begin" w:fldLock="1"/>
      </w:r>
      <w:r w:rsidR="006012C1">
        <w:rPr>
          <w:rFonts w:ascii="Garamond" w:hAnsi="Garamond"/>
          <w:color w:val="000000" w:themeColor="text1"/>
        </w:rPr>
        <w:instrText>ADDIN CSL_CITATION {"citationItems":[{"id":"ITEM-1","itemData":{"author":[{"dropping-particle":"","family":"Roalf","given":"D. R.","non-dropping-particle":"","parse-names":false,"suffix":""},{"dropping-particle":"","family":"Gur","given":"R. E.","non-dropping-particle":"","parse-names":false,"suffix":""},{"dropping-particle":"","family":"Ruparel","given":"K.","non-dropping-particle":"","parse-names":false,"suffix":""},{"dropping-particle":"","family":"Calkins","given":"M. E.","non-dropping-particle":"","parse-names":false,"suffix":""},{"dropping-particle":"","family":"Satterthwaite","given":"Theodore D","non-dropping-particle":"","parse-names":false,"suffix":""},{"dropping-particle":"","family":"Bilker","given":"W B","non-dropping-particle":"","parse-names":false,"suffix":""},{"dropping-particle":"","family":"Hakonarson","given":"H","non-dropping-particle":"","parse-names":false,"suffix":""},{"dropping-particle":"","family":"Harris","given":"L J","non-dropping-particle":"","parse-names":false,"suffix":""},{"dropping-particle":"","family":"Gur","given":"Ruben C","non-dropping-particle":"","parse-names":false,"suffix":""}],"container-title":"Neuropsychology","id":"ITEM-1","issue":"4","issued":{"date-parts":[["2014"]]},"page":"506-518","title":"Within-individual variability in neurocognitive performance: Age- and sex-related differences in children and youths from ages 8 to 21","type":"article-journal","volume":"28"},"uris":["http://www.mendeley.com/documents/?uuid=012c0502-a253-4967-9340-8db72e432a9f"]},{"id":"ITEM-2","itemData":{"author":[{"dropping-particle":"","family":"Halpern","given":"Diane F","non-dropping-particle":"","parse-names":false,"suffix":""},{"dropping-particle":"","family":"LaMay","given":"Mary L","non-dropping-particle":"","parse-names":false,"suffix":""}],"container-title":"Educational Psychology Review","id":"ITEM-2","issue":"2","issued":{"date-parts":[["2000"]]},"page":"229","title":"The Smarter Sex: A Critical Review of Sex Differences in Intelligence","type":"article-journal","volume":"12"},"uris":["http://www.mendeley.com/documents/?uuid=eb869677-6ea2-4508-8a47-bd2797ab309d"]},{"id":"ITEM-3","itemData":{"author":[{"dropping-particle":"","family":"Jones","given":"C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Neuroscience","id":"ITEM-3","issue":"3","issued":{"date-parts":[["2003"]]},"page":"403-411","title":"The evolution of sex differences in spatial ability","type":"article-journal","volume":"117"},"uris":["http://www.mendeley.com/documents/?uuid=66fa08bc-d51f-4be2-934d-a38f0dc7c038"]},{"id":"ITEM-4","itemData":{"DOI":"10.1016/j.paid.2005.11.027","ISSN":"01918869","abstract":"Why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Differences","id":"ITEM-4","issue":"1","issued":{"date-parts":[["2006"]]},"page":"39-48","title":"Sex differences in variance of intelligence across childhood","type":"article-journal","volume":"41"},"uris":["http://www.mendeley.com/documents/?uuid=56588865-abf9-44e4-9184-da8c15930cee"]},{"id":"ITEM-5","itemData":{"DOI":"10.1111/j.1745-6924.2008.00096.x","ISSN":"17456924","abstract":"The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Science","id":"ITEM-5","issue":"6","issued":{"date-parts":[["2008"]]},"page":"518-531","title":"Sex Differences in Variability in General Intelligence: A New Look at the Old Question","type":"article-journal","volume":"3"},"uris":["http://www.mendeley.com/documents/?uuid=06e68226-ffff-4c14-b234-d4dc62cfff8d"]},{"id":"ITEM-6","itemData":{"DOI":"10.1111/j.1745-6924.2009.01168.x","ISSN":"17456924","abstract":"There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Science","id":"ITEM-6","issue":"6","issued":{"date-parts":[["2009"]]},"page":"598-611","title":"A Role for the X Chromosome in Sex Differences in Variability in General Intelligence?","type":"article-journal","volume":"4"},"uris":["http://www.mendeley.com/documents/?uuid=08d791d9-0a66-4715-a5f7-2c6eb1d4edfb"]}],"mendeley":{"formattedCitation":"(Halpern &amp; LaMay 2000; Jones &lt;i&gt;et al.&lt;/i&gt; 2003; Arden &amp; Plomin 2006; Johnson &lt;i&gt;et al.&lt;/i&gt; 2008, 2009; Roalf &lt;i&gt;et al.&lt;/i&gt; 2014)","plainTextFormattedCitation":"(Halpern &amp; LaMay 2000; Jones et al. 2003; Arden &amp; Plomin 2006; Johnson et al. 2008, 2009; Roalf et al. 2014)","previouslyFormattedCitation":"(Halpern &amp; LaMay 2000; Jones &lt;i&gt;et al.&lt;/i&gt; 2003; Arden &amp; Plomin 2006; Johnson &lt;i&gt;et al.&lt;/i&gt; 2008, 2009; Roalf &lt;i&gt;et al.&lt;/i&gt; 2014)"},"properties":{"noteIndex":0},"schema":"https://github.com/citation-style-language/schema/raw/master/csl-citation.json"}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(Halpern &amp; LaMay 2000; Jones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2003; Arden &amp; Plomin 2006; Johnson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2008, 2009; Roalf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2014)</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 </w:t>
      </w:r>
      <w:r w:rsidR="006012C1" w:rsidRPr="006012C1">
        <w:rPr>
          <w:rFonts w:ascii="Garamond" w:hAnsi="Garamond"/>
          <w:color w:val="000000" w:themeColor="text1"/>
        </w:rPr>
        <w:fldChar w:fldCharType="begin" w:fldLock="1"/>
      </w:r>
      <w:r w:rsidR="00A7676A">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006012C1" w:rsidRPr="006012C1">
        <w:rPr>
          <w:rFonts w:ascii="Garamond" w:hAnsi="Garamond"/>
          <w:color w:val="000000" w:themeColor="text1"/>
        </w:rPr>
        <w:fldChar w:fldCharType="separate"/>
      </w:r>
      <w:r w:rsidR="006012C1" w:rsidRPr="006012C1">
        <w:rPr>
          <w:rFonts w:ascii="Garamond" w:hAnsi="Garamond"/>
          <w:noProof/>
          <w:color w:val="000000" w:themeColor="text1"/>
        </w:rPr>
        <w:t xml:space="preserve">(Lehre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2009; Baye &amp; Monseur 2016; O’Dea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2018)</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344074" w:rsidRPr="00344074">
        <w:rPr>
          <w:rFonts w:ascii="Garamond" w:hAnsi="Garamond"/>
        </w:rPr>
        <w:t>226</w:t>
      </w:r>
      <w:r w:rsidR="00422000" w:rsidRPr="00344074">
        <w:rPr>
          <w:rFonts w:ascii="Garamond" w:hAnsi="Garamond"/>
        </w:rPr>
        <w:t xml:space="preserve"> </w:t>
      </w:r>
      <w:r w:rsidR="00D25214" w:rsidRPr="007E3B63">
        <w:rPr>
          <w:rFonts w:ascii="Garamond" w:hAnsi="Garamond"/>
          <w:color w:val="000000" w:themeColor="text1"/>
        </w:rPr>
        <w:t>species that personality</w:t>
      </w:r>
      <w:r w:rsidR="008C6C46">
        <w:rPr>
          <w:rFonts w:ascii="Garamond" w:hAnsi="Garamond"/>
          <w:color w:val="000000" w:themeColor="text1"/>
        </w:rPr>
        <w:t xml:space="preserve">-like behavioural </w:t>
      </w:r>
      <w:r w:rsidR="00D25214" w:rsidRPr="007E3B63">
        <w:rPr>
          <w:rFonts w:ascii="Garamond" w:hAnsi="Garamond"/>
          <w:color w:val="000000" w:themeColor="text1"/>
        </w:rPr>
        <w:t>traits are not more variable in males than female</w:t>
      </w:r>
      <w:r w:rsidR="002E553A">
        <w:rPr>
          <w:rFonts w:ascii="Garamond" w:hAnsi="Garamond"/>
          <w:color w:val="000000" w:themeColor="text1"/>
        </w:rPr>
        <w:t>s</w:t>
      </w:r>
      <w:r w:rsidR="00D25214" w:rsidRPr="007E3B63">
        <w:rPr>
          <w:rFonts w:ascii="Garamond" w:hAnsi="Garamond"/>
          <w:color w:val="000000" w:themeColor="text1"/>
        </w:rPr>
        <w:t xml:space="preserve"> across </w:t>
      </w:r>
      <w:r w:rsidR="008C6C46">
        <w:rPr>
          <w:rFonts w:ascii="Garamond" w:hAnsi="Garamond"/>
          <w:color w:val="000000" w:themeColor="text1"/>
        </w:rPr>
        <w:t xml:space="preserve">many different </w:t>
      </w:r>
      <w:r w:rsidR="00D25214" w:rsidRPr="007E3B63">
        <w:rPr>
          <w:rFonts w:ascii="Garamond" w:hAnsi="Garamond"/>
          <w:color w:val="000000" w:themeColor="text1"/>
        </w:rPr>
        <w:t>species. If anything, the trend is towards greater variation among females</w:t>
      </w:r>
      <w:r w:rsidR="00A7676A">
        <w:rPr>
          <w:rFonts w:ascii="Garamond" w:hAnsi="Garamond"/>
          <w:color w:val="000000" w:themeColor="text1"/>
        </w:rPr>
        <w:t xml:space="preserve"> </w:t>
      </w:r>
      <w:r w:rsidR="00A7676A">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meta-analysis","type":"article-journal","volume":"72"},"uris":["http://www.mendeley.com/documents/?uuid=8e6ed607-34d2-4ce8-964c-b5e4172b1ca5"]}],"mendeley":{"formattedCitation":"(Tarka &lt;i&gt;et al.&lt;/i&gt; 2018b)","manualFormatting":"(supporting Tarka et al. 2018)","plainTextFormattedCitation":"(Tarka et al. 2018b)","previouslyFormattedCitation":"(Tarka &lt;i&gt;et al.&lt;/i&gt; 2018b)"},"properties":{"noteIndex":0},"schema":"https://github.com/citation-style-language/schema/raw/master/csl-citation.json"}</w:instrText>
      </w:r>
      <w:r w:rsidR="00A7676A">
        <w:rPr>
          <w:rFonts w:ascii="Garamond" w:hAnsi="Garamond"/>
          <w:color w:val="000000" w:themeColor="text1"/>
        </w:rPr>
        <w:fldChar w:fldCharType="separate"/>
      </w:r>
      <w:r w:rsidR="00A7676A" w:rsidRPr="00A7676A">
        <w:rPr>
          <w:rFonts w:ascii="Garamond" w:hAnsi="Garamond"/>
          <w:noProof/>
          <w:color w:val="000000" w:themeColor="text1"/>
        </w:rPr>
        <w:t>(</w:t>
      </w:r>
      <w:r w:rsidR="00A7676A">
        <w:rPr>
          <w:rFonts w:ascii="Garamond" w:hAnsi="Garamond"/>
          <w:noProof/>
          <w:color w:val="000000" w:themeColor="text1"/>
        </w:rPr>
        <w:t xml:space="preserve">supporting </w:t>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A7676A">
        <w:rPr>
          <w:rFonts w:ascii="Garamond" w:hAnsi="Garamond"/>
          <w:color w:val="000000" w:themeColor="text1"/>
        </w:rPr>
        <w:fldChar w:fldCharType="end"/>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 xml:space="preserve">previously hypothesised to arise, at least in mammals, due to variation from individuals being at different stages of their </w:t>
      </w:r>
      <w:r w:rsidR="007E4271" w:rsidRPr="007E3B63">
        <w:rPr>
          <w:rFonts w:ascii="Garamond" w:hAnsi="Garamond"/>
          <w:color w:val="000000" w:themeColor="text1"/>
        </w:rPr>
        <w:t>oestrus</w:t>
      </w:r>
      <w:r w:rsidR="00D25214" w:rsidRPr="007E3B63">
        <w:rPr>
          <w:rFonts w:ascii="Garamond" w:hAnsi="Garamond"/>
          <w:color w:val="000000" w:themeColor="text1"/>
        </w:rPr>
        <w:t xml:space="preserve"> cycle </w:t>
      </w:r>
      <w:r w:rsidR="007E4271">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{"citationItems":[{"id":"ITEM-1","itemData":{"DOI":"10.1016/j.neubiorev.2010.07.002","ISSN":"01497634","PMID":"20620164","abstract":"Female mammals have long been neglected in biomedical research. The NIH mandated enrollment of women in human clinical trials in 1993, but no similar initiatives exist to foster research on female animals. We reviewed sex bias in research on mammals in 10 biological fields for 2009 and their historical precedents. Male bias was evident in 8 disciplines and most prominent in neuroscience, with single-sex studies of male animals outnumbering those of females 5.5 to 1. In the past half-century, male bias in non-human studies has increased while declining in human studies. Studies of both sexes frequently fail to analyze results by sex. Underrepresentation of females in animal models of disease is also commonplace, and our understanding of female biology is compromised by these deficiencies. The majority of articles in several journals are conducted on rats and mice to the exclusion of other useful animal models. The belief that non-human female mammals are intrinsically more variable than males and too troublesome for routine inclusion in research protocols is without foundation. We recommend that when only one sex is studied, this should be indicated in article titles, and that funding agencies favor proposals that investigate both sexes and analyze data by sex. © 2010 Elsevier Ltd.","author":[{"dropping-particle":"","family":"Beery","given":"Annaliese K.","non-dropping-particle":"","parse-names":false,"suffix":""},{"dropping-particle":"","family":"Zucker","given":"Irving","non-dropping-particle":"","parse-names":false,"suffix":""}],"container-title":"Neuroscience and Biobehavioral Reviews","id":"ITEM-1","issue":"3","issued":{"date-parts":[["2011"]]},"page":"565-572","publisher":"Elsevier Ltd","title":"Sex bias in neuroscience and biomedical research","type":"article-journal","volume":"35"},"uris":["http://www.mendeley.com/documents/?uuid=2842f5b4-c4b1-424c-a248-53998b7177fa"]}],"mendeley":{"formattedCitation":"(Beery &amp; Zucker 2011)","plainTextFormattedCitation":"(Beery &amp; Zucker 2011)","previouslyFormattedCitation":"(Beery &amp; Zucker 2011)"},"properties":{"noteIndex":0},"schema":"https://github.com/citation-style-language/schema/raw/master/csl-citation.json"}</w:instrText>
      </w:r>
      <w:r w:rsidR="007E4271">
        <w:rPr>
          <w:rFonts w:ascii="Garamond" w:hAnsi="Garamond"/>
          <w:color w:val="000000" w:themeColor="text1"/>
        </w:rPr>
        <w:fldChar w:fldCharType="separate"/>
      </w:r>
      <w:r w:rsidR="007E4271" w:rsidRPr="007E4271">
        <w:rPr>
          <w:rFonts w:ascii="Garamond" w:hAnsi="Garamond"/>
          <w:noProof/>
          <w:color w:val="000000" w:themeColor="text1"/>
        </w:rPr>
        <w:t>(Beery &amp; Zucker 2011)</w:t>
      </w:r>
      <w:r w:rsidR="007E4271">
        <w:rPr>
          <w:rFonts w:ascii="Garamond" w:hAnsi="Garamond"/>
          <w:color w:val="000000" w:themeColor="text1"/>
        </w:rPr>
        <w:fldChar w:fldCharType="end"/>
      </w:r>
      <w:r w:rsidR="00D25214" w:rsidRPr="007E3B63">
        <w:rPr>
          <w:rFonts w:ascii="Garamond" w:hAnsi="Garamond"/>
          <w:color w:val="000000" w:themeColor="text1"/>
        </w:rPr>
        <w:t>.</w:t>
      </w:r>
      <w:r w:rsidR="000D6ECE">
        <w:rPr>
          <w:rFonts w:ascii="Garamond" w:hAnsi="Garamond"/>
          <w:color w:val="000000" w:themeColor="text1"/>
        </w:rPr>
        <w:t xml:space="preserve"> </w:t>
      </w:r>
      <w:r w:rsidRPr="00033574">
        <w:rPr>
          <w:rFonts w:ascii="Garamond" w:hAnsi="Garamond"/>
          <w:color w:val="000000" w:themeColor="text1"/>
        </w:rPr>
        <w:t>Our findings</w:t>
      </w:r>
      <w:r w:rsidR="00F100F4" w:rsidRPr="00033574">
        <w:rPr>
          <w:rFonts w:ascii="Garamond" w:hAnsi="Garamond"/>
          <w:color w:val="000000" w:themeColor="text1"/>
        </w:rPr>
        <w:t xml:space="preserve"> </w:t>
      </w:r>
      <w:r w:rsidRPr="00033574">
        <w:rPr>
          <w:rFonts w:ascii="Garamond" w:hAnsi="Garamond"/>
          <w:color w:val="000000" w:themeColor="text1"/>
        </w:rPr>
        <w:t xml:space="preserve">for animals </w:t>
      </w:r>
      <w:proofErr w:type="gramStart"/>
      <w:r w:rsidR="00F100F4" w:rsidRPr="00033574">
        <w:rPr>
          <w:rFonts w:ascii="Garamond" w:hAnsi="Garamond"/>
          <w:color w:val="000000" w:themeColor="text1"/>
        </w:rPr>
        <w:t>raises</w:t>
      </w:r>
      <w:proofErr w:type="gramEnd"/>
      <w:r w:rsidR="00F100F4" w:rsidRPr="00033574">
        <w:rPr>
          <w:rFonts w:ascii="Garamond" w:hAnsi="Garamond"/>
          <w:color w:val="000000" w:themeColor="text1"/>
        </w:rPr>
        <w:t xml:space="preserve"> </w:t>
      </w:r>
      <w:r w:rsidR="00EE5B40" w:rsidRPr="00033574">
        <w:rPr>
          <w:rFonts w:ascii="Garamond" w:hAnsi="Garamond"/>
          <w:color w:val="000000" w:themeColor="text1"/>
        </w:rPr>
        <w:t>doubts</w:t>
      </w:r>
      <w:r w:rsidR="00F100F4" w:rsidRPr="00033574">
        <w:rPr>
          <w:rFonts w:ascii="Garamond" w:hAnsi="Garamond"/>
          <w:color w:val="000000" w:themeColor="text1"/>
        </w:rPr>
        <w:t xml:space="preserve"> about </w:t>
      </w:r>
      <w:r w:rsidR="009D6B74" w:rsidRPr="00033574">
        <w:rPr>
          <w:rFonts w:ascii="Garamond" w:hAnsi="Garamond"/>
          <w:color w:val="000000" w:themeColor="text1"/>
        </w:rPr>
        <w:t>the extent to which biological explanations can underpin</w:t>
      </w:r>
      <w:r w:rsidR="00F100F4" w:rsidRPr="00033574">
        <w:rPr>
          <w:rFonts w:ascii="Garamond" w:hAnsi="Garamond"/>
          <w:color w:val="000000" w:themeColor="text1"/>
        </w:rPr>
        <w:t xml:space="preserve"> </w:t>
      </w:r>
      <w:r w:rsidR="00033574" w:rsidRPr="00033574">
        <w:rPr>
          <w:rFonts w:ascii="Garamond" w:hAnsi="Garamond"/>
          <w:color w:val="000000" w:themeColor="text1"/>
        </w:rPr>
        <w:t>expectations</w:t>
      </w:r>
      <w:r w:rsidR="001D0E7A" w:rsidRPr="00033574">
        <w:rPr>
          <w:rFonts w:ascii="Garamond" w:hAnsi="Garamond"/>
          <w:color w:val="000000" w:themeColor="text1"/>
        </w:rPr>
        <w:t xml:space="preserve"> that</w:t>
      </w:r>
      <w:r w:rsidR="00F100F4" w:rsidRPr="00033574">
        <w:rPr>
          <w:rFonts w:ascii="Garamond" w:hAnsi="Garamond"/>
          <w:color w:val="000000" w:themeColor="text1"/>
        </w:rPr>
        <w:t xml:space="preserve"> </w:t>
      </w:r>
      <w:r w:rsidR="00EA24AA" w:rsidRPr="00033574">
        <w:rPr>
          <w:rFonts w:ascii="Garamond" w:hAnsi="Garamond"/>
          <w:color w:val="000000" w:themeColor="text1"/>
        </w:rPr>
        <w:t xml:space="preserve">men have greater </w:t>
      </w:r>
      <w:r w:rsidR="00033574" w:rsidRPr="00033574">
        <w:rPr>
          <w:rFonts w:ascii="Garamond" w:hAnsi="Garamond"/>
          <w:color w:val="000000" w:themeColor="text1"/>
        </w:rPr>
        <w:t xml:space="preserve">trait </w:t>
      </w:r>
      <w:r w:rsidR="00EA24AA" w:rsidRPr="00033574">
        <w:rPr>
          <w:rFonts w:ascii="Garamond" w:hAnsi="Garamond"/>
          <w:color w:val="000000" w:themeColor="text1"/>
        </w:rPr>
        <w:t>variation than women</w:t>
      </w:r>
      <w:r w:rsidRPr="00033574">
        <w:rPr>
          <w:rFonts w:ascii="Garamond" w:hAnsi="Garamond"/>
          <w:color w:val="000000" w:themeColor="text1"/>
        </w:rPr>
        <w:t xml:space="preserve">. </w:t>
      </w:r>
    </w:p>
    <w:p w14:paraId="157DE092" w14:textId="77777777" w:rsidR="000B5B0D" w:rsidRDefault="000B5B0D" w:rsidP="008A067E">
      <w:pPr>
        <w:ind w:firstLine="720"/>
        <w:rPr>
          <w:rFonts w:ascii="Garamond" w:hAnsi="Garamond"/>
          <w:color w:val="000000" w:themeColor="text1"/>
        </w:rPr>
      </w:pPr>
    </w:p>
    <w:p w14:paraId="010F6639" w14:textId="6A511343" w:rsidR="00A50073" w:rsidRDefault="00EE5B40" w:rsidP="008A067E">
      <w:pPr>
        <w:ind w:firstLine="720"/>
        <w:rPr>
          <w:rFonts w:ascii="Garamond" w:hAnsi="Garamond"/>
          <w:color w:val="000000" w:themeColor="text1"/>
        </w:rPr>
      </w:pPr>
      <w:r w:rsidRPr="007E3B63">
        <w:rPr>
          <w:rFonts w:ascii="Garamond" w:hAnsi="Garamond"/>
          <w:color w:val="000000" w:themeColor="text1"/>
        </w:rPr>
        <w:t xml:space="preserve">One of the most widespread </w:t>
      </w:r>
      <w:r w:rsidR="00B07768" w:rsidRPr="007E3B63">
        <w:rPr>
          <w:rFonts w:ascii="Garamond" w:hAnsi="Garamond"/>
          <w:color w:val="000000" w:themeColor="text1"/>
        </w:rPr>
        <w:t xml:space="preserve">biological </w:t>
      </w:r>
      <w:r w:rsidRPr="007E3B63">
        <w:rPr>
          <w:rFonts w:ascii="Garamond" w:hAnsi="Garamond"/>
          <w:color w:val="000000" w:themeColor="text1"/>
        </w:rPr>
        <w:t xml:space="preserve">explanations for greater variation among men than women is </w:t>
      </w:r>
      <w:r w:rsidR="00670A51" w:rsidRPr="007E3B63">
        <w:rPr>
          <w:rFonts w:ascii="Garamond" w:hAnsi="Garamond"/>
          <w:color w:val="000000" w:themeColor="text1"/>
        </w:rPr>
        <w:t xml:space="preserve">attributed to sex chromosomes and the fact that men are XY and women XX. Men therefore only express genes from a single X chromosome, while women, on average, express genes from both chromosomes. The net effect is greater variance in gene expression among men, which should </w:t>
      </w:r>
      <w:r w:rsidR="00AC2B93" w:rsidRPr="007E3B63">
        <w:rPr>
          <w:rFonts w:ascii="Garamond" w:hAnsi="Garamond"/>
          <w:color w:val="000000" w:themeColor="text1"/>
        </w:rPr>
        <w:t xml:space="preserve">tend to </w:t>
      </w:r>
      <w:r w:rsidR="00670A51" w:rsidRPr="007E3B63">
        <w:rPr>
          <w:rFonts w:ascii="Garamond" w:hAnsi="Garamond"/>
          <w:color w:val="000000" w:themeColor="text1"/>
        </w:rPr>
        <w:t>increase the level of phenotypic variation</w:t>
      </w:r>
      <w:r w:rsidR="00AC2B93" w:rsidRPr="007E3B63">
        <w:rPr>
          <w:rFonts w:ascii="Garamond" w:hAnsi="Garamond"/>
          <w:color w:val="000000" w:themeColor="text1"/>
        </w:rPr>
        <w:t xml:space="preserve"> </w:t>
      </w:r>
      <w:r w:rsidR="00AD6F31">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AD6F31">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AD6F31">
        <w:rPr>
          <w:rFonts w:ascii="Garamond" w:hAnsi="Garamond"/>
          <w:color w:val="000000" w:themeColor="text1"/>
        </w:rPr>
        <w:fldChar w:fldCharType="end"/>
      </w:r>
      <w:r w:rsidR="00670A51" w:rsidRPr="007E3B63">
        <w:rPr>
          <w:rFonts w:ascii="Garamond" w:hAnsi="Garamond"/>
          <w:color w:val="000000" w:themeColor="text1"/>
        </w:rPr>
        <w:t>.</w:t>
      </w:r>
      <w:r w:rsidR="00945ECA" w:rsidRPr="007E3B63">
        <w:rPr>
          <w:rFonts w:ascii="Garamond" w:hAnsi="Garamond"/>
          <w:color w:val="000000" w:themeColor="text1"/>
        </w:rPr>
        <w:t xml:space="preserve"> </w:t>
      </w:r>
      <w:r w:rsidR="00014070">
        <w:rPr>
          <w:rFonts w:ascii="Garamond" w:hAnsi="Garamond"/>
          <w:color w:val="000000" w:themeColor="text1"/>
        </w:rPr>
        <w:t>In contradiction to this hypothesis</w:t>
      </w:r>
      <w:r w:rsidR="00670A51" w:rsidRPr="007E3B63">
        <w:rPr>
          <w:rFonts w:ascii="Garamond" w:hAnsi="Garamond"/>
          <w:color w:val="000000" w:themeColor="text1"/>
        </w:rPr>
        <w:t>,</w:t>
      </w:r>
      <w:r w:rsidR="00014070">
        <w:rPr>
          <w:rFonts w:ascii="Garamond" w:hAnsi="Garamond"/>
          <w:color w:val="000000" w:themeColor="text1"/>
        </w:rPr>
        <w:t xml:space="preserve"> we found </w:t>
      </w:r>
      <w:r w:rsidR="00670A51" w:rsidRPr="007E3B63">
        <w:rPr>
          <w:rFonts w:ascii="Garamond" w:hAnsi="Garamond"/>
          <w:color w:val="000000" w:themeColor="text1"/>
        </w:rPr>
        <w:t xml:space="preserve">no difference between mammals and birds even though males are heterogametic in mammals and homogametic in birds. One explanation is that genes on sex chromosomes do not </w:t>
      </w:r>
      <w:r w:rsidR="00AC2B93" w:rsidRPr="007E3B63">
        <w:rPr>
          <w:rFonts w:ascii="Garamond" w:hAnsi="Garamond"/>
          <w:color w:val="000000" w:themeColor="text1"/>
        </w:rPr>
        <w:t>affect</w:t>
      </w:r>
      <w:r w:rsidR="00670A51" w:rsidRPr="007E3B63">
        <w:rPr>
          <w:rFonts w:ascii="Garamond" w:hAnsi="Garamond"/>
          <w:color w:val="000000" w:themeColor="text1"/>
        </w:rPr>
        <w:t xml:space="preserve"> behavioural traits associated with personality differences in animals.</w:t>
      </w:r>
      <w:r w:rsidR="00262EEF">
        <w:rPr>
          <w:rFonts w:ascii="Garamond" w:hAnsi="Garamond"/>
          <w:color w:val="000000" w:themeColor="text1"/>
        </w:rPr>
        <w:t xml:space="preserve"> In mammals, genes responsible for </w:t>
      </w:r>
      <w:r w:rsidR="00113277">
        <w:rPr>
          <w:rFonts w:ascii="Garamond" w:hAnsi="Garamond"/>
          <w:color w:val="000000" w:themeColor="text1"/>
        </w:rPr>
        <w:t xml:space="preserve">body size, </w:t>
      </w:r>
      <w:r w:rsidR="00262EEF">
        <w:rPr>
          <w:rFonts w:ascii="Garamond" w:hAnsi="Garamond"/>
          <w:color w:val="000000" w:themeColor="text1"/>
        </w:rPr>
        <w:t>brain gender</w:t>
      </w:r>
      <w:r w:rsidR="00113277">
        <w:rPr>
          <w:rFonts w:ascii="Garamond" w:hAnsi="Garamond"/>
          <w:color w:val="000000" w:themeColor="text1"/>
        </w:rPr>
        <w:t xml:space="preserve"> and brain characteristics </w:t>
      </w:r>
      <w:r w:rsidR="00262EEF">
        <w:rPr>
          <w:rFonts w:ascii="Garamond" w:hAnsi="Garamond"/>
          <w:color w:val="000000" w:themeColor="text1"/>
        </w:rPr>
        <w:t>are X-linked and frequently escape X chromosome inactivation processes that silence gene expression</w:t>
      </w:r>
      <w:r w:rsidR="00A85405">
        <w:rPr>
          <w:rFonts w:ascii="Garamond" w:hAnsi="Garamond"/>
          <w:color w:val="000000" w:themeColor="text1"/>
        </w:rPr>
        <w:t xml:space="preserve">, leading to </w:t>
      </w:r>
      <w:r w:rsidR="00113277">
        <w:rPr>
          <w:rFonts w:ascii="Garamond" w:hAnsi="Garamond"/>
          <w:color w:val="000000" w:themeColor="text1"/>
        </w:rPr>
        <w:t>variability</w:t>
      </w:r>
      <w:r w:rsidR="00262EEF">
        <w:rPr>
          <w:rFonts w:ascii="Garamond" w:hAnsi="Garamond"/>
          <w:color w:val="000000" w:themeColor="text1"/>
        </w:rPr>
        <w:t xml:space="preserve"> </w:t>
      </w:r>
      <w:r w:rsidR="00A50073">
        <w:rPr>
          <w:rFonts w:ascii="Garamond" w:hAnsi="Garamond"/>
          <w:color w:val="000000" w:themeColor="text1"/>
        </w:rPr>
        <w:fldChar w:fldCharType="begin" w:fldLock="1"/>
      </w:r>
      <w:r w:rsidR="00300532">
        <w:rPr>
          <w:rFonts w:ascii="Garamond" w:hAnsi="Garamond"/>
          <w:color w:val="000000" w:themeColor="text1"/>
        </w:rPr>
        <w:instrText>ADDIN CSL_CITATION {"citationItems":[{"id":"ITEM-1","itemData":{"DOI":"10.1038/nn922","ISSN":"10976256","PMID":"12244322","author":[{"dropping-particle":"","family":"Carruth","given":"Laura L.","non-dropping-particle":"","parse-names":false,"suffix":""},{"dropping-particle":"","family":"Reisert","given":"Ingrid","non-dropping-particle":"","parse-names":false,"suffix":""},{"dropping-particle":"","family":"Arnold","given":"Arthur P.","non-dropping-particle":"","parse-names":false,"suffix":""}],"container-title":"Nature Neuroscience","id":"ITEM-1","issue":"10","issued":{"date-parts":[["2002"]]},"page":"933-934","title":"Sex chromosome genes directly affect brain sexual differentiation","type":"article-journal","volume":"5"},"uris":["http://www.mendeley.com/documents/?uuid=542e98b4-316d-4076-b897-45230d7f1917"]},{"id":"ITEM-2","itemData":{"DOI":"10.1016/j.cub.2018.09.018","ISSN":"09609822","PMID":"30458153","abstract":"Fundamental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Biology","id":"ITEM-2","issue":"22","issued":{"date-parts":[["2018"]]},"page":"R1313-R1324","publisher":"The Authors","title":"Sex Chromosome Effects on Male–Female Differences in Mammals","type":"article-journal","volume":"28"},"uris":["http://www.mendeley.com/documents/?uuid=f917d6e7-2824-4c99-bb3c-f2855dc3137b"]},{"id":"ITEM-3","itemData":{"DOI":"10.1530/eje.1.02263","ISSN":"08044635","abstract":"Chimpanzees and humans last shared a common ancestor between 5 and 7 million years ago; 99% of the two species' DNA is identical. Yet, since the paths of primate evolution diverged, there have been remarkable developments in the behavioural and cognitive attainments of our species, which ultimately reflect subtle differences in gene structure and function. These modifications have occurred despite evolutionary constraints upon the diversity of genetic influences, on the development and function of neural tissue. Significant species differences can be observed both at the levels of function (gene expression) and structure (amino acid sequence). Protein evolution is driving an accelerating increase in brain complexity and size. Playing centre stage, in terms of the proportion of genes involved in brain development and cognitive function, is the X chromosome. Recently, it has become clear that a long-standing theory, implicating X-linked genes in a sexually antagonistic evolutionary role, is probably correct. Genes on the sex chromosomes can directly influence sexual dimorphism in cognition and behaviour, independent of the action of sex steroids. Mechanisms by which sex-chromosomal effects, due to X-linked genes, influence neural development or function are reviewed. These include the biased expression of genes subject to X-inactivation, haploinsufficiency (in males) for non-inactivated genes with no Y homology, sex-specific brain functions and genomic imprinting of X-linked loci. Evidence supporting each of these mechanisms is available from both human and animal models. Recently, the first candidate genes have been discovered. © 2006 Society of the European Journal of Endocrinology.","author":[{"dropping-particle":"","family":"Skuse","given":"David H.","non-dropping-particle":"","parse-names":false,"suffix":""}],"container-title":"European Journal of Endocrinology, Supplement","id":"ITEM-3","issue":"1","issued":{"date-parts":[["2006"]]},"page":"99-106","title":"Sexual dimorphism in cognition and behaviour: The role of X-linked genes","type":"article-journal","volume":"155"},"uris":["http://www.mendeley.com/documents/?uuid=cc26da87-0fe1-4161-94a5-e867ec3f2896"]}],"mendeley":{"formattedCitation":"(Carruth &lt;i&gt;et al.&lt;/i&gt; 2002; Skuse 2006; Snell &amp; Turner 2018)","plainTextFormattedCitation":"(Carruth et al. 2002; Skuse 2006; Snell &amp; Turner 2018)","previouslyFormattedCitation":"(Carruth &lt;i&gt;et al.&lt;/i&gt; 2002; Skuse 2006; Snell &amp; Turner 2018)"},"properties":{"noteIndex":0},"schema":"https://github.com/citation-style-language/schema/raw/master/csl-citation.json"}</w:instrText>
      </w:r>
      <w:r w:rsidR="00A50073">
        <w:rPr>
          <w:rFonts w:ascii="Garamond" w:hAnsi="Garamond"/>
          <w:color w:val="000000" w:themeColor="text1"/>
        </w:rPr>
        <w:fldChar w:fldCharType="separate"/>
      </w:r>
      <w:r w:rsidR="00A50073" w:rsidRPr="00A50073">
        <w:rPr>
          <w:rFonts w:ascii="Garamond" w:hAnsi="Garamond"/>
          <w:noProof/>
          <w:color w:val="000000" w:themeColor="text1"/>
        </w:rPr>
        <w:t xml:space="preserve">(Carruth </w:t>
      </w:r>
      <w:r w:rsidR="00A50073" w:rsidRPr="00A50073">
        <w:rPr>
          <w:rFonts w:ascii="Garamond" w:hAnsi="Garamond"/>
          <w:i/>
          <w:noProof/>
          <w:color w:val="000000" w:themeColor="text1"/>
        </w:rPr>
        <w:t>et al.</w:t>
      </w:r>
      <w:r w:rsidR="00A50073" w:rsidRPr="00A50073">
        <w:rPr>
          <w:rFonts w:ascii="Garamond" w:hAnsi="Garamond"/>
          <w:noProof/>
          <w:color w:val="000000" w:themeColor="text1"/>
        </w:rPr>
        <w:t xml:space="preserve"> 2002; Skuse 2006; Snell &amp; Turner 2018)</w:t>
      </w:r>
      <w:r w:rsidR="00A50073">
        <w:rPr>
          <w:rFonts w:ascii="Garamond" w:hAnsi="Garamond"/>
          <w:color w:val="000000" w:themeColor="text1"/>
        </w:rPr>
        <w:fldChar w:fldCharType="end"/>
      </w:r>
      <w:r w:rsidR="00A50073">
        <w:rPr>
          <w:rFonts w:ascii="Garamond" w:hAnsi="Garamond"/>
          <w:color w:val="000000" w:themeColor="text1"/>
        </w:rPr>
        <w:t xml:space="preserve">. </w:t>
      </w:r>
    </w:p>
    <w:p w14:paraId="4B211BA6" w14:textId="77777777" w:rsidR="00A50073" w:rsidRDefault="00A50073" w:rsidP="008A067E">
      <w:pPr>
        <w:ind w:firstLine="720"/>
        <w:rPr>
          <w:rFonts w:ascii="Garamond" w:hAnsi="Garamond"/>
          <w:color w:val="000000" w:themeColor="text1"/>
        </w:rPr>
      </w:pPr>
    </w:p>
    <w:p w14:paraId="52058C32" w14:textId="001B0F63" w:rsidR="001A695A" w:rsidRPr="007E3B63" w:rsidRDefault="002C6D92" w:rsidP="008A067E">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are considered </w:t>
      </w:r>
      <w:r w:rsidRPr="007E3B63">
        <w:rPr>
          <w:rFonts w:ascii="Garamond" w:hAnsi="Garamond"/>
          <w:color w:val="000000" w:themeColor="text1"/>
        </w:rPr>
        <w:t xml:space="preserve">to 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extravert </w:t>
      </w:r>
      <w:r w:rsidR="00945ECA" w:rsidRPr="007E3B63">
        <w:rPr>
          <w:rFonts w:ascii="Garamond" w:hAnsi="Garamond"/>
          <w:color w:val="000000" w:themeColor="text1"/>
        </w:rPr>
        <w:t xml:space="preserve">and creative personality types </w:t>
      </w:r>
      <w:r w:rsidR="00AC2B93" w:rsidRPr="007E3B63">
        <w:rPr>
          <w:rFonts w:ascii="Garamond" w:hAnsi="Garamond"/>
          <w:color w:val="000000" w:themeColor="text1"/>
        </w:rPr>
        <w:t xml:space="preserve">in men </w:t>
      </w:r>
      <w:r w:rsidR="00945ECA" w:rsidRPr="007E3B63">
        <w:rPr>
          <w:rFonts w:ascii="Garamond" w:hAnsi="Garamond"/>
          <w:color w:val="000000" w:themeColor="text1"/>
        </w:rPr>
        <w:t>attract 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 xml:space="preserve">in some societies </w:t>
      </w:r>
      <w:r w:rsidR="00945ECA" w:rsidRPr="007E3B63">
        <w:rPr>
          <w:rFonts w:ascii="Garamond" w:hAnsi="Garamond"/>
          <w:color w:val="000000" w:themeColor="text1"/>
        </w:rPr>
        <w:fldChar w:fldCharType="begin" w:fldLock="1"/>
      </w:r>
      <w:r w:rsidR="006D7347">
        <w:rPr>
          <w:rFonts w:ascii="Garamond" w:hAnsi="Garamond"/>
          <w:color w:val="000000" w:themeColor="text1"/>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animals","type":"article-journal","volume":"61"},"uris":["http://www.mendeley.com/documents/?uuid=3267fa47-2f79-4b55-84dd-90862ba2cdec"]},{"id":"ITEM-3","itemData":{"DOI":"10.1080/10400419.2016.1229978","ISSN":"10400419","abstract":"Recent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Journal","id":"ITEM-3","issue":"4","issued":{"date-parts":[["2016"]]},"page":"467-470","title":"Greater Male Variability in Creativity Outside the WEIRD World","type":"article-journal","volume":"28"},"uris":["http://www.mendeley.com/documents/?uuid=9937819d-334e-426a-950d-36a150defecf"]}],"mendeley":{"formattedCitation":"(Buss 1995; Nettle 2006; Karwowski &lt;i&gt;et al.&lt;/i&gt; 2016)","plainTextFormattedCitation":"(Buss 1995; Nettle 2006; Karwowski et al. 2016)","previouslyFormattedCitation":"(Buss 1995; Nettle 2006; Karwowski &lt;i&gt;et al.&lt;/i&gt; 2016)"},"properties":{"noteIndex":0},"schema":"https://github.com/citation-style-language/schema/raw/master/csl-citation.json"}</w:instrText>
      </w:r>
      <w:r w:rsidR="00945ECA" w:rsidRPr="007E3B63">
        <w:rPr>
          <w:rFonts w:ascii="Garamond" w:hAnsi="Garamond"/>
          <w:color w:val="000000" w:themeColor="text1"/>
        </w:rPr>
        <w:fldChar w:fldCharType="separate"/>
      </w:r>
      <w:r w:rsidR="0027064B" w:rsidRPr="0027064B">
        <w:rPr>
          <w:rFonts w:ascii="Garamond" w:hAnsi="Garamond"/>
          <w:noProof/>
          <w:color w:val="000000" w:themeColor="text1"/>
        </w:rPr>
        <w:t xml:space="preserve">(Buss 1995; Nettle 2006; Karwowski </w:t>
      </w:r>
      <w:r w:rsidR="0027064B" w:rsidRPr="0027064B">
        <w:rPr>
          <w:rFonts w:ascii="Garamond" w:hAnsi="Garamond"/>
          <w:i/>
          <w:noProof/>
          <w:color w:val="000000" w:themeColor="text1"/>
        </w:rPr>
        <w:t>et al.</w:t>
      </w:r>
      <w:r w:rsidR="0027064B" w:rsidRPr="0027064B">
        <w:rPr>
          <w:rFonts w:ascii="Garamond" w:hAnsi="Garamond"/>
          <w:noProof/>
          <w:color w:val="000000" w:themeColor="text1"/>
        </w:rPr>
        <w:t xml:space="preserve"> 2016)</w:t>
      </w:r>
      <w:r w:rsidR="00945ECA" w:rsidRPr="007E3B63">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 xml:space="preserve">consistent </w:t>
      </w:r>
      <w:r w:rsidR="00B07768" w:rsidRPr="007E3B63">
        <w:rPr>
          <w:rFonts w:ascii="Garamond" w:hAnsi="Garamond"/>
          <w:color w:val="000000" w:themeColor="text1"/>
        </w:rPr>
        <w:t xml:space="preserve">levels of aggression </w:t>
      </w:r>
      <w:r w:rsidR="006B4CA0">
        <w:rPr>
          <w:rFonts w:ascii="Garamond" w:hAnsi="Garamond"/>
          <w:color w:val="000000" w:themeColor="text1"/>
        </w:rPr>
        <w:t xml:space="preserve">(i.e. consistent, average levels of aggression) </w:t>
      </w:r>
      <w:r w:rsidR="00B07768" w:rsidRPr="007E3B63">
        <w:rPr>
          <w:rFonts w:ascii="Garamond" w:hAnsi="Garamond"/>
          <w:color w:val="000000" w:themeColor="text1"/>
        </w:rPr>
        <w:t xml:space="preserve">are correlated with success during male-male competition </w:t>
      </w:r>
      <w:r w:rsidR="000A6CD0">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killifish","type":"article-journal","volume":"79"},"uris":["http://www.mendeley.com/documents/?uuid=5980d6cb-1062-4581-afa5-f8769f0e3307"]}],"mendeley":{"formattedCitation":"(McGhee &amp; Travis 2010; McEvoy &lt;i&gt;et al.&lt;/i&gt; 2013)","manualFormatting":"(e.g. killifish: McGhee &amp; Travis 2010; social lizards: McEvoy et al. 2013)","plainTextFormattedCitation":"(McGhee &amp; Travis 2010; McEvoy et al. 2013)","previouslyFormattedCitation":"(McGhee &amp; Travis 2010; McEvoy &lt;i&gt;et al.&lt;/i&gt; 2013)"},"properties":{"noteIndex":0},"schema":"https://github.com/citation-style-language/schema/raw/master/csl-citation.json"}</w:instrText>
      </w:r>
      <w:r w:rsidR="000A6CD0">
        <w:rPr>
          <w:rFonts w:ascii="Garamond" w:hAnsi="Garamond"/>
          <w:color w:val="000000" w:themeColor="text1"/>
        </w:rPr>
        <w:fldChar w:fldCharType="separate"/>
      </w:r>
      <w:r w:rsidR="00BB35D0" w:rsidRPr="00BB35D0">
        <w:rPr>
          <w:rFonts w:ascii="Garamond" w:hAnsi="Garamond"/>
          <w:noProof/>
          <w:color w:val="000000" w:themeColor="text1"/>
        </w:rPr>
        <w:t>(</w:t>
      </w:r>
      <w:r w:rsidR="00BB35D0">
        <w:rPr>
          <w:rFonts w:ascii="Garamond" w:hAnsi="Garamond"/>
          <w:noProof/>
          <w:color w:val="000000" w:themeColor="text1"/>
        </w:rPr>
        <w:t xml:space="preserve">e.g. killifish: </w:t>
      </w:r>
      <w:r w:rsidR="00BB35D0" w:rsidRPr="00BB35D0">
        <w:rPr>
          <w:rFonts w:ascii="Garamond" w:hAnsi="Garamond"/>
          <w:noProof/>
          <w:color w:val="000000" w:themeColor="text1"/>
        </w:rPr>
        <w:t xml:space="preserve">McGhee &amp; Travis 2010; </w:t>
      </w:r>
      <w:r w:rsidR="00BB35D0">
        <w:rPr>
          <w:rFonts w:ascii="Garamond" w:hAnsi="Garamond"/>
          <w:noProof/>
          <w:color w:val="000000" w:themeColor="text1"/>
        </w:rPr>
        <w:t xml:space="preserve">social lizards: </w:t>
      </w:r>
      <w:r w:rsidR="00BB35D0" w:rsidRPr="00BB35D0">
        <w:rPr>
          <w:rFonts w:ascii="Garamond" w:hAnsi="Garamond"/>
          <w:noProof/>
          <w:color w:val="000000" w:themeColor="text1"/>
        </w:rPr>
        <w:t xml:space="preserve">McEvoy </w:t>
      </w:r>
      <w:r w:rsidR="00BB35D0" w:rsidRPr="00BB35D0">
        <w:rPr>
          <w:rFonts w:ascii="Garamond" w:hAnsi="Garamond"/>
          <w:i/>
          <w:noProof/>
          <w:color w:val="000000" w:themeColor="text1"/>
        </w:rPr>
        <w:t>et al.</w:t>
      </w:r>
      <w:r w:rsidR="00BB35D0" w:rsidRPr="00BB35D0">
        <w:rPr>
          <w:rFonts w:ascii="Garamond" w:hAnsi="Garamond"/>
          <w:noProof/>
          <w:color w:val="000000" w:themeColor="text1"/>
        </w:rPr>
        <w:t xml:space="preserve"> 2013)</w:t>
      </w:r>
      <w:r w:rsidR="000A6CD0">
        <w:rPr>
          <w:rFonts w:ascii="Garamond" w:hAnsi="Garamond"/>
          <w:color w:val="000000" w:themeColor="text1"/>
        </w:rPr>
        <w:fldChar w:fldCharType="end"/>
      </w:r>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under direct sexual selection</w:t>
      </w:r>
      <w:r w:rsidR="00014070">
        <w:rPr>
          <w:rFonts w:ascii="Garamond" w:hAnsi="Garamond"/>
          <w:color w:val="000000" w:themeColor="text1"/>
        </w:rPr>
        <w:t>.</w:t>
      </w:r>
      <w:r w:rsidR="00B07768" w:rsidRPr="007E3B63">
        <w:rPr>
          <w:rFonts w:ascii="Garamond" w:hAnsi="Garamond"/>
          <w:color w:val="000000" w:themeColor="text1"/>
        </w:rPr>
        <w:t xml:space="preserve"> </w:t>
      </w:r>
      <w:r w:rsidR="00014070">
        <w:rPr>
          <w:rFonts w:ascii="Garamond" w:hAnsi="Garamond"/>
          <w:color w:val="000000" w:themeColor="text1"/>
        </w:rPr>
        <w:t xml:space="preserve">Sexual selection is expected to result in </w:t>
      </w:r>
      <w:r w:rsidR="00014070" w:rsidRPr="007E3B63">
        <w:rPr>
          <w:rFonts w:ascii="Garamond" w:hAnsi="Garamond"/>
          <w:color w:val="000000" w:themeColor="text1"/>
        </w:rPr>
        <w:t xml:space="preserve">condition-dependent expression </w:t>
      </w:r>
      <w:r w:rsidR="00014070">
        <w:rPr>
          <w:rFonts w:ascii="Garamond" w:hAnsi="Garamond"/>
          <w:color w:val="000000" w:themeColor="text1"/>
        </w:rPr>
        <w:t xml:space="preserve">of behavioural traits </w:t>
      </w:r>
      <w:r w:rsidR="00B07768" w:rsidRPr="007E3B63">
        <w:rPr>
          <w:rFonts w:ascii="Garamond" w:hAnsi="Garamond"/>
          <w:color w:val="000000" w:themeColor="text1"/>
        </w:rPr>
        <w:t>which should increase phenotypic variation</w:t>
      </w:r>
      <w:r w:rsidR="001A695A" w:rsidRPr="007E3B63">
        <w:rPr>
          <w:rFonts w:ascii="Garamond" w:hAnsi="Garamond"/>
          <w:color w:val="000000" w:themeColor="text1"/>
        </w:rPr>
        <w:t xml:space="preserve"> </w:t>
      </w:r>
      <w:r w:rsidR="001A695A" w:rsidRPr="007E3B63">
        <w:rPr>
          <w:rFonts w:ascii="Garamond" w:hAnsi="Garamond"/>
          <w:color w:val="000000" w:themeColor="text1"/>
        </w:rPr>
        <w:fldChar w:fldCharType="begin" w:fldLock="1"/>
      </w:r>
      <w:r w:rsidR="0027064B">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variance","type":"article-journal","volume":"263"},"uris":["http://www.mendeley.com/documents/?uuid=5b7b0173-d392-42d9-8349-d09f1be2cac3"]},{"id":"ITEM-3","itemData":{"author":[{"dropping-particle":"","family":"Gross","given":"M R","non-dropping-particle":"","parse-names":false,"suffix":""}],"container-title":"TREE","id":"ITEM-3","issue":"2","issued":{"date-parts":[["1996"]]},"page":"92-98","title":"Alternative reproductive strategies and tactics: diversity within sexes","type":"article-journal","volume":"11"},"uris":["http://www.mendeley.com/documents/?uuid=e290b488-d5d5-4a2f-b7ac-01fdc6b3280f"]}],"mendeley":{"formattedCitation":"(Gross 1996; Rowe and Houle 1996; Wolf &lt;i&gt;et al.&lt;/i&gt; 2007)","plainTextFormattedCitation":"(Gross 1996; Rowe and Houle 1996; Wolf et al. 2007)","previouslyFormattedCitation":"(Gross 1996; Rowe and Houle 1996; Wolf &lt;i&gt;et al.&lt;/i&gt; 2007)"},"properties":{"noteIndex":0},"schema":"https://github.com/citation-style-language/schema/raw/master/csl-citation.json"}</w:instrText>
      </w:r>
      <w:r w:rsidR="001A695A" w:rsidRPr="007E3B63">
        <w:rPr>
          <w:rFonts w:ascii="Garamond" w:hAnsi="Garamond"/>
          <w:color w:val="000000" w:themeColor="text1"/>
        </w:rPr>
        <w:fldChar w:fldCharType="separate"/>
      </w:r>
      <w:r w:rsidR="00D566E6" w:rsidRPr="00D566E6">
        <w:rPr>
          <w:rFonts w:ascii="Garamond" w:hAnsi="Garamond"/>
          <w:noProof/>
          <w:color w:val="000000" w:themeColor="text1"/>
        </w:rPr>
        <w:t xml:space="preserve">(Gross 1996; Rowe and Houle 1996; Wolf </w:t>
      </w:r>
      <w:r w:rsidR="00D566E6" w:rsidRPr="00D566E6">
        <w:rPr>
          <w:rFonts w:ascii="Garamond" w:hAnsi="Garamond"/>
          <w:i/>
          <w:noProof/>
          <w:color w:val="000000" w:themeColor="text1"/>
        </w:rPr>
        <w:t>et al.</w:t>
      </w:r>
      <w:r w:rsidR="00D566E6" w:rsidRPr="00D566E6">
        <w:rPr>
          <w:rFonts w:ascii="Garamond" w:hAnsi="Garamond"/>
          <w:noProof/>
          <w:color w:val="000000" w:themeColor="text1"/>
        </w:rPr>
        <w:t xml:space="preserve"> 2007)</w:t>
      </w:r>
      <w:r w:rsidR="001A695A" w:rsidRPr="007E3B63">
        <w:rPr>
          <w:rFonts w:ascii="Garamond" w:hAnsi="Garamond"/>
          <w:color w:val="000000" w:themeColor="text1"/>
        </w:rPr>
        <w:fldChar w:fldCharType="end"/>
      </w:r>
      <w:r w:rsidR="00D566E6">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that traits under sexual selection show a greater sex</w:t>
      </w:r>
      <w:r w:rsidR="00A40D43">
        <w:rPr>
          <w:rFonts w:ascii="Garamond" w:hAnsi="Garamond"/>
          <w:color w:val="000000" w:themeColor="text1"/>
        </w:rPr>
        <w:t xml:space="preserve"> </w:t>
      </w:r>
      <w:r w:rsidR="00FF23D4" w:rsidRPr="007E3B63">
        <w:rPr>
          <w:rFonts w:ascii="Garamond" w:hAnsi="Garamond"/>
          <w:color w:val="000000" w:themeColor="text1"/>
        </w:rPr>
        <w:t xml:space="preserve">difference in variability than other traits </w:t>
      </w:r>
      <w:r w:rsidR="00FF23D4" w:rsidRPr="007E3B63">
        <w:rPr>
          <w:rFonts w:ascii="Garamond" w:hAnsi="Garamond"/>
          <w:color w:val="000000" w:themeColor="text1"/>
        </w:rPr>
        <w:fldChar w:fldCharType="begin" w:fldLock="1"/>
      </w:r>
      <w:r w:rsidR="00FF23D4"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7E3B63">
        <w:rPr>
          <w:rFonts w:ascii="Garamond" w:hAnsi="Garamond"/>
          <w:color w:val="000000" w:themeColor="text1"/>
        </w:rPr>
        <w:fldChar w:fldCharType="separate"/>
      </w:r>
      <w:r w:rsidR="00FF23D4" w:rsidRPr="007E3B63">
        <w:rPr>
          <w:rFonts w:ascii="Garamond" w:hAnsi="Garamond"/>
          <w:noProof/>
          <w:color w:val="000000" w:themeColor="text1"/>
        </w:rPr>
        <w:t>(Archer &amp; Mehdikhani 2003)</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 </w:t>
      </w:r>
      <w:r w:rsidR="00B33FA9">
        <w:rPr>
          <w:rFonts w:ascii="Garamond" w:hAnsi="Garamond"/>
          <w:color w:val="000000" w:themeColor="text1"/>
        </w:rPr>
        <w:fldChar w:fldCharType="begin" w:fldLock="1"/>
      </w:r>
      <w:r w:rsidR="00A50073">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development","type":"article-journal","volume":"70"},"uris":["http://www.mendeley.com/documents/?uuid=f6073d02-34c2-4428-a352-e57b0d37541b"]}],"mendeley":{"formattedCitation":"(Rohner &lt;i&gt;et al.&lt;/i&gt; 2016)","manualFormatting":"(e.g. Rohner et al. 2016)","plainTextFormattedCitation":"(Rohner et al. 2016)","previouslyFormattedCitation":"(Rohner &lt;i&gt;et al.&lt;/i&gt; 2016)"},"properties":{"noteIndex":0},"schema":"https://github.com/citation-style-language/schema/raw/master/csl-citation.json"}</w:instrText>
      </w:r>
      <w:r w:rsidR="00B33FA9">
        <w:rPr>
          <w:rFonts w:ascii="Garamond" w:hAnsi="Garamond"/>
          <w:color w:val="000000" w:themeColor="text1"/>
        </w:rPr>
        <w:fldChar w:fldCharType="separate"/>
      </w:r>
      <w:r w:rsidR="00B33FA9" w:rsidRPr="00B33FA9">
        <w:rPr>
          <w:rFonts w:ascii="Garamond" w:hAnsi="Garamond"/>
          <w:noProof/>
          <w:color w:val="000000" w:themeColor="text1"/>
        </w:rPr>
        <w:t>(</w:t>
      </w:r>
      <w:r w:rsidR="00B33FA9">
        <w:rPr>
          <w:rFonts w:ascii="Garamond" w:hAnsi="Garamond"/>
          <w:noProof/>
          <w:color w:val="000000" w:themeColor="text1"/>
        </w:rPr>
        <w:t xml:space="preserve">e.g. </w:t>
      </w:r>
      <w:r w:rsidR="00B33FA9" w:rsidRPr="00B33FA9">
        <w:rPr>
          <w:rFonts w:ascii="Garamond" w:hAnsi="Garamond"/>
          <w:noProof/>
          <w:color w:val="000000" w:themeColor="text1"/>
        </w:rPr>
        <w:t xml:space="preserve">Rohner </w:t>
      </w:r>
      <w:r w:rsidR="00B33FA9" w:rsidRPr="00B33FA9">
        <w:rPr>
          <w:rFonts w:ascii="Garamond" w:hAnsi="Garamond"/>
          <w:i/>
          <w:noProof/>
          <w:color w:val="000000" w:themeColor="text1"/>
        </w:rPr>
        <w:t>et al.</w:t>
      </w:r>
      <w:r w:rsidR="00B33FA9" w:rsidRPr="00B33FA9">
        <w:rPr>
          <w:rFonts w:ascii="Garamond" w:hAnsi="Garamond"/>
          <w:noProof/>
          <w:color w:val="000000" w:themeColor="text1"/>
        </w:rPr>
        <w:t xml:space="preserve"> 2016)</w:t>
      </w:r>
      <w:r w:rsidR="00B33FA9">
        <w:rPr>
          <w:rFonts w:ascii="Garamond" w:hAnsi="Garamond"/>
          <w:color w:val="000000" w:themeColor="text1"/>
        </w:rPr>
        <w:fldChar w:fldCharType="end"/>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 by </w:t>
      </w:r>
      <w:r w:rsidR="00AC2B93" w:rsidRPr="007E3B63">
        <w:rPr>
          <w:rFonts w:ascii="Garamond" w:hAnsi="Garamond"/>
          <w:color w:val="000000" w:themeColor="text1"/>
        </w:rPr>
        <w:t xml:space="preserve">emphasizing </w:t>
      </w:r>
      <w:r w:rsidR="00B07768" w:rsidRPr="007E3B63">
        <w:rPr>
          <w:rFonts w:ascii="Garamond" w:hAnsi="Garamond"/>
          <w:color w:val="000000" w:themeColor="text1"/>
        </w:rPr>
        <w:t xml:space="preserve">sexual selection on males, </w:t>
      </w:r>
      <w:r w:rsidR="00AD3172" w:rsidRPr="007E3B63">
        <w:rPr>
          <w:rFonts w:ascii="Garamond" w:hAnsi="Garamond"/>
          <w:color w:val="000000" w:themeColor="text1"/>
        </w:rPr>
        <w:t>we</w:t>
      </w:r>
      <w:r w:rsidR="00B07768" w:rsidRPr="007E3B63">
        <w:rPr>
          <w:rFonts w:ascii="Garamond" w:hAnsi="Garamond"/>
          <w:color w:val="000000" w:themeColor="text1"/>
        </w:rPr>
        <w:t xml:space="preserve"> ignore natural selection on females that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 xml:space="preserve">parental care </w:t>
      </w:r>
      <w:r w:rsidR="00B07768" w:rsidRPr="007E3B63">
        <w:rPr>
          <w:rFonts w:ascii="Garamond" w:hAnsi="Garamond"/>
          <w:color w:val="000000" w:themeColor="text1"/>
        </w:rPr>
        <w:t>(</w:t>
      </w:r>
      <w:proofErr w:type="spellStart"/>
      <w:r w:rsidR="00B07768" w:rsidRPr="007E3B63">
        <w:rPr>
          <w:rFonts w:ascii="Garamond" w:hAnsi="Garamond"/>
          <w:color w:val="000000" w:themeColor="text1"/>
        </w:rPr>
        <w:fldChar w:fldCharType="begin" w:fldLock="1"/>
      </w:r>
      <w:r w:rsidR="00B07768"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7E3B63">
        <w:rPr>
          <w:rFonts w:ascii="Garamond" w:hAnsi="Garamond"/>
          <w:color w:val="000000" w:themeColor="text1"/>
        </w:rPr>
        <w:fldChar w:fldCharType="separate"/>
      </w:r>
      <w:r w:rsidR="00B07768" w:rsidRPr="007E3B63">
        <w:rPr>
          <w:rFonts w:ascii="Garamond" w:hAnsi="Garamond"/>
          <w:noProof/>
          <w:color w:val="000000" w:themeColor="text1"/>
        </w:rPr>
        <w:t>Janicke</w:t>
      </w:r>
      <w:proofErr w:type="spellEnd"/>
      <w:r w:rsidR="00B07768" w:rsidRPr="007E3B63">
        <w:rPr>
          <w:rFonts w:ascii="Garamond" w:hAnsi="Garamond"/>
          <w:noProof/>
          <w:color w:val="000000" w:themeColor="text1"/>
        </w:rPr>
        <w:t xml:space="preserve"> </w:t>
      </w:r>
      <w:r w:rsidR="00B07768" w:rsidRPr="007E3B63">
        <w:rPr>
          <w:rFonts w:ascii="Garamond" w:hAnsi="Garamond"/>
          <w:i/>
          <w:noProof/>
          <w:color w:val="000000" w:themeColor="text1"/>
        </w:rPr>
        <w:t>et al.</w:t>
      </w:r>
      <w:r w:rsidR="00B07768" w:rsidRPr="007E3B63">
        <w:rPr>
          <w:rFonts w:ascii="Garamond" w:hAnsi="Garamond"/>
          <w:noProof/>
          <w:color w:val="000000" w:themeColor="text1"/>
        </w:rPr>
        <w:t xml:space="preserve"> 2016)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w:t>
      </w:r>
      <w:r w:rsidR="00C53C81">
        <w:rPr>
          <w:rFonts w:ascii="Garamond" w:hAnsi="Garamond"/>
          <w:color w:val="000000" w:themeColor="text1"/>
        </w:rPr>
        <w:t>there might</w:t>
      </w:r>
      <w:r w:rsidR="00AD3172" w:rsidRPr="007E3B63">
        <w:rPr>
          <w:rFonts w:ascii="Garamond" w:hAnsi="Garamond"/>
          <w:color w:val="000000" w:themeColor="text1"/>
        </w:rPr>
        <w:t xml:space="preserve"> therefore </w:t>
      </w:r>
      <w:r w:rsidR="00C53C81">
        <w:rPr>
          <w:rFonts w:ascii="Garamond" w:hAnsi="Garamond"/>
          <w:color w:val="000000" w:themeColor="text1"/>
        </w:rPr>
        <w:t xml:space="preserve">be </w:t>
      </w:r>
      <w:r w:rsidR="006B4CA0">
        <w:rPr>
          <w:rFonts w:ascii="Garamond" w:hAnsi="Garamond"/>
          <w:color w:val="000000" w:themeColor="text1"/>
        </w:rPr>
        <w:t>equally strong</w:t>
      </w:r>
      <w:r w:rsidR="00AD3172" w:rsidRPr="007E3B63">
        <w:rPr>
          <w:rFonts w:ascii="Garamond" w:hAnsi="Garamond"/>
          <w:color w:val="000000" w:themeColor="text1"/>
        </w:rPr>
        <w:t xml:space="preserve"> selection on </w:t>
      </w:r>
      <w:commentRangeStart w:id="18"/>
      <w:r w:rsidR="00AD3172" w:rsidRPr="007E3B63">
        <w:rPr>
          <w:rFonts w:ascii="Garamond" w:hAnsi="Garamond"/>
          <w:color w:val="000000" w:themeColor="text1"/>
        </w:rPr>
        <w:t xml:space="preserve">females </w:t>
      </w:r>
      <w:r w:rsidR="006B4CA0">
        <w:rPr>
          <w:rFonts w:ascii="Garamond" w:hAnsi="Garamond"/>
          <w:color w:val="000000" w:themeColor="text1"/>
        </w:rPr>
        <w:t xml:space="preserve">as males </w:t>
      </w:r>
      <w:r w:rsidR="00AD3172" w:rsidRPr="007E3B63">
        <w:rPr>
          <w:rFonts w:ascii="Garamond" w:hAnsi="Garamond"/>
          <w:color w:val="000000" w:themeColor="text1"/>
        </w:rPr>
        <w:t>to</w:t>
      </w:r>
      <w:r w:rsidR="00B07768" w:rsidRPr="007E3B63">
        <w:rPr>
          <w:rFonts w:ascii="Garamond" w:hAnsi="Garamond"/>
          <w:color w:val="000000" w:themeColor="text1"/>
        </w:rPr>
        <w:t xml:space="preserve"> be aggressive</w:t>
      </w:r>
      <w:commentRangeEnd w:id="18"/>
      <w:r w:rsidR="00110230">
        <w:rPr>
          <w:rStyle w:val="CommentReference"/>
        </w:rPr>
        <w:commentReference w:id="18"/>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female</w:t>
      </w:r>
      <w:r w:rsidR="00A40D43">
        <w:rPr>
          <w:rFonts w:ascii="Garamond" w:hAnsi="Garamond"/>
          <w:color w:val="000000" w:themeColor="text1"/>
        </w:rPr>
        <w:t>s</w:t>
      </w:r>
      <w:r w:rsidR="005F153B" w:rsidRPr="007E3B63">
        <w:rPr>
          <w:rFonts w:ascii="Garamond" w:hAnsi="Garamond"/>
          <w:color w:val="000000" w:themeColor="text1"/>
        </w:rPr>
        <w:t xml:space="preserv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rank is </w:t>
      </w:r>
      <w:r w:rsidR="004D310A" w:rsidRPr="007E3B63">
        <w:rPr>
          <w:rFonts w:ascii="Garamond" w:hAnsi="Garamond"/>
          <w:color w:val="000000" w:themeColor="text1"/>
        </w:rPr>
        <w:t>maintained through aggressive interactions</w:t>
      </w:r>
      <w:r w:rsidR="005F153B" w:rsidRPr="007E3B63">
        <w:rPr>
          <w:rFonts w:ascii="Garamond" w:hAnsi="Garamond"/>
          <w:color w:val="000000" w:themeColor="text1"/>
        </w:rPr>
        <w:t xml:space="preserve"> </w:t>
      </w:r>
      <w:r w:rsidR="005F153B" w:rsidRPr="007E3B63">
        <w:rPr>
          <w:rFonts w:ascii="Garamond" w:hAnsi="Garamond"/>
          <w:color w:val="000000" w:themeColor="text1"/>
        </w:rPr>
        <w:fldChar w:fldCharType="begin" w:fldLock="1"/>
      </w:r>
      <w:r w:rsidR="00CF485F">
        <w:rPr>
          <w:rFonts w:ascii="Garamond" w:hAnsi="Garamond"/>
          <w:color w:val="000000" w:themeColor="text1"/>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aggression","type":"article-journal","volume":"22"},"uris":["http://www.mendeley.com/documents/?uuid=9d165d1b-2d4c-4712-994c-e769318615b8"]},{"id":"ITEM-2","itemData":{"author":[{"dropping-particle":"","family":"Kappeler","given":"Peter M.","non-dropping-particle":"","parse-names":false,"suffix":""}],"container-title":"Phil. Trans. R. Soc. B","id":"ITEM-2","issued":{"date-parts":[["2017"]]},"page":"20160321","title":"Sex roles and adult sex ratios: insights from mammalian biology and consequences for primate behaviour","type":"article-journal","volume":"372"},"uris":["http://www.mendeley.com/documents/?uuid=63f9c507-cb17-42ce-9965-c3df43ef1d07"]}],"mendeley":{"formattedCitation":"(Campbell 1999; Kappeler 2017)","manualFormatting":"(e.g. Campbell 1999; Kappeler 2017)","plainTextFormattedCitation":"(Campbell 1999; Kappeler 2017)","previouslyFormattedCitation":"(Campbell 1999; Kappeler 2017)"},"properties":{"noteIndex":0},"schema":"https://github.com/citation-style-language/schema/raw/master/csl-citation.json"}</w:instrText>
      </w:r>
      <w:r w:rsidR="005F153B" w:rsidRPr="007E3B63">
        <w:rPr>
          <w:rFonts w:ascii="Garamond" w:hAnsi="Garamond"/>
          <w:color w:val="000000" w:themeColor="text1"/>
        </w:rPr>
        <w:fldChar w:fldCharType="separate"/>
      </w:r>
      <w:r w:rsidR="009F0343" w:rsidRPr="009F0343">
        <w:rPr>
          <w:rFonts w:ascii="Garamond" w:hAnsi="Garamond"/>
          <w:noProof/>
          <w:color w:val="000000" w:themeColor="text1"/>
        </w:rPr>
        <w:t>(</w:t>
      </w:r>
      <w:r w:rsidR="009F0343">
        <w:rPr>
          <w:rFonts w:ascii="Garamond" w:hAnsi="Garamond"/>
          <w:noProof/>
          <w:color w:val="000000" w:themeColor="text1"/>
        </w:rPr>
        <w:t xml:space="preserve">e.g. </w:t>
      </w:r>
      <w:r w:rsidR="009F0343" w:rsidRPr="009F0343">
        <w:rPr>
          <w:rFonts w:ascii="Garamond" w:hAnsi="Garamond"/>
          <w:noProof/>
          <w:color w:val="000000" w:themeColor="text1"/>
        </w:rPr>
        <w:t>Campbell 1999; Kappeler 2017)</w:t>
      </w:r>
      <w:r w:rsidR="005F153B" w:rsidRPr="007E3B63">
        <w:rPr>
          <w:rFonts w:ascii="Garamond" w:hAnsi="Garamond"/>
          <w:color w:val="000000" w:themeColor="text1"/>
        </w:rPr>
        <w:fldChar w:fldCharType="end"/>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our finding </w:t>
      </w:r>
      <w:r w:rsidR="001A695A" w:rsidRPr="007E3B63">
        <w:rPr>
          <w:rFonts w:ascii="Garamond" w:hAnsi="Garamond"/>
          <w:color w:val="000000" w:themeColor="text1"/>
        </w:rPr>
        <w:t xml:space="preserve">of no evidence for greater male variability in personality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AC2B93" w:rsidRPr="007E3B63">
        <w:rPr>
          <w:rFonts w:ascii="Garamond" w:hAnsi="Garamond"/>
          <w:color w:val="000000" w:themeColor="text1"/>
        </w:rPr>
        <w:t xml:space="preserve">made </w:t>
      </w:r>
      <w:r w:rsidR="007B5710" w:rsidRPr="007E3B63">
        <w:rPr>
          <w:rFonts w:ascii="Garamond" w:hAnsi="Garamond"/>
          <w:color w:val="000000" w:themeColor="text1"/>
        </w:rPr>
        <w:t xml:space="preserve">in animals 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are un</w:t>
      </w:r>
      <w:r w:rsidR="001A695A" w:rsidRPr="007E3B63">
        <w:rPr>
          <w:rFonts w:ascii="Garamond" w:hAnsi="Garamond"/>
          <w:color w:val="000000" w:themeColor="text1"/>
        </w:rPr>
        <w:t>correlated</w:t>
      </w:r>
      <w:r w:rsidR="007B5710" w:rsidRPr="007E3B63">
        <w:rPr>
          <w:rFonts w:ascii="Garamond" w:hAnsi="Garamond"/>
          <w:color w:val="000000" w:themeColor="text1"/>
        </w:rPr>
        <w:t xml:space="preserve"> </w:t>
      </w:r>
      <w:r w:rsidR="001A695A" w:rsidRPr="007E3B63">
        <w:rPr>
          <w:rFonts w:ascii="Garamond" w:hAnsi="Garamond"/>
          <w:color w:val="000000" w:themeColor="text1"/>
        </w:rPr>
        <w:t>with</w:t>
      </w:r>
      <w:r w:rsidR="007B5710" w:rsidRPr="007E3B63">
        <w:rPr>
          <w:rFonts w:ascii="Garamond" w:hAnsi="Garamond"/>
          <w:color w:val="000000" w:themeColor="text1"/>
        </w:rPr>
        <w:t xml:space="preserve"> traits under sexual selection</w:t>
      </w:r>
      <w:r w:rsidR="00AC2B93" w:rsidRPr="007E3B63">
        <w:rPr>
          <w:rFonts w:ascii="Garamond" w:hAnsi="Garamond"/>
          <w:color w:val="000000" w:themeColor="text1"/>
        </w:rPr>
        <w:t>,</w:t>
      </w:r>
      <w:r w:rsidR="007B5710" w:rsidRPr="007E3B63">
        <w:rPr>
          <w:rFonts w:ascii="Garamond" w:hAnsi="Garamond"/>
          <w:color w:val="000000" w:themeColor="text1"/>
        </w:rPr>
        <w:t xml:space="preserve"> </w:t>
      </w:r>
      <w:r w:rsidR="00AC2B93" w:rsidRPr="007E3B63">
        <w:rPr>
          <w:rFonts w:ascii="Garamond" w:hAnsi="Garamond"/>
          <w:color w:val="000000" w:themeColor="text1"/>
        </w:rPr>
        <w:t>and 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w:t>
      </w:r>
      <w:r w:rsidR="000C6F77" w:rsidRPr="007E3B63">
        <w:rPr>
          <w:rFonts w:ascii="Garamond" w:hAnsi="Garamond"/>
          <w:color w:val="000000" w:themeColor="text1"/>
        </w:rPr>
        <w:lastRenderedPageBreak/>
        <w:t>survival</w:t>
      </w:r>
      <w:r w:rsidR="001A695A" w:rsidRPr="007E3B63">
        <w:rPr>
          <w:rFonts w:ascii="Garamond" w:hAnsi="Garamond"/>
          <w:color w:val="000000" w:themeColor="text1"/>
        </w:rPr>
        <w:t xml:space="preserve">, notably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 (</w:t>
      </w:r>
      <w:r w:rsidR="001A695A" w:rsidRPr="007E3B63">
        <w:rPr>
          <w:rFonts w:ascii="Garamond" w:hAnsi="Garamond"/>
          <w:color w:val="000000" w:themeColor="text1"/>
        </w:rPr>
        <w:t>as an index of boldness</w:t>
      </w:r>
      <w:r w:rsidR="000C6F77" w:rsidRPr="007E3B63">
        <w:rPr>
          <w:rFonts w:ascii="Garamond" w:hAnsi="Garamond"/>
          <w:color w:val="000000" w:themeColor="text1"/>
        </w:rPr>
        <w:t>)</w:t>
      </w:r>
      <w:r w:rsidR="001A695A" w:rsidRPr="007E3B63">
        <w:rPr>
          <w:rFonts w:ascii="Garamond" w:hAnsi="Garamond"/>
          <w:color w:val="000000" w:themeColor="text1"/>
        </w:rPr>
        <w:t xml:space="preserve"> and </w:t>
      </w:r>
      <w:r w:rsidR="000C6F77" w:rsidRPr="007E3B63">
        <w:rPr>
          <w:rFonts w:ascii="Garamond" w:hAnsi="Garamond"/>
          <w:color w:val="000000" w:themeColor="text1"/>
        </w:rPr>
        <w:t>foraging (</w:t>
      </w:r>
      <w:r w:rsidR="001A695A" w:rsidRPr="007E3B63">
        <w:rPr>
          <w:rFonts w:ascii="Garamond" w:hAnsi="Garamond"/>
          <w:color w:val="000000" w:themeColor="text1"/>
        </w:rPr>
        <w:t>as an index of activity or exploration</w:t>
      </w:r>
      <w:r w:rsidR="000C6F77" w:rsidRPr="007E3B63">
        <w:rPr>
          <w:rFonts w:ascii="Garamond" w:hAnsi="Garamond"/>
          <w:color w:val="000000" w:themeColor="text1"/>
        </w:rPr>
        <w:t xml:space="preserve">). </w:t>
      </w:r>
    </w:p>
    <w:p w14:paraId="41233495" w14:textId="677ABD1C" w:rsidR="00213A82" w:rsidRPr="007E3B63" w:rsidRDefault="00213A82" w:rsidP="001A695A">
      <w:pPr>
        <w:rPr>
          <w:rFonts w:ascii="Garamond" w:hAnsi="Garamond"/>
          <w:color w:val="000000" w:themeColor="text1"/>
        </w:rPr>
      </w:pPr>
    </w:p>
    <w:p w14:paraId="1EF152AF" w14:textId="023A8C87"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the fact that we found no evidence for the greater male variability hypothesis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B92ED8" w:rsidRPr="007E3B63">
        <w:rPr>
          <w:rFonts w:ascii="Garamond" w:hAnsi="Garamond"/>
          <w:color w:val="000000" w:themeColor="text1"/>
        </w:rPr>
        <w:t xml:space="preserve"> </w:t>
      </w:r>
      <w:r w:rsidR="00666FAC">
        <w:rPr>
          <w:rFonts w:ascii="Garamond" w:hAnsi="Garamond"/>
          <w:color w:val="000000" w:themeColor="text1"/>
        </w:rPr>
        <w:fldChar w:fldCharType="begin" w:fldLock="1"/>
      </w:r>
      <w:r w:rsidR="00E018BE">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00666FAC">
        <w:rPr>
          <w:rFonts w:ascii="Garamond" w:hAnsi="Garamond"/>
          <w:color w:val="000000" w:themeColor="text1"/>
        </w:rPr>
        <w:fldChar w:fldCharType="separate"/>
      </w:r>
      <w:r w:rsidR="00666FAC" w:rsidRPr="00666FAC">
        <w:rPr>
          <w:rFonts w:ascii="Garamond" w:hAnsi="Garamond"/>
          <w:noProof/>
          <w:color w:val="000000" w:themeColor="text1"/>
        </w:rPr>
        <w:t>(Snell &amp; Turner 2018)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sex-specific variability in behavioural traits in primates</w:t>
      </w:r>
      <w:r w:rsidR="00B92ED8" w:rsidRPr="007E3B63">
        <w:rPr>
          <w:rFonts w:ascii="Garamond" w:hAnsi="Garamond"/>
          <w:color w:val="000000" w:themeColor="text1"/>
        </w:rPr>
        <w:t>,</w:t>
      </w:r>
      <w:r w:rsidR="00F102AB" w:rsidRPr="007E3B63">
        <w:rPr>
          <w:rFonts w:ascii="Garamond" w:hAnsi="Garamond"/>
          <w:color w:val="000000" w:themeColor="text1"/>
        </w:rPr>
        <w:t xml:space="preserve"> or even just the Hominidae. </w:t>
      </w:r>
      <w:r w:rsidR="00085555" w:rsidRPr="007E3B63">
        <w:rPr>
          <w:rFonts w:ascii="Garamond" w:hAnsi="Garamond"/>
          <w:color w:val="000000" w:themeColor="text1"/>
        </w:rPr>
        <w:t xml:space="preserve">Nonetheless, our findings in animals, alongside rather weak evidence for greater male variability in </w:t>
      </w:r>
      <w:r w:rsidR="00B92ED8" w:rsidRPr="007E3B63">
        <w:rPr>
          <w:rFonts w:ascii="Garamond" w:hAnsi="Garamond"/>
          <w:color w:val="000000" w:themeColor="text1"/>
        </w:rPr>
        <w:t xml:space="preserve">a suite of </w:t>
      </w:r>
      <w:r w:rsidR="00085555" w:rsidRPr="007E3B63">
        <w:rPr>
          <w:rFonts w:ascii="Garamond" w:hAnsi="Garamond"/>
          <w:color w:val="000000" w:themeColor="text1"/>
        </w:rPr>
        <w:t xml:space="preserve">other traits </w:t>
      </w:r>
      <w:r w:rsidR="00CF485F">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note":"heterogametic = the sex with two different sex chromosomes (ie. males in mammals and females in birds)\n\nmeta-analysis for sex-specific variance in body size\n\nfound that the literature does provide support for the sex-chromosome hypothesis for sex differential variation in phenotypes\n\nThe Y-chromosome in mammals is much smaller than the X-chromosome, and mostly carries genes for male sex-dtermining characteristics. For females, the characteristics that are influenced by genes carried by the X-chromosome will be influenced by two parental copies, whereas males only have the one X-chromosome copy to influence traits.\n\nWhen we consider things in more detail, a polymorphic sex chromosome-linked locus will contribute twice as much to trait variance in the heterogametic sex as it will to the variance in the homogametic sex (Lynch &amp;amp; Walsh 1998). Additionally, the contribution of the sex chromosome to trait variance should therefore depend on its relative size within the genome, with trait variance differences between the sexes being more pronounced in species with large sex chromosomes. Sexual dimorphism is often a consequence of segregated sex chromosomes, as it is a means for maintaining genetic variation, so sexual dimorphism can also be considered an indicator of variability between the sexes.","page":"3662-3668","title":"The variability is in the sex chromosomes","type":"article-journal","volume":"67"},"uris":["http://www.mendeley.com/documents/?uuid=0fd37ab5-22e0-45d8-afd1-e49a5fc0fa83"]},{"id":"ITEM-2","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-2","issued":{"date-parts":[["2020"]]},"page":"1-20","title":"Sex and Power: sexual dimorphism in trait variability and its eco-evolutionary and statistical implications","type":"article-journal"},"uris":["http://www.mendeley.com/documents/?uuid=1b45b16e-19b2-42fc-a846-86558471d391"]},{"id":"ITEM-3","itemData":{"DOI":"10.1007/s00265-018-2534-2","ISBN":"0340-5443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Sociobiology","id":"ITEM-3","issue":"8","issued":{"date-parts":[["2018"]]},"note":"overall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meta-analysis","type":"article-journal","volume":"72"},"uris":["http://www.mendeley.com/documents/?uuid=8e6ed607-34d2-4ce8-964c-b5e4172b1ca5"]}],"mendeley":{"formattedCitation":"(Reinhold &amp; Engqvist 2013b; Tarka &lt;i&gt;et al.&lt;/i&gt; 2018b; Zajitschek &lt;i&gt;et al.&lt;/i&gt; 2020)","manualFormatting":"(Reinhold &amp; Engqvist 2013; Tarka et al. 2018; Zajitschek et al. 2020)","plainTextFormattedCitation":"(Reinhold &amp; Engqvist 2013b; Tarka et al. 2018b; Zajitschek et al. 2020)","previouslyFormattedCitation":"(Reinhold &amp; Engqvist 2013b; Tarka &lt;i&gt;et al.&lt;/i&gt; 2018b; Zajitschek &lt;i&gt;et al.&lt;/i&gt; 2020)"},"properties":{"noteIndex":0},"schema":"https://github.com/citation-style-language/schema/raw/master/csl-citation.json"}</w:instrText>
      </w:r>
      <w:r w:rsidR="00CF485F">
        <w:rPr>
          <w:rFonts w:ascii="Garamond" w:hAnsi="Garamond"/>
          <w:color w:val="000000" w:themeColor="text1"/>
        </w:rPr>
        <w:fldChar w:fldCharType="separate"/>
      </w:r>
      <w:r w:rsidR="00CF485F" w:rsidRPr="00CF485F">
        <w:rPr>
          <w:rFonts w:ascii="Garamond" w:hAnsi="Garamond"/>
          <w:noProof/>
          <w:color w:val="000000" w:themeColor="text1"/>
        </w:rPr>
        <w:t xml:space="preserve">(Reinhold &amp; Engqvist 2013; Tarka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2018; Zajitschek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2020)</w:t>
      </w:r>
      <w:r w:rsidR="00CF485F">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AC2B93" w:rsidRPr="007E3B63">
        <w:rPr>
          <w:rFonts w:ascii="Garamond" w:hAnsi="Garamond"/>
          <w:color w:val="000000" w:themeColor="text1"/>
        </w:rPr>
        <w:t xml:space="preserve">and </w:t>
      </w:r>
      <w:r w:rsidR="00B92ED8" w:rsidRPr="007E3B63">
        <w:rPr>
          <w:rFonts w:ascii="Garamond" w:hAnsi="Garamond"/>
          <w:color w:val="000000" w:themeColor="text1"/>
        </w:rPr>
        <w:t xml:space="preserve">result in greater variability in behaviour among men than </w:t>
      </w:r>
      <w:r w:rsidR="00B92ED8" w:rsidRPr="001E26AB">
        <w:rPr>
          <w:rFonts w:ascii="Garamond" w:hAnsi="Garamond"/>
          <w:color w:val="000000" w:themeColor="text1"/>
        </w:rPr>
        <w:t xml:space="preserve">women </w:t>
      </w:r>
      <w:r w:rsidR="005D3031" w:rsidRPr="001E26AB">
        <w:rPr>
          <w:rFonts w:ascii="Garamond" w:hAnsi="Garamond"/>
          <w:color w:val="000000" w:themeColor="text1"/>
        </w:rPr>
        <w:fldChar w:fldCharType="begin" w:fldLock="1"/>
      </w:r>
      <w:r w:rsidR="009F0343" w:rsidRPr="001E26AB">
        <w:rPr>
          <w:rFonts w:ascii="Garamond" w:hAnsi="Garamond"/>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005D3031" w:rsidRPr="001E26AB">
        <w:rPr>
          <w:rFonts w:ascii="Garamond" w:hAnsi="Garamond"/>
          <w:color w:val="000000" w:themeColor="text1"/>
        </w:rPr>
        <w:fldChar w:fldCharType="separate"/>
      </w:r>
      <w:r w:rsidR="005D3031" w:rsidRPr="001E26AB">
        <w:rPr>
          <w:rFonts w:ascii="Garamond" w:hAnsi="Garamond"/>
          <w:noProof/>
          <w:color w:val="000000" w:themeColor="text1"/>
        </w:rPr>
        <w:t xml:space="preserve">(Gray </w:t>
      </w:r>
      <w:r w:rsidR="005D3031" w:rsidRPr="001E26AB">
        <w:rPr>
          <w:rFonts w:ascii="Garamond" w:hAnsi="Garamond"/>
          <w:i/>
          <w:noProof/>
          <w:color w:val="000000" w:themeColor="text1"/>
        </w:rPr>
        <w:t>et al.</w:t>
      </w:r>
      <w:r w:rsidR="005D3031" w:rsidRPr="001E26AB">
        <w:rPr>
          <w:rFonts w:ascii="Garamond" w:hAnsi="Garamond"/>
          <w:noProof/>
          <w:color w:val="000000" w:themeColor="text1"/>
        </w:rPr>
        <w:t xml:space="preserve"> 2019)</w:t>
      </w:r>
      <w:r w:rsidR="005D3031" w:rsidRPr="001E26AB">
        <w:rPr>
          <w:rFonts w:ascii="Garamond" w:hAnsi="Garamond"/>
          <w:color w:val="000000" w:themeColor="text1"/>
        </w:rPr>
        <w:fldChar w:fldCharType="end"/>
      </w:r>
      <w:r w:rsidR="00B92ED8" w:rsidRPr="001E26AB">
        <w:rPr>
          <w:rFonts w:ascii="Garamond" w:hAnsi="Garamond"/>
          <w:color w:val="000000" w:themeColor="text1"/>
        </w:rPr>
        <w:t>.</w:t>
      </w:r>
      <w:r w:rsidR="00B92ED8" w:rsidRPr="007E3B63">
        <w:rPr>
          <w:rFonts w:ascii="Garamond" w:hAnsi="Garamond"/>
          <w:color w:val="000000" w:themeColor="text1"/>
        </w:rPr>
        <w:t xml:space="preserve"> </w:t>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4F3E13BF" w:rsidR="00DA2BB5" w:rsidRPr="00C62D9C" w:rsidRDefault="00DA2BB5" w:rsidP="00DA2BB5">
      <w:pPr>
        <w:rPr>
          <w:rFonts w:ascii="Garamond" w:hAnsi="Garamond"/>
        </w:rPr>
      </w:pPr>
      <w:commentRangeStart w:id="19"/>
      <w:commentRangeStart w:id="20"/>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commentRangeEnd w:id="19"/>
      <w:r w:rsidR="000C1902">
        <w:rPr>
          <w:rStyle w:val="CommentReference"/>
        </w:rPr>
        <w:commentReference w:id="19"/>
      </w:r>
      <w:commentRangeEnd w:id="20"/>
      <w:r w:rsidR="00A04139">
        <w:rPr>
          <w:rStyle w:val="CommentReference"/>
        </w:rPr>
        <w:commentReference w:id="20"/>
      </w:r>
      <w:r w:rsidR="00733A60">
        <w:rPr>
          <w:rFonts w:ascii="Garamond" w:hAnsi="Garamond"/>
          <w:i/>
          <w:iCs/>
        </w:rPr>
        <w:t xml:space="preserve"> </w:t>
      </w:r>
    </w:p>
    <w:p w14:paraId="350499F9" w14:textId="77777777" w:rsidR="00DA2BB5" w:rsidRDefault="00DA2BB5" w:rsidP="00DA2BB5">
      <w:pPr>
        <w:rPr>
          <w:rFonts w:ascii="Garamond" w:hAnsi="Garamond"/>
        </w:rPr>
      </w:pPr>
    </w:p>
    <w:p w14:paraId="0C93B7F5" w14:textId="54BB295B" w:rsidR="00DA2BB5" w:rsidRDefault="00A04139" w:rsidP="00B85080">
      <w:pPr>
        <w:ind w:firstLine="720"/>
        <w:contextualSpacing/>
        <w:rPr>
          <w:rFonts w:ascii="Garamond" w:hAnsi="Garamond"/>
        </w:rPr>
      </w:pPr>
      <w:r>
        <w:rPr>
          <w:rFonts w:ascii="Garamond" w:hAnsi="Garamond"/>
        </w:rPr>
        <w:t xml:space="preserve">This </w:t>
      </w:r>
      <w:r w:rsidR="008F42B6">
        <w:rPr>
          <w:rFonts w:ascii="Garamond" w:hAnsi="Garamond"/>
        </w:rPr>
        <w:t>meta-analysis</w:t>
      </w:r>
      <w:r>
        <w:rPr>
          <w:rFonts w:ascii="Garamond" w:hAnsi="Garamond"/>
        </w:rPr>
        <w:t xml:space="preserve"> has been pre-registered with the O</w:t>
      </w:r>
      <w:r w:rsidR="00C62D9C">
        <w:rPr>
          <w:rFonts w:ascii="Garamond" w:hAnsi="Garamond"/>
        </w:rPr>
        <w:t xml:space="preserve">pen </w:t>
      </w:r>
      <w:r>
        <w:rPr>
          <w:rFonts w:ascii="Garamond" w:hAnsi="Garamond"/>
        </w:rPr>
        <w:t>S</w:t>
      </w:r>
      <w:r w:rsidR="00C62D9C">
        <w:rPr>
          <w:rFonts w:ascii="Garamond" w:hAnsi="Garamond"/>
        </w:rPr>
        <w:t xml:space="preserve">cience </w:t>
      </w:r>
      <w:r>
        <w:rPr>
          <w:rFonts w:ascii="Garamond" w:hAnsi="Garamond"/>
        </w:rPr>
        <w:t>F</w:t>
      </w:r>
      <w:r w:rsidR="00C62D9C">
        <w:rPr>
          <w:rFonts w:ascii="Garamond" w:hAnsi="Garamond"/>
        </w:rPr>
        <w:t>oundation</w:t>
      </w:r>
      <w:r>
        <w:rPr>
          <w:rFonts w:ascii="Garamond" w:hAnsi="Garamond"/>
        </w:rPr>
        <w:t xml:space="preserve"> (OSF; study details available at</w:t>
      </w:r>
      <w:r w:rsidR="00B85080">
        <w:rPr>
          <w:rFonts w:ascii="Garamond" w:hAnsi="Garamond"/>
        </w:rPr>
        <w:t>:</w:t>
      </w:r>
      <w:r>
        <w:rPr>
          <w:rFonts w:ascii="Garamond" w:hAnsi="Garamond"/>
        </w:rPr>
        <w:t xml:space="preserve"> </w:t>
      </w:r>
      <w:hyperlink r:id="rId10" w:history="1">
        <w:r w:rsidR="00B85080" w:rsidRPr="00B85080">
          <w:rPr>
            <w:rStyle w:val="Hyperlink"/>
            <w:rFonts w:ascii="Garamond" w:hAnsi="Garamond"/>
            <w:color w:val="000000" w:themeColor="text1"/>
          </w:rPr>
          <w:t>https://osf.io/bwjyt/</w:t>
        </w:r>
      </w:hyperlink>
      <w:r>
        <w:rPr>
          <w:rFonts w:ascii="Garamond" w:hAnsi="Garamond"/>
        </w:rPr>
        <w:t>).</w:t>
      </w:r>
      <w:r w:rsidR="00B85080">
        <w:rPr>
          <w:rFonts w:ascii="Garamond" w:hAnsi="Garamond"/>
        </w:rPr>
        <w:t xml:space="preserve"> </w:t>
      </w:r>
      <w:r w:rsidR="00DA2BB5">
        <w:rPr>
          <w:rFonts w:ascii="Garamond" w:hAnsi="Garamond"/>
        </w:rPr>
        <w:t xml:space="preserve">We conducted a systematic search of </w:t>
      </w:r>
      <w:r w:rsidR="00DA2BB5" w:rsidRPr="00407717">
        <w:rPr>
          <w:rFonts w:ascii="Garamond" w:hAnsi="Garamond"/>
        </w:rPr>
        <w:t xml:space="preserve">the literature for empirical studies </w:t>
      </w:r>
      <w:r w:rsidR="00DA2BB5">
        <w:rPr>
          <w:rFonts w:ascii="Garamond" w:hAnsi="Garamond"/>
        </w:rPr>
        <w:t>of animals that quantify</w:t>
      </w:r>
      <w:r w:rsidR="00DA2BB5" w:rsidRPr="00407717">
        <w:rPr>
          <w:rFonts w:ascii="Garamond" w:hAnsi="Garamond"/>
        </w:rPr>
        <w:t xml:space="preserve"> personality traits</w:t>
      </w:r>
      <w:r w:rsidR="00DA2BB5">
        <w:rPr>
          <w:rFonts w:ascii="Garamond" w:hAnsi="Garamond"/>
        </w:rPr>
        <w:t xml:space="preserve">, which were categorised into five </w:t>
      </w:r>
      <w:r w:rsidR="00DA2BB5" w:rsidRPr="00BB22AF">
        <w:rPr>
          <w:rFonts w:ascii="Garamond" w:hAnsi="Garamond"/>
        </w:rPr>
        <w:t>types</w:t>
      </w:r>
      <w:r w:rsidR="00DA2BB5">
        <w:rPr>
          <w:rFonts w:ascii="Garamond" w:hAnsi="Garamond"/>
        </w:rPr>
        <w:t>:</w:t>
      </w:r>
      <w:r w:rsidR="00DA2BB5" w:rsidRPr="00BB22AF">
        <w:rPr>
          <w:rFonts w:ascii="Garamond" w:hAnsi="Garamond"/>
        </w:rPr>
        <w:t xml:space="preserve"> </w:t>
      </w:r>
      <w:r w:rsidR="00DA2BB5">
        <w:rPr>
          <w:rFonts w:ascii="Garamond" w:hAnsi="Garamond"/>
        </w:rPr>
        <w:t>‘b</w:t>
      </w:r>
      <w:r w:rsidR="00DA2BB5" w:rsidRPr="00BB22AF">
        <w:rPr>
          <w:rFonts w:ascii="Garamond" w:hAnsi="Garamond"/>
        </w:rPr>
        <w:t>oldness</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ggression</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ctivity</w:t>
      </w:r>
      <w:r w:rsidR="00DA2BB5">
        <w:rPr>
          <w:rFonts w:ascii="Garamond" w:hAnsi="Garamond"/>
        </w:rPr>
        <w:t>’</w:t>
      </w:r>
      <w:r w:rsidR="00DA2BB5" w:rsidRPr="00BB22AF">
        <w:rPr>
          <w:rFonts w:ascii="Garamond" w:hAnsi="Garamond"/>
        </w:rPr>
        <w:t xml:space="preserve">, </w:t>
      </w:r>
      <w:r w:rsidR="00DA2BB5">
        <w:rPr>
          <w:rFonts w:ascii="Garamond" w:hAnsi="Garamond"/>
        </w:rPr>
        <w:t>‘s</w:t>
      </w:r>
      <w:r w:rsidR="00DA2BB5" w:rsidRPr="00BB22AF">
        <w:rPr>
          <w:rFonts w:ascii="Garamond" w:hAnsi="Garamond"/>
        </w:rPr>
        <w:t>ociality</w:t>
      </w:r>
      <w:r w:rsidR="00DA2BB5">
        <w:rPr>
          <w:rFonts w:ascii="Garamond" w:hAnsi="Garamond"/>
        </w:rPr>
        <w:t>’</w:t>
      </w:r>
      <w:r w:rsidR="00DA2BB5" w:rsidRPr="00BB22AF">
        <w:rPr>
          <w:rFonts w:ascii="Garamond" w:hAnsi="Garamond"/>
        </w:rPr>
        <w:t xml:space="preserve"> and </w:t>
      </w:r>
      <w:r w:rsidR="00DA2BB5">
        <w:rPr>
          <w:rFonts w:ascii="Garamond" w:hAnsi="Garamond"/>
        </w:rPr>
        <w:t>‘e</w:t>
      </w:r>
      <w:r w:rsidR="00DA2BB5" w:rsidRPr="00BB22AF">
        <w:rPr>
          <w:rFonts w:ascii="Garamond" w:hAnsi="Garamond"/>
        </w:rPr>
        <w:t>xploration</w:t>
      </w:r>
      <w:r w:rsidR="00DA2BB5">
        <w:rPr>
          <w:rFonts w:ascii="Garamond" w:hAnsi="Garamond"/>
        </w:rPr>
        <w:t>’ (</w:t>
      </w:r>
      <w:proofErr w:type="spellStart"/>
      <w:r w:rsidR="00DA2BB5" w:rsidRPr="00BB3A1D">
        <w:rPr>
          <w:rFonts w:ascii="Garamond" w:hAnsi="Garamond"/>
          <w:noProof/>
        </w:rPr>
        <w:t>Sih</w:t>
      </w:r>
      <w:proofErr w:type="spellEnd"/>
      <w:r w:rsidR="00DA2BB5" w:rsidRPr="00BB3A1D">
        <w:rPr>
          <w:rFonts w:ascii="Garamond" w:hAnsi="Garamond"/>
          <w:noProof/>
        </w:rPr>
        <w:t xml:space="preserve"> </w:t>
      </w:r>
      <w:r w:rsidR="00DA2BB5" w:rsidRPr="00BB3A1D">
        <w:rPr>
          <w:rFonts w:ascii="Garamond" w:hAnsi="Garamond"/>
          <w:i/>
          <w:noProof/>
        </w:rPr>
        <w:t>et al.</w:t>
      </w:r>
      <w:r w:rsidR="00DA2BB5" w:rsidRPr="00BB3A1D">
        <w:rPr>
          <w:rFonts w:ascii="Garamond" w:hAnsi="Garamond"/>
          <w:noProof/>
        </w:rPr>
        <w:t xml:space="preserve"> 2004; Réale </w:t>
      </w:r>
      <w:r w:rsidR="00DA2BB5" w:rsidRPr="00BB3A1D">
        <w:rPr>
          <w:rFonts w:ascii="Garamond" w:hAnsi="Garamond"/>
          <w:i/>
          <w:noProof/>
        </w:rPr>
        <w:t>et al.</w:t>
      </w:r>
      <w:r w:rsidR="00DA2BB5" w:rsidRPr="00BB3A1D">
        <w:rPr>
          <w:rFonts w:ascii="Garamond" w:hAnsi="Garamond"/>
          <w:noProof/>
        </w:rPr>
        <w:t xml:space="preserve"> 2007</w:t>
      </w:r>
      <w:r w:rsidR="00DA2BB5">
        <w:rPr>
          <w:rFonts w:ascii="Garamond" w:hAnsi="Garamond"/>
        </w:rPr>
        <w:t xml:space="preserve">). We ran </w:t>
      </w:r>
      <w:r w:rsidR="00DA2BB5" w:rsidRPr="00AC6EE2">
        <w:rPr>
          <w:rFonts w:ascii="Garamond" w:hAnsi="Garamond"/>
        </w:rPr>
        <w:t>primary and secondary keyword search</w:t>
      </w:r>
      <w:r w:rsidR="00DA2BB5">
        <w:rPr>
          <w:rFonts w:ascii="Garamond" w:hAnsi="Garamond"/>
        </w:rPr>
        <w:t>es using the search strings shown in Supplementary Table S</w:t>
      </w:r>
      <w:r w:rsidR="00733A60">
        <w:rPr>
          <w:rFonts w:ascii="Garamond" w:hAnsi="Garamond"/>
        </w:rPr>
        <w:t>2</w:t>
      </w:r>
      <w:r w:rsidR="004803F1">
        <w:rPr>
          <w:rFonts w:ascii="Garamond" w:hAnsi="Garamond"/>
        </w:rPr>
        <w:t>5</w:t>
      </w:r>
      <w:r w:rsidR="00DA2BB5">
        <w:rPr>
          <w:rFonts w:ascii="Garamond" w:hAnsi="Garamond"/>
        </w:rPr>
        <w:t>.</w:t>
      </w:r>
      <w:r w:rsidR="00DA2BB5" w:rsidRPr="00537DAA">
        <w:rPr>
          <w:rFonts w:ascii="Garamond" w:hAnsi="Garamond"/>
        </w:rPr>
        <w:t xml:space="preserve"> </w:t>
      </w:r>
      <w:r w:rsidR="00DA2BB5">
        <w:rPr>
          <w:rFonts w:ascii="Garamond" w:hAnsi="Garamond"/>
        </w:rPr>
        <w:t xml:space="preserve">In the primary searches we looked for behavioural measures commonly used by those studying animal personality to quantify each of the five personality types, such as ‘hiding time’ as an index of boldness or ‘distance moved’ as an index of exploration (see </w:t>
      </w:r>
      <w:r w:rsidR="00DA2BB5">
        <w:rPr>
          <w:rFonts w:ascii="Garamond" w:hAnsi="Garamond"/>
        </w:rPr>
        <w:fldChar w:fldCharType="begin" w:fldLock="1"/>
      </w:r>
      <w:r w:rsidR="00DA2BB5">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DA2BB5">
        <w:rPr>
          <w:rFonts w:ascii="Garamond" w:hAnsi="Garamond"/>
        </w:rPr>
        <w:fldChar w:fldCharType="separate"/>
      </w:r>
      <w:r w:rsidR="00DA2BB5" w:rsidRPr="004923C5">
        <w:rPr>
          <w:rFonts w:ascii="Garamond" w:hAnsi="Garamond"/>
          <w:noProof/>
        </w:rPr>
        <w:t xml:space="preserve">Sih </w:t>
      </w:r>
      <w:r w:rsidR="00DA2BB5" w:rsidRPr="004923C5">
        <w:rPr>
          <w:rFonts w:ascii="Garamond" w:hAnsi="Garamond"/>
          <w:i/>
          <w:noProof/>
        </w:rPr>
        <w:t>et al.</w:t>
      </w:r>
      <w:r w:rsidR="00DA2BB5" w:rsidRPr="004923C5">
        <w:rPr>
          <w:rFonts w:ascii="Garamond" w:hAnsi="Garamond"/>
          <w:noProof/>
        </w:rPr>
        <w:t xml:space="preserve"> 2004; Réale </w:t>
      </w:r>
      <w:r w:rsidR="00DA2BB5" w:rsidRPr="004923C5">
        <w:rPr>
          <w:rFonts w:ascii="Garamond" w:hAnsi="Garamond"/>
          <w:i/>
          <w:noProof/>
        </w:rPr>
        <w:t>et al.</w:t>
      </w:r>
      <w:r w:rsidR="00DA2BB5" w:rsidRPr="004923C5">
        <w:rPr>
          <w:rFonts w:ascii="Garamond" w:hAnsi="Garamond"/>
          <w:noProof/>
        </w:rPr>
        <w:t xml:space="preserve"> 2007)</w:t>
      </w:r>
      <w:r w:rsidR="00DA2BB5">
        <w:rPr>
          <w:rFonts w:ascii="Garamond" w:hAnsi="Garamond"/>
        </w:rPr>
        <w:fldChar w:fldCharType="end"/>
      </w:r>
      <w:r w:rsidR="00DA2BB5">
        <w:rPr>
          <w:rFonts w:ascii="Garamond" w:hAnsi="Garamond"/>
        </w:rPr>
        <w:t>. Our secondary searches were designed to locate studies of ‘personality-like’ behaviours that were alternate measures of activity, aggression, boldness, exploration or sociality.</w:t>
      </w:r>
      <w:r w:rsidR="00DA2BB5" w:rsidRPr="00537DAA">
        <w:rPr>
          <w:rFonts w:ascii="Garamond" w:hAnsi="Garamond"/>
        </w:rPr>
        <w:t xml:space="preserve"> </w:t>
      </w:r>
      <w:r w:rsidR="00DA2BB5">
        <w:rPr>
          <w:rFonts w:ascii="Garamond" w:hAnsi="Garamond"/>
        </w:rPr>
        <w:t>We then conducted additional forward citation searches to include</w:t>
      </w:r>
      <w:r w:rsidR="00DA2BB5" w:rsidRPr="00AC6EE2">
        <w:rPr>
          <w:rFonts w:ascii="Garamond" w:hAnsi="Garamond"/>
        </w:rPr>
        <w:t xml:space="preserve"> </w:t>
      </w:r>
      <w:r w:rsidR="00DA2BB5">
        <w:rPr>
          <w:rFonts w:ascii="Garamond" w:hAnsi="Garamond"/>
        </w:rPr>
        <w:t>all</w:t>
      </w:r>
      <w:r w:rsidR="00DA2BB5" w:rsidRPr="00AC6EE2">
        <w:rPr>
          <w:rFonts w:ascii="Garamond" w:hAnsi="Garamond"/>
        </w:rPr>
        <w:t xml:space="preserve"> </w:t>
      </w:r>
      <w:r w:rsidR="00DA2BB5">
        <w:rPr>
          <w:rFonts w:ascii="Garamond" w:hAnsi="Garamond"/>
        </w:rPr>
        <w:t>articles</w:t>
      </w:r>
      <w:r w:rsidR="00DA2BB5" w:rsidRPr="00AC6EE2">
        <w:rPr>
          <w:rFonts w:ascii="Garamond" w:hAnsi="Garamond"/>
        </w:rPr>
        <w:t xml:space="preserve"> that </w:t>
      </w:r>
      <w:r w:rsidR="00DA2BB5">
        <w:rPr>
          <w:rFonts w:ascii="Garamond" w:hAnsi="Garamond"/>
        </w:rPr>
        <w:t xml:space="preserve">had </w:t>
      </w:r>
      <w:r w:rsidR="00DA2BB5" w:rsidRPr="00AC6EE2">
        <w:rPr>
          <w:rFonts w:ascii="Garamond" w:hAnsi="Garamond"/>
        </w:rPr>
        <w:t xml:space="preserve">cited one of </w:t>
      </w:r>
      <w:r w:rsidR="00DA2BB5">
        <w:rPr>
          <w:rFonts w:ascii="Garamond" w:hAnsi="Garamond"/>
        </w:rPr>
        <w:t xml:space="preserve">five influential reviews of animal personality: </w:t>
      </w:r>
      <w:r w:rsidR="00DA2BB5">
        <w:rPr>
          <w:rFonts w:ascii="Garamond" w:hAnsi="Garamond"/>
        </w:rPr>
        <w:fldChar w:fldCharType="begin" w:fldLock="1"/>
      </w:r>
      <w:r w:rsidR="00DA2BB5">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DA2BB5">
        <w:rPr>
          <w:rFonts w:ascii="Garamond" w:hAnsi="Garamond"/>
        </w:rPr>
        <w:fldChar w:fldCharType="separate"/>
      </w:r>
      <w:r w:rsidR="00DA2BB5" w:rsidRPr="00BB3A1D">
        <w:rPr>
          <w:rFonts w:ascii="Garamond" w:hAnsi="Garamond"/>
          <w:noProof/>
        </w:rPr>
        <w:t xml:space="preserve">(Dall </w:t>
      </w:r>
      <w:r w:rsidR="00DA2BB5" w:rsidRPr="00BB3A1D">
        <w:rPr>
          <w:rFonts w:ascii="Garamond" w:hAnsi="Garamond"/>
          <w:i/>
          <w:noProof/>
        </w:rPr>
        <w:t>et al.</w:t>
      </w:r>
      <w:r w:rsidR="00DA2BB5" w:rsidRPr="00BB3A1D">
        <w:rPr>
          <w:rFonts w:ascii="Garamond" w:hAnsi="Garamond"/>
          <w:noProof/>
        </w:rPr>
        <w:t xml:space="preserve"> 2004; Sih </w:t>
      </w:r>
      <w:r w:rsidR="00DA2BB5" w:rsidRPr="00BB3A1D">
        <w:rPr>
          <w:rFonts w:ascii="Garamond" w:hAnsi="Garamond"/>
          <w:i/>
          <w:noProof/>
        </w:rPr>
        <w:t>et al.</w:t>
      </w:r>
      <w:r w:rsidR="00DA2BB5" w:rsidRPr="00BB3A1D">
        <w:rPr>
          <w:rFonts w:ascii="Garamond" w:hAnsi="Garamond"/>
          <w:noProof/>
        </w:rPr>
        <w:t xml:space="preserve"> 2004; Réale </w:t>
      </w:r>
      <w:r w:rsidR="00DA2BB5" w:rsidRPr="00BB3A1D">
        <w:rPr>
          <w:rFonts w:ascii="Garamond" w:hAnsi="Garamond"/>
          <w:i/>
          <w:noProof/>
        </w:rPr>
        <w:t>et al.</w:t>
      </w:r>
      <w:r w:rsidR="00DA2BB5" w:rsidRPr="00BB3A1D">
        <w:rPr>
          <w:rFonts w:ascii="Garamond" w:hAnsi="Garamond"/>
          <w:noProof/>
        </w:rPr>
        <w:t xml:space="preserve"> 2007; Schuett </w:t>
      </w:r>
      <w:r w:rsidR="00DA2BB5" w:rsidRPr="00BB3A1D">
        <w:rPr>
          <w:rFonts w:ascii="Garamond" w:hAnsi="Garamond"/>
          <w:i/>
          <w:noProof/>
        </w:rPr>
        <w:t>et al.</w:t>
      </w:r>
      <w:r w:rsidR="00DA2BB5" w:rsidRPr="00BB3A1D">
        <w:rPr>
          <w:rFonts w:ascii="Garamond" w:hAnsi="Garamond"/>
          <w:noProof/>
        </w:rPr>
        <w:t xml:space="preserve"> 2010</w:t>
      </w:r>
      <w:r w:rsidR="00DA2BB5">
        <w:rPr>
          <w:rFonts w:ascii="Garamond" w:hAnsi="Garamond"/>
          <w:noProof/>
        </w:rPr>
        <w:t>; Dingemanse &amp; Wolf 2010</w:t>
      </w:r>
      <w:r w:rsidR="00DA2BB5" w:rsidRPr="00BB3A1D">
        <w:rPr>
          <w:rFonts w:ascii="Garamond" w:hAnsi="Garamond"/>
          <w:noProof/>
        </w:rPr>
        <w:t>)</w:t>
      </w:r>
      <w:r w:rsidR="00DA2BB5">
        <w:rPr>
          <w:rFonts w:ascii="Garamond" w:hAnsi="Garamond"/>
        </w:rPr>
        <w:fldChar w:fldCharType="end"/>
      </w:r>
      <w:r w:rsidR="00DA2BB5">
        <w:rPr>
          <w:rFonts w:ascii="Garamond" w:hAnsi="Garamond"/>
        </w:rPr>
        <w:t>. In all cases we searched for studies that collected data on both males and females so that the sexes could be compared in data collected by the same researchers from the same population using equivalent methods.</w:t>
      </w:r>
      <w:r w:rsidR="00DA2BB5" w:rsidRPr="00B4557F">
        <w:rPr>
          <w:rFonts w:ascii="Garamond" w:hAnsi="Garamond"/>
        </w:rPr>
        <w:t xml:space="preserve"> </w:t>
      </w:r>
      <w:r w:rsidR="00DA2BB5">
        <w:rPr>
          <w:rFonts w:ascii="Garamond" w:hAnsi="Garamond"/>
        </w:rPr>
        <w:t>In total, we</w:t>
      </w:r>
      <w:r w:rsidR="00DA2BB5" w:rsidRPr="00AC6EE2">
        <w:rPr>
          <w:rFonts w:ascii="Garamond" w:hAnsi="Garamond"/>
        </w:rPr>
        <w:t xml:space="preserve"> collected </w:t>
      </w:r>
      <w:r w:rsidR="00DA2BB5">
        <w:rPr>
          <w:rFonts w:ascii="Garamond" w:hAnsi="Garamond"/>
        </w:rPr>
        <w:t>9,698</w:t>
      </w:r>
      <w:r w:rsidR="00DA2BB5" w:rsidRPr="00AC6EE2">
        <w:rPr>
          <w:rFonts w:ascii="Garamond" w:hAnsi="Garamond"/>
        </w:rPr>
        <w:t xml:space="preserve"> </w:t>
      </w:r>
      <w:r w:rsidR="00DA2BB5">
        <w:rPr>
          <w:rFonts w:ascii="Garamond" w:hAnsi="Garamond"/>
        </w:rPr>
        <w:t>records</w:t>
      </w:r>
      <w:r w:rsidR="00DA2BB5" w:rsidRPr="00AC6EE2">
        <w:rPr>
          <w:rFonts w:ascii="Garamond" w:hAnsi="Garamond"/>
        </w:rPr>
        <w:t xml:space="preserve"> from </w:t>
      </w:r>
      <w:r w:rsidR="00DA2BB5">
        <w:rPr>
          <w:rFonts w:ascii="Garamond" w:hAnsi="Garamond"/>
        </w:rPr>
        <w:t>the</w:t>
      </w:r>
      <w:r w:rsidR="00DA2BB5" w:rsidRPr="00AC6EE2">
        <w:rPr>
          <w:rFonts w:ascii="Garamond" w:hAnsi="Garamond"/>
        </w:rPr>
        <w:t xml:space="preserve"> </w:t>
      </w:r>
      <w:r w:rsidR="00DA2BB5" w:rsidRPr="00814634">
        <w:rPr>
          <w:rFonts w:ascii="Garamond" w:hAnsi="Garamond"/>
          <w:i/>
        </w:rPr>
        <w:t>ISI Web of Science</w:t>
      </w:r>
      <w:r w:rsidR="00DA2BB5" w:rsidRPr="00AC6EE2">
        <w:rPr>
          <w:rFonts w:ascii="Garamond" w:hAnsi="Garamond"/>
        </w:rPr>
        <w:t xml:space="preserve"> and </w:t>
      </w:r>
      <w:r w:rsidR="00DA2BB5" w:rsidRPr="00814634">
        <w:rPr>
          <w:rFonts w:ascii="Garamond" w:hAnsi="Garamond"/>
          <w:i/>
        </w:rPr>
        <w:t>SCOPUS</w:t>
      </w:r>
      <w:r w:rsidR="00DA2BB5">
        <w:rPr>
          <w:rFonts w:ascii="Garamond" w:hAnsi="Garamond"/>
        </w:rPr>
        <w:t xml:space="preserve"> </w:t>
      </w:r>
      <w:r w:rsidR="00DA2BB5" w:rsidRPr="00AC6EE2">
        <w:rPr>
          <w:rFonts w:ascii="Garamond" w:hAnsi="Garamond"/>
        </w:rPr>
        <w:t>databases</w:t>
      </w:r>
      <w:r w:rsidR="00DA2BB5">
        <w:rPr>
          <w:rFonts w:ascii="Garamond" w:hAnsi="Garamond"/>
        </w:rPr>
        <w:t xml:space="preserve"> on 11 December 2018.</w:t>
      </w:r>
      <w:r w:rsidR="00DA2BB5" w:rsidRPr="000F05DC">
        <w:rPr>
          <w:rFonts w:ascii="Garamond" w:hAnsi="Garamond"/>
        </w:rPr>
        <w:t xml:space="preserve"> </w:t>
      </w:r>
      <w:r w:rsidR="00DA2BB5">
        <w:rPr>
          <w:rFonts w:ascii="Garamond" w:hAnsi="Garamond"/>
        </w:rPr>
        <w:t xml:space="preserve">The </w:t>
      </w:r>
      <w:r w:rsidR="00DA2BB5" w:rsidRPr="00763764">
        <w:rPr>
          <w:rFonts w:ascii="Garamond" w:hAnsi="Garamond"/>
        </w:rPr>
        <w:t xml:space="preserve">PRISMA </w:t>
      </w:r>
      <w:r w:rsidR="00DA2BB5">
        <w:rPr>
          <w:rFonts w:ascii="Garamond" w:hAnsi="Garamond"/>
        </w:rPr>
        <w:t xml:space="preserve">diagram summarising our search protocol and the number of articles located using each search method is shown </w:t>
      </w:r>
      <w:r w:rsidR="00DA2BB5" w:rsidRPr="00763764">
        <w:rPr>
          <w:rFonts w:ascii="Garamond" w:hAnsi="Garamond"/>
        </w:rPr>
        <w:t>in Fig</w:t>
      </w:r>
      <w:r w:rsidR="00DA2BB5">
        <w:rPr>
          <w:rFonts w:ascii="Garamond" w:hAnsi="Garamond"/>
        </w:rPr>
        <w:t>.</w:t>
      </w:r>
      <w:r w:rsidR="00DA2BB5" w:rsidRPr="00763764">
        <w:rPr>
          <w:rFonts w:ascii="Garamond" w:hAnsi="Garamond"/>
        </w:rPr>
        <w:t xml:space="preserve"> </w:t>
      </w:r>
      <w:r w:rsidR="00DA2BB5">
        <w:rPr>
          <w:rFonts w:ascii="Garamond" w:hAnsi="Garamond"/>
        </w:rPr>
        <w:t>3.</w:t>
      </w:r>
      <w:r>
        <w:rPr>
          <w:rFonts w:ascii="Garamond" w:hAnsi="Garamond"/>
        </w:rPr>
        <w:t xml:space="preserve"> </w:t>
      </w:r>
    </w:p>
    <w:p w14:paraId="1A04E4F5" w14:textId="77777777" w:rsidR="00DA2BB5" w:rsidRDefault="00DA2BB5" w:rsidP="00DA2BB5">
      <w:pPr>
        <w:ind w:firstLine="720"/>
        <w:contextualSpacing/>
        <w:rPr>
          <w:rFonts w:ascii="Garamond" w:hAnsi="Garamond"/>
        </w:rPr>
      </w:pPr>
    </w:p>
    <w:p w14:paraId="48D05243" w14:textId="5FF0449D" w:rsidR="00DA2BB5" w:rsidRPr="003D6309" w:rsidRDefault="00DA2BB5" w:rsidP="00DA2BB5">
      <w:pPr>
        <w:ind w:firstLine="720"/>
        <w:contextualSpacing/>
        <w:rPr>
          <w:rFonts w:ascii="Garamond" w:hAnsi="Garamond"/>
          <w:color w:val="FF0000"/>
        </w:rPr>
      </w:pPr>
      <w:r>
        <w:rPr>
          <w:rFonts w:ascii="Garamond" w:hAnsi="Garamond"/>
        </w:rPr>
        <w:t xml:space="preserve">After removing duplicates, 3,739 articles were available for title and abstract screening by LMH. Of these, 942 were excluded at the title/abstract screening stage because they were: a) </w:t>
      </w:r>
      <w:commentRangeStart w:id="21"/>
      <w:commentRangeStart w:id="22"/>
      <w:r>
        <w:rPr>
          <w:rFonts w:ascii="Garamond" w:hAnsi="Garamond"/>
        </w:rPr>
        <w:t>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w:t>
      </w:r>
      <w:commentRangeEnd w:id="21"/>
      <w:r w:rsidR="00181714">
        <w:rPr>
          <w:rStyle w:val="CommentReference"/>
        </w:rPr>
        <w:commentReference w:id="21"/>
      </w:r>
      <w:commentRangeEnd w:id="22"/>
      <w:r w:rsidR="0018333E">
        <w:rPr>
          <w:rStyle w:val="CommentReference"/>
        </w:rPr>
        <w:commentReference w:id="22"/>
      </w:r>
      <w:r>
        <w:rPr>
          <w:rFonts w:ascii="Garamond" w:hAnsi="Garamond"/>
        </w:rPr>
        <w:t xml:space="preserve">).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r w:rsidR="00181714">
        <w:rPr>
          <w:rFonts w:ascii="Garamond" w:hAnsi="Garamond"/>
        </w:rPr>
        <w:t>,</w:t>
      </w:r>
      <w:r w:rsidRPr="00407717">
        <w:rPr>
          <w:rFonts w:ascii="Garamond" w:hAnsi="Garamond"/>
        </w:rPr>
        <w:t xml:space="preserve"> </w:t>
      </w:r>
      <w:r>
        <w:rPr>
          <w:rFonts w:ascii="Garamond" w:hAnsi="Garamond"/>
        </w:rPr>
        <w:t>variances (i.e. standard error or standard deviation)</w:t>
      </w:r>
      <w:r w:rsidRPr="00407717">
        <w:rPr>
          <w:rFonts w:ascii="Garamond" w:hAnsi="Garamond"/>
        </w:rPr>
        <w:t xml:space="preserve"> </w:t>
      </w:r>
      <w:r w:rsidR="00181714">
        <w:rPr>
          <w:rFonts w:ascii="Garamond" w:hAnsi="Garamond"/>
        </w:rPr>
        <w:t xml:space="preserve">and sample sizes </w:t>
      </w:r>
      <w:r>
        <w:rPr>
          <w:rFonts w:ascii="Garamond" w:hAnsi="Garamond"/>
        </w:rPr>
        <w:t xml:space="preserve">for behavioural measures of personality for both males and females. Raw summary statistics are required to calculate variance-based effect sizes, which also provide greater opportunities to control for sources of non-independence </w:t>
      </w:r>
      <w:r>
        <w:rPr>
          <w:rFonts w:ascii="Garamond" w:eastAsiaTheme="minorEastAsia" w:hAnsi="Garamond"/>
          <w:noProof/>
        </w:rPr>
        <w:fldChar w:fldCharType="begin" w:fldLock="1"/>
      </w:r>
      <w:r>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Pr>
          <w:rFonts w:ascii="Garamond" w:eastAsiaTheme="minorEastAsia" w:hAnsi="Garamond"/>
          <w:noProof/>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 Noble </w:t>
      </w:r>
      <w:r w:rsidRPr="000941A1">
        <w:rPr>
          <w:rFonts w:ascii="Garamond" w:eastAsiaTheme="minorEastAsia" w:hAnsi="Garamond"/>
          <w:i/>
          <w:noProof/>
        </w:rPr>
        <w:t>et al.</w:t>
      </w:r>
      <w:r w:rsidRPr="000941A1">
        <w:rPr>
          <w:rFonts w:ascii="Garamond" w:eastAsiaTheme="minorEastAsia" w:hAnsi="Garamond"/>
          <w:noProof/>
        </w:rPr>
        <w:t xml:space="preserve"> 2017)</w:t>
      </w:r>
      <w:r>
        <w:rPr>
          <w:rFonts w:ascii="Garamond" w:eastAsiaTheme="minorEastAsia" w:hAnsi="Garamond"/>
          <w:noProof/>
        </w:rPr>
        <w:fldChar w:fldCharType="end"/>
      </w:r>
      <w:r w:rsidRPr="00407717">
        <w:rPr>
          <w:rFonts w:ascii="Garamond" w:hAnsi="Garamond"/>
        </w:rPr>
        <w:t>.</w:t>
      </w:r>
      <w:r w:rsidR="00F871B4">
        <w:rPr>
          <w:rFonts w:ascii="Garamond" w:hAnsi="Garamond"/>
        </w:rPr>
        <w:t xml:space="preserve"> </w:t>
      </w:r>
      <w:r>
        <w:rPr>
          <w:rFonts w:ascii="Garamond" w:hAnsi="Garamond"/>
        </w:rPr>
        <w:t xml:space="preserve">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2018a)","manualFormatting":"(see Tarka et al. 2018)","plainTextFormattedCitation":"(Tarka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Pr="000941A1">
        <w:rPr>
          <w:rFonts w:ascii="Garamond" w:hAnsi="Garamond"/>
          <w:noProof/>
        </w:rPr>
        <w:t>(</w:t>
      </w:r>
      <w:r>
        <w:rPr>
          <w:rFonts w:ascii="Garamond" w:hAnsi="Garamond"/>
          <w:noProof/>
        </w:rPr>
        <w:t xml:space="preserve">see </w:t>
      </w:r>
      <w:r w:rsidRPr="000941A1">
        <w:rPr>
          <w:rFonts w:ascii="Garamond" w:hAnsi="Garamond"/>
          <w:noProof/>
        </w:rPr>
        <w:t xml:space="preserve">Tarka </w:t>
      </w:r>
      <w:r w:rsidRPr="000941A1">
        <w:rPr>
          <w:rFonts w:ascii="Garamond" w:hAnsi="Garamond"/>
          <w:i/>
          <w:noProof/>
        </w:rPr>
        <w:t>et al.</w:t>
      </w:r>
      <w:r w:rsidRPr="000941A1">
        <w:rPr>
          <w:rFonts w:ascii="Garamond" w:hAnsi="Garamond"/>
          <w:noProof/>
        </w:rPr>
        <w:t xml:space="preserve"> 2018)</w:t>
      </w:r>
      <w:r>
        <w:rPr>
          <w:rFonts w:ascii="Garamond" w:hAnsi="Garamond"/>
        </w:rPr>
        <w:fldChar w:fldCharType="end"/>
      </w:r>
      <w:r>
        <w:rPr>
          <w:rFonts w:ascii="Garamond" w:hAnsi="Garamond"/>
        </w:rPr>
        <w:t>.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(see</w:t>
      </w:r>
      <w:r w:rsidRPr="00763764">
        <w:rPr>
          <w:rFonts w:ascii="Garamond" w:hAnsi="Garamond"/>
        </w:rPr>
        <w:t xml:space="preserve"> Figure </w:t>
      </w:r>
      <w:r>
        <w:rPr>
          <w:rFonts w:ascii="Garamond" w:hAnsi="Garamond"/>
        </w:rPr>
        <w:t xml:space="preserve">3 and Supplementary Material). </w:t>
      </w:r>
      <w:r w:rsidR="004803F1">
        <w:rPr>
          <w:rFonts w:ascii="Garamond" w:hAnsi="Garamond"/>
        </w:rPr>
        <w:t xml:space="preserve">Recently, there has been a push for much stricter definitions of personalities in animal behaviour studies </w:t>
      </w:r>
      <w:r w:rsidR="004803F1">
        <w:rPr>
          <w:rFonts w:ascii="Garamond" w:hAnsi="Garamond"/>
        </w:rPr>
        <w:fldChar w:fldCharType="begin" w:fldLock="1"/>
      </w:r>
      <w:r w:rsidR="004803F1">
        <w:rPr>
          <w:rFonts w:ascii="Garamond" w:hAnsi="Garamond"/>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syndromes","type":"article-journal","volume":"126"},"uris":["http://www.mendeley.com/documents/?uuid=2201a2f4-2e63-48c5-93b5-5da9c7ce02ce"]}],"mendeley":{"formattedCitation":"(Dingemanse &amp; Wright 2020)","manualFormatting":"(e.g. Dingemanse &amp; Wright 2020)","plainTextFormattedCitation":"(Dingemanse &amp; Wright 2020)"},"properties":{"noteIndex":0},"schema":"https://github.com/citation-style-language/schema/raw/master/csl-citation.json"}</w:instrText>
      </w:r>
      <w:r w:rsidR="004803F1">
        <w:rPr>
          <w:rFonts w:ascii="Garamond" w:hAnsi="Garamond"/>
        </w:rPr>
        <w:fldChar w:fldCharType="separate"/>
      </w:r>
      <w:r w:rsidR="004803F1" w:rsidRPr="004803F1">
        <w:rPr>
          <w:rFonts w:ascii="Garamond" w:hAnsi="Garamond"/>
          <w:noProof/>
        </w:rPr>
        <w:t>(</w:t>
      </w:r>
      <w:r w:rsidR="004803F1">
        <w:rPr>
          <w:rFonts w:ascii="Garamond" w:hAnsi="Garamond"/>
          <w:noProof/>
        </w:rPr>
        <w:t xml:space="preserve">e.g. </w:t>
      </w:r>
      <w:r w:rsidR="004803F1" w:rsidRPr="004803F1">
        <w:rPr>
          <w:rFonts w:ascii="Garamond" w:hAnsi="Garamond"/>
          <w:noProof/>
        </w:rPr>
        <w:t>Dingemanse &amp; Wright 2020)</w:t>
      </w:r>
      <w:r w:rsidR="004803F1">
        <w:rPr>
          <w:rFonts w:ascii="Garamond" w:hAnsi="Garamond"/>
        </w:rPr>
        <w:fldChar w:fldCharType="end"/>
      </w:r>
      <w:r w:rsidR="004803F1">
        <w:rPr>
          <w:rFonts w:ascii="Garamond" w:hAnsi="Garamond"/>
        </w:rPr>
        <w:t>.</w:t>
      </w:r>
      <w:r w:rsidR="004803F1">
        <w:rPr>
          <w:rFonts w:ascii="Garamond" w:hAnsi="Garamond"/>
        </w:rPr>
        <w:t xml:space="preserve"> </w:t>
      </w:r>
      <w:r>
        <w:rPr>
          <w:rFonts w:ascii="Garamond" w:hAnsi="Garamond"/>
        </w:rPr>
        <w:t>By definition, personality traits are repeatable (</w:t>
      </w:r>
      <w:proofErr w:type="spellStart"/>
      <w:r w:rsidRPr="00F37091">
        <w:rPr>
          <w:rFonts w:ascii="Garamond" w:hAnsi="Garamond"/>
        </w:rPr>
        <w:t>Sih</w:t>
      </w:r>
      <w:proofErr w:type="spellEnd"/>
      <w:r w:rsidRPr="00F37091">
        <w:rPr>
          <w:rFonts w:ascii="Garamond" w:hAnsi="Garamond"/>
        </w:rPr>
        <w:t xml:space="preserve"> </w:t>
      </w:r>
      <w:r w:rsidRPr="00F37091">
        <w:rPr>
          <w:rFonts w:ascii="Garamond" w:hAnsi="Garamond"/>
          <w:i/>
        </w:rPr>
        <w:t>et al</w:t>
      </w:r>
      <w:r w:rsidRPr="00F37091">
        <w:rPr>
          <w:rFonts w:ascii="Garamond" w:hAnsi="Garamond"/>
        </w:rPr>
        <w:t>. 2004</w:t>
      </w:r>
      <w:r>
        <w:rPr>
          <w:rFonts w:ascii="Garamond" w:hAnsi="Garamond"/>
        </w:rPr>
        <w:t xml:space="preserve">), but very few of the available studies reported repeatability, or cited previous work that has documented repeatability of the behavioural measure used to quantify personality. </w:t>
      </w:r>
      <w:r w:rsidR="004803F1">
        <w:rPr>
          <w:rFonts w:ascii="Garamond" w:hAnsi="Garamond"/>
        </w:rPr>
        <w:t>As such, many earlier studies</w:t>
      </w:r>
      <w:r>
        <w:rPr>
          <w:rFonts w:ascii="Garamond" w:hAnsi="Garamond"/>
        </w:rPr>
        <w:t xml:space="preserve"> </w:t>
      </w:r>
      <w:r w:rsidR="004803F1">
        <w:rPr>
          <w:rFonts w:ascii="Garamond" w:hAnsi="Garamond"/>
        </w:rPr>
        <w:t xml:space="preserve">of personality-like animal behaviours do not necessarily meet all the criteria, </w:t>
      </w:r>
      <w:r>
        <w:rPr>
          <w:rFonts w:ascii="Garamond" w:hAnsi="Garamond"/>
        </w:rPr>
        <w:t xml:space="preserve">therefore </w:t>
      </w:r>
      <w:r w:rsidR="004803F1">
        <w:rPr>
          <w:rFonts w:ascii="Garamond" w:hAnsi="Garamond"/>
        </w:rPr>
        <w:t xml:space="preserve">we </w:t>
      </w:r>
      <w:r>
        <w:rPr>
          <w:rFonts w:ascii="Garamond" w:hAnsi="Garamond"/>
        </w:rPr>
        <w:t>included behaviours that are commonly described as being indices of animal personality</w:t>
      </w:r>
      <w:r w:rsidR="004803F1">
        <w:rPr>
          <w:rFonts w:ascii="Garamond" w:hAnsi="Garamond"/>
        </w:rPr>
        <w:t>, and</w:t>
      </w:r>
      <w:r>
        <w:rPr>
          <w:rFonts w:ascii="Garamond" w:hAnsi="Garamond"/>
        </w:rPr>
        <w:t xml:space="preserve"> </w:t>
      </w:r>
      <w:r w:rsidR="004803F1">
        <w:rPr>
          <w:rFonts w:ascii="Garamond" w:hAnsi="Garamond"/>
        </w:rPr>
        <w:t>where</w:t>
      </w:r>
      <w:r w:rsidR="00F059B0">
        <w:rPr>
          <w:rFonts w:ascii="Garamond" w:hAnsi="Garamond"/>
        </w:rPr>
        <w:t xml:space="preserve"> the </w:t>
      </w:r>
      <w:commentRangeStart w:id="23"/>
      <w:r w:rsidR="00F059B0">
        <w:rPr>
          <w:rFonts w:ascii="Garamond" w:hAnsi="Garamond"/>
        </w:rPr>
        <w:t xml:space="preserve">authors interpreted behaviours as ‘personalities’ </w:t>
      </w:r>
      <w:commentRangeEnd w:id="23"/>
      <w:r w:rsidR="00F059B0">
        <w:rPr>
          <w:rStyle w:val="CommentReference"/>
        </w:rPr>
        <w:commentReference w:id="23"/>
      </w:r>
      <w:r>
        <w:rPr>
          <w:rFonts w:ascii="Garamond" w:hAnsi="Garamond"/>
        </w:rPr>
        <w:t xml:space="preserve">(see </w:t>
      </w:r>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r>
        <w:rPr>
          <w:rFonts w:ascii="Garamond" w:hAnsi="Garamond"/>
        </w:rPr>
        <w:t>.</w:t>
      </w:r>
      <w:r w:rsidR="00874719">
        <w:rPr>
          <w:rFonts w:ascii="Garamond" w:hAnsi="Garamond"/>
        </w:rPr>
        <w:t xml:space="preserve"> </w:t>
      </w:r>
    </w:p>
    <w:p w14:paraId="7AF0A436" w14:textId="77777777" w:rsidR="00DA2BB5" w:rsidRDefault="00DA2BB5" w:rsidP="00DA2BB5">
      <w:pPr>
        <w:ind w:firstLine="720"/>
        <w:contextualSpacing/>
        <w:rPr>
          <w:rFonts w:ascii="Garamond" w:hAnsi="Garamond"/>
        </w:rPr>
      </w:pPr>
    </w:p>
    <w:p w14:paraId="44032F89" w14:textId="1F776987" w:rsidR="00ED2C8F" w:rsidRDefault="00DA2BB5" w:rsidP="00ED2C8F">
      <w:pPr>
        <w:ind w:firstLine="720"/>
        <w:contextualSpacing/>
        <w:rPr>
          <w:rFonts w:ascii="Garamond" w:hAnsi="Garamond"/>
        </w:rPr>
      </w:pPr>
      <w:r>
        <w:rPr>
          <w:rFonts w:ascii="Garamond" w:hAnsi="Garamond"/>
        </w:rPr>
        <w:lastRenderedPageBreak/>
        <w:t>In total, we identified 21</w:t>
      </w:r>
      <w:r w:rsidR="00745392">
        <w:rPr>
          <w:rFonts w:ascii="Garamond" w:hAnsi="Garamond"/>
        </w:rPr>
        <w:t>0</w:t>
      </w:r>
      <w:r>
        <w:rPr>
          <w:rFonts w:ascii="Garamond" w:hAnsi="Garamond"/>
        </w:rPr>
        <w:t xml:space="preserve"> eligible articles that provided us with suitable data to calculate effect sizes (</w:t>
      </w:r>
      <w:r w:rsidRPr="00763764">
        <w:rPr>
          <w:rFonts w:ascii="Garamond" w:hAnsi="Garamond"/>
        </w:rPr>
        <w:t>Fig</w:t>
      </w:r>
      <w:r w:rsidR="008A1839">
        <w:rPr>
          <w:rFonts w:ascii="Garamond" w:hAnsi="Garamond"/>
        </w:rPr>
        <w:t>ure</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5E13DD">
        <w:rPr>
          <w:rFonts w:ascii="Garamond" w:hAnsi="Garamond"/>
          <w:i/>
          <w:iCs/>
        </w:rPr>
        <w:t>metaDigitise</w:t>
      </w:r>
      <w:proofErr w:type="spellEnd"/>
      <w:r>
        <w:rPr>
          <w:rFonts w:ascii="Garamond" w:hAnsi="Garamond"/>
        </w:rPr>
        <w:t xml:space="preserve"> (v1.0.0, </w:t>
      </w:r>
      <w:r>
        <w:rPr>
          <w:rFonts w:ascii="Garamond" w:hAnsi="Garamond"/>
        </w:rPr>
        <w:fldChar w:fldCharType="begin" w:fldLock="1"/>
      </w:r>
      <w:r>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Pr>
          <w:rFonts w:ascii="Garamond" w:hAnsi="Garamond"/>
        </w:rPr>
        <w:fldChar w:fldCharType="separate"/>
      </w:r>
      <w:r w:rsidRPr="000941A1">
        <w:rPr>
          <w:rFonts w:ascii="Garamond" w:hAnsi="Garamond"/>
          <w:noProof/>
        </w:rPr>
        <w:t xml:space="preserve">Pick </w:t>
      </w:r>
      <w:r w:rsidRPr="000941A1">
        <w:rPr>
          <w:rFonts w:ascii="Garamond" w:hAnsi="Garamond"/>
          <w:i/>
          <w:noProof/>
        </w:rPr>
        <w:t>et al.</w:t>
      </w:r>
      <w:r w:rsidRPr="000941A1">
        <w:rPr>
          <w:rFonts w:ascii="Garamond" w:hAnsi="Garamond"/>
          <w:noProof/>
        </w:rPr>
        <w:t xml:space="preserve"> 2019)</w:t>
      </w:r>
      <w:r>
        <w:rPr>
          <w:rFonts w:ascii="Garamond" w:hAnsi="Garamond"/>
        </w:rPr>
        <w:fldChar w:fldCharType="end"/>
      </w:r>
      <w:r>
        <w:rPr>
          <w:rFonts w:ascii="Garamond" w:hAnsi="Garamond"/>
        </w:rPr>
        <w:t xml:space="preserve"> to extract summary statistics from figures. The location of the data in the original article is provided in our raw data </w:t>
      </w:r>
      <w:r w:rsidR="001F3615">
        <w:rPr>
          <w:rFonts w:ascii="Garamond" w:hAnsi="Garamond"/>
        </w:rPr>
        <w:t xml:space="preserve">files </w:t>
      </w:r>
      <w:r>
        <w:rPr>
          <w:rFonts w:ascii="Garamond" w:hAnsi="Garamond"/>
        </w:rPr>
        <w:t xml:space="preserve">(see Supplementary Material). </w:t>
      </w:r>
    </w:p>
    <w:p w14:paraId="697736E8" w14:textId="0166CA65" w:rsidR="00882A6D" w:rsidRDefault="00882A6D" w:rsidP="00882A6D">
      <w:pPr>
        <w:contextualSpacing/>
        <w:rPr>
          <w:rFonts w:ascii="Garamond" w:hAnsi="Garamond"/>
        </w:rPr>
      </w:pPr>
    </w:p>
    <w:p w14:paraId="5F6F37F1" w14:textId="41FBABE2" w:rsidR="00882A6D" w:rsidRPr="00ED2C8F" w:rsidRDefault="00882A6D" w:rsidP="00882A6D">
      <w:pPr>
        <w:contextualSpacing/>
        <w:rPr>
          <w:rFonts w:ascii="Garamond" w:hAnsi="Garamond"/>
        </w:rPr>
      </w:pPr>
      <w:r>
        <w:rPr>
          <w:rFonts w:ascii="Garamond" w:hAnsi="Garamond"/>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w:t>
      </w:r>
      <w:r w:rsidR="004803F1">
        <w:rPr>
          <w:rFonts w:ascii="Garamond" w:hAnsi="Garamond"/>
        </w:rPr>
        <w:t>5</w:t>
      </w:r>
      <w:r>
        <w:rPr>
          <w:rFonts w:ascii="Garamond" w:hAnsi="Garamond"/>
        </w:rPr>
        <w:t>). As such, we decided to remove these effect sizes, which reduced our final dataset to n=2,167 effect sizes, n=203 studies and n=</w:t>
      </w:r>
      <w:r w:rsidRPr="007E3B63">
        <w:rPr>
          <w:rFonts w:ascii="Garamond" w:hAnsi="Garamond"/>
          <w:color w:val="000000" w:themeColor="text1"/>
        </w:rPr>
        <w:t>2</w:t>
      </w:r>
      <w:r>
        <w:rPr>
          <w:rFonts w:ascii="Garamond" w:hAnsi="Garamond"/>
          <w:color w:val="000000" w:themeColor="text1"/>
        </w:rPr>
        <w:t>26</w:t>
      </w:r>
      <w:r>
        <w:rPr>
          <w:rFonts w:ascii="Garamond" w:hAnsi="Garamond"/>
        </w:rPr>
        <w:t xml:space="preserve"> species.  </w:t>
      </w:r>
    </w:p>
    <w:p w14:paraId="7CDA5226" w14:textId="77777777" w:rsidR="00ED2C8F" w:rsidRDefault="00ED2C8F" w:rsidP="00DA2BB5">
      <w:pPr>
        <w:contextualSpacing/>
        <w:rPr>
          <w:ins w:id="24" w:author="Daniel Noble" w:date="2020-09-05T13:54:00Z"/>
          <w:rFonts w:ascii="Garamond" w:hAnsi="Garamond"/>
        </w:rPr>
      </w:pPr>
    </w:p>
    <w:p w14:paraId="45975B0E" w14:textId="650B4806" w:rsidR="008A389D" w:rsidRDefault="008A389D" w:rsidP="008A389D">
      <w:pPr>
        <w:contextualSpacing/>
        <w:rPr>
          <w:rFonts w:ascii="Garamond" w:eastAsiaTheme="minorEastAsia" w:hAnsi="Garamond"/>
          <w:i/>
          <w:noProof/>
        </w:rPr>
      </w:pPr>
      <w:r>
        <w:rPr>
          <w:rFonts w:ascii="Garamond" w:eastAsiaTheme="minorEastAsia" w:hAnsi="Garamond"/>
          <w:i/>
          <w:noProof/>
        </w:rPr>
        <w:t>Data transformations</w:t>
      </w:r>
    </w:p>
    <w:p w14:paraId="5A8D049F" w14:textId="77777777" w:rsidR="008A389D" w:rsidRPr="002429AC" w:rsidRDefault="008A389D" w:rsidP="008A389D">
      <w:pPr>
        <w:contextualSpacing/>
        <w:rPr>
          <w:rFonts w:ascii="Garamond" w:eastAsiaTheme="minorEastAsia" w:hAnsi="Garamond"/>
          <w:noProof/>
        </w:rPr>
      </w:pPr>
    </w:p>
    <w:p w14:paraId="6EF72E1C" w14:textId="26DA7B2E" w:rsidR="008A389D" w:rsidRDefault="008A389D" w:rsidP="008A389D">
      <w:pPr>
        <w:ind w:firstLine="720"/>
        <w:contextualSpacing/>
        <w:rPr>
          <w:rFonts w:ascii="Garamond" w:eastAsiaTheme="minorEastAsia" w:hAnsi="Garamond"/>
          <w:noProof/>
        </w:rPr>
      </w:pPr>
      <w:r>
        <w:rPr>
          <w:rFonts w:ascii="Garamond" w:eastAsiaTheme="minorEastAsia" w:hAnsi="Garamond"/>
          <w:noProof/>
        </w:rPr>
        <w:t xml:space="preserve">Our dataset contained some means, and associated variances, that needed 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3E19EF" w:rsidRDefault="008A389D" w:rsidP="008A389D">
      <w:pPr>
        <w:contextualSpacing/>
        <w:rPr>
          <w:rFonts w:ascii="Garamond" w:eastAsiaTheme="minorEastAsia" w:hAnsi="Garamond"/>
          <w:noProof/>
          <w:sz w:val="20"/>
          <w:szCs w:val="20"/>
        </w:rPr>
      </w:pPr>
    </w:p>
    <w:p w14:paraId="6D81B49A"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23FA6558" w14:textId="64B5A29E" w:rsidR="008A389D" w:rsidRPr="006C2D94" w:rsidRDefault="008A389D" w:rsidP="008A389D">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1</w:t>
      </w:r>
    </w:p>
    <w:p w14:paraId="580E9BF0"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43811E27" w14:textId="58F58578" w:rsidR="008A389D" w:rsidRPr="006C2D94" w:rsidRDefault="008A389D" w:rsidP="008A389D">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2</w:t>
      </w:r>
    </w:p>
    <w:p w14:paraId="4B6EA173" w14:textId="77777777" w:rsidR="008A389D" w:rsidRDefault="008A389D" w:rsidP="008A389D">
      <w:pPr>
        <w:contextualSpacing/>
        <w:rPr>
          <w:rFonts w:ascii="Garamond" w:hAnsi="Garamond"/>
        </w:rPr>
      </w:pPr>
    </w:p>
    <w:p w14:paraId="6E34861A" w14:textId="1FBFB93F" w:rsidR="008A389D" w:rsidRDefault="008A389D" w:rsidP="008A389D">
      <w:pPr>
        <w:contextualSpacing/>
        <w:rPr>
          <w:rFonts w:ascii="Garamond" w:hAnsi="Garamond"/>
        </w:rPr>
      </w:pPr>
      <w:r>
        <w:rPr>
          <w:rFonts w:ascii="Garamond" w:hAnsi="Garamond"/>
        </w:rPr>
        <w:t xml:space="preserve">Second, some behavioural measures were presented as proportions, which constrains their distribution, so we converted them to </w:t>
      </w:r>
      <w:commentRangeStart w:id="25"/>
      <w:r>
        <w:rPr>
          <w:rFonts w:ascii="Garamond" w:hAnsi="Garamond"/>
        </w:rPr>
        <w:t>the logit scale</w:t>
      </w:r>
      <w:r w:rsidR="0024276A">
        <w:rPr>
          <w:rFonts w:ascii="Garamond" w:hAnsi="Garamond"/>
        </w:rPr>
        <w:t xml:space="preserve">: mean= </w:t>
      </w:r>
      <w:r>
        <w:rPr>
          <w:rFonts w:ascii="Garamond" w:hAnsi="Garamond"/>
        </w:rPr>
        <w:t>log (p/[1-p]</w:t>
      </w:r>
      <w:r w:rsidR="0024276A">
        <w:rPr>
          <w:rFonts w:ascii="Garamond" w:hAnsi="Garamond"/>
        </w:rPr>
        <w:t xml:space="preserve">); </w:t>
      </w:r>
      <w:r w:rsidR="0024276A" w:rsidRPr="0024276A">
        <w:rPr>
          <w:rFonts w:ascii="Garamond" w:hAnsi="Garamond"/>
        </w:rPr>
        <w:t>SD=</w:t>
      </w:r>
      <m:oMath>
        <m:r>
          <w:rPr>
            <w:rFonts w:ascii="Cambria Math" w:hAnsi="Cambria Math"/>
          </w:rPr>
          <m:t>√</m:t>
        </m:r>
        <m:sSup>
          <m:sSupPr>
            <m:ctrlPr>
              <w:rPr>
                <w:rFonts w:ascii="Cambria Math" w:hAnsi="Cambria Math"/>
                <w:i/>
              </w:rPr>
            </m:ctrlPr>
          </m:sSupPr>
          <m:e>
            <m:r>
              <w:rPr>
                <w:rFonts w:ascii="Cambria Math" w:hAnsi="Cambria Math"/>
              </w:rPr>
              <m:t>(SD</m:t>
            </m:r>
          </m:e>
          <m:sup>
            <m:r>
              <w:rPr>
                <w:rFonts w:ascii="Cambria Math" w:hAnsi="Cambria Math"/>
              </w:rPr>
              <m:t>2</m:t>
            </m:r>
          </m:sup>
        </m:sSup>
        <m:r>
          <w:rPr>
            <w:rFonts w:ascii="Cambria Math" w:hAnsi="Cambria Math"/>
          </w:rPr>
          <m:t>)*(1/p)+(1/(1-</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r>
          <w:rPr>
            <w:rFonts w:ascii="Cambria Math" w:hAnsi="Cambria Math"/>
          </w:rPr>
          <m:t>)</m:t>
        </m:r>
      </m:oMath>
      <w:r w:rsidR="0024276A">
        <w:rPr>
          <w:rFonts w:ascii="Garamond" w:hAnsi="Garamond"/>
        </w:rPr>
        <w:t xml:space="preserve"> </w:t>
      </w:r>
      <w:commentRangeEnd w:id="25"/>
      <w:r w:rsidR="00000FCD">
        <w:rPr>
          <w:rStyle w:val="CommentReference"/>
        </w:rPr>
        <w:commentReference w:id="25"/>
      </w:r>
      <w:r>
        <w:rPr>
          <w:rFonts w:ascii="Garamond" w:hAnsi="Garamond"/>
        </w:rPr>
        <w:t>to meet normality assumptions before calculating the relevant effect size. Information on which effect sizes are based on transformed values are provided in our raw data and code supplied in the Supplementary Materials.</w:t>
      </w:r>
    </w:p>
    <w:p w14:paraId="1E3B6FFA" w14:textId="77777777" w:rsidR="008A389D" w:rsidRDefault="008A389D"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77777777"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Hedges’ </w:t>
      </w:r>
      <w:r w:rsidRPr="008F7F1B">
        <w:rPr>
          <w:rFonts w:ascii="Garamond" w:hAnsi="Garamond"/>
          <w:i/>
        </w:rPr>
        <w:t>g</w:t>
      </w:r>
      <w:r>
        <w:rPr>
          <w:rFonts w:ascii="Garamond" w:hAnsi="Garamond"/>
        </w:rPr>
        <w:t xml:space="preserve"> (sample size adjusted standardised mean difference; </w:t>
      </w:r>
      <w:r>
        <w:rPr>
          <w:rFonts w:ascii="Garamond" w:hAnsi="Garamond"/>
        </w:rPr>
        <w:fldChar w:fldCharType="begin" w:fldLock="1"/>
      </w:r>
      <w:r>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Pr>
          <w:rFonts w:ascii="Garamond" w:hAnsi="Garamond"/>
        </w:rPr>
        <w:fldChar w:fldCharType="separate"/>
      </w:r>
      <w:r w:rsidRPr="000941A1">
        <w:rPr>
          <w:rFonts w:ascii="Garamond" w:hAnsi="Garamond"/>
          <w:noProof/>
        </w:rPr>
        <w:t>Hedges &amp; Olkin 1985)</w:t>
      </w:r>
      <w:r>
        <w:rPr>
          <w:rFonts w:ascii="Garamond" w:hAnsi="Garamond"/>
        </w:rPr>
        <w:fldChar w:fldCharType="end"/>
      </w:r>
      <w:r>
        <w:rPr>
          <w:rFonts w:ascii="Garamond" w:hAnsi="Garamond"/>
        </w:rPr>
        <w:t xml:space="preserve"> as follows: </w:t>
      </w:r>
    </w:p>
    <w:p w14:paraId="78E4BDD7" w14:textId="66F31457" w:rsidR="00DA2BB5" w:rsidRPr="00733A60" w:rsidRDefault="00733A60" w:rsidP="00DA2BB5">
      <w:pPr>
        <w:contextualSpacing/>
        <w:jc w:val="center"/>
        <w:rPr>
          <w:rFonts w:ascii="Garamond" w:eastAsiaTheme="minorEastAsia" w:hAnsi="Garamond"/>
          <w:sz w:val="20"/>
          <w:szCs w:val="20"/>
        </w:rPr>
      </w:pPr>
      <m:oMath>
        <m:r>
          <w:rPr>
            <w:rFonts w:ascii="Cambria Math" w:hAnsi="Cambria Math"/>
            <w:sz w:val="20"/>
            <w:szCs w:val="20"/>
          </w:rPr>
          <m:t>g</m:t>
        </m:r>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r>
          <w:rPr>
            <w:rFonts w:ascii="Cambria Math" w:hAnsi="Cambria Math"/>
            <w:sz w:val="20"/>
            <w:szCs w:val="20"/>
          </w:rPr>
          <m:t>J</m:t>
        </m:r>
      </m:oMath>
      <w:r w:rsidR="00DA2BB5" w:rsidRPr="00733A60">
        <w:rPr>
          <w:rFonts w:ascii="Garamond" w:eastAsiaTheme="minorEastAsia" w:hAnsi="Garamond"/>
          <w:sz w:val="20"/>
          <w:szCs w:val="20"/>
        </w:rPr>
        <w:t xml:space="preserve"> ,</w:t>
      </w:r>
    </w:p>
    <w:p w14:paraId="7A53CC8D" w14:textId="357E333C"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 xml:space="preserve">Eq. </w:t>
      </w:r>
      <w:r w:rsidR="00733A60">
        <w:rPr>
          <w:rFonts w:ascii="Garamond" w:eastAsiaTheme="minorEastAsia" w:hAnsi="Garamond"/>
          <w:i/>
          <w:sz w:val="20"/>
          <w:szCs w:val="20"/>
        </w:rPr>
        <w:t>3</w:t>
      </w:r>
    </w:p>
    <w:p w14:paraId="7BDB2957" w14:textId="77777777" w:rsidR="00DA2BB5" w:rsidRPr="006C2D94" w:rsidRDefault="0087532E"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sidR="00DA2BB5">
        <w:rPr>
          <w:rFonts w:ascii="Garamond" w:eastAsiaTheme="minorEastAsia" w:hAnsi="Garamond"/>
          <w:sz w:val="20"/>
          <w:szCs w:val="20"/>
        </w:rPr>
        <w:t xml:space="preserve"> ,</w:t>
      </w:r>
    </w:p>
    <w:p w14:paraId="21CDF302" w14:textId="0C1247A1"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 xml:space="preserve">Eq. </w:t>
      </w:r>
      <w:r w:rsidR="00733A60">
        <w:rPr>
          <w:rFonts w:ascii="Garamond" w:hAnsi="Garamond"/>
          <w:i/>
          <w:sz w:val="20"/>
          <w:szCs w:val="20"/>
        </w:rPr>
        <w:t>4</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m:den>
          </m:f>
        </m:oMath>
      </m:oMathPara>
    </w:p>
    <w:p w14:paraId="1159930B" w14:textId="37BDA6D3" w:rsidR="00DA2BB5" w:rsidRPr="006C2D94"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5</w:t>
      </w:r>
    </w:p>
    <w:p w14:paraId="346ABB4E" w14:textId="34588A92" w:rsidR="00DA2BB5" w:rsidRDefault="00DA2BB5" w:rsidP="00DA2BB5">
      <w:pPr>
        <w:contextualSpacing/>
        <w:rPr>
          <w:rFonts w:ascii="Garamond" w:eastAsiaTheme="minorEastAsia" w:hAnsi="Garamond"/>
        </w:rPr>
      </w:pPr>
      <w:r>
        <w:rPr>
          <w:rFonts w:ascii="Garamond" w:hAnsi="Garamond"/>
        </w:rPr>
        <w:lastRenderedPageBreak/>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4CF808FD" w:rsidR="00DA2BB5" w:rsidRPr="009F7C5C" w:rsidRDefault="0087532E"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g</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r>
            <w:del w:id="26" w:author="Daniel Noble" w:date="2020-09-05T13:46:00Z">
              <w:rPr>
                <w:rFonts w:ascii="Cambria Math" w:eastAsiaTheme="minorEastAsia" w:hAnsi="Cambria Math"/>
                <w:sz w:val="20"/>
                <w:szCs w:val="20"/>
              </w:rPr>
              <m:t>,</m:t>
            </w:del>
          </m:r>
        </m:oMath>
      </m:oMathPara>
    </w:p>
    <w:p w14:paraId="2ECAE7F9" w14:textId="6E17CDCB" w:rsidR="00DA2BB5"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6</w:t>
      </w:r>
    </w:p>
    <w:p w14:paraId="5136F87B" w14:textId="63B6CC21" w:rsidR="00DA2BB5" w:rsidRDefault="00DA2BB5" w:rsidP="00DA2BB5">
      <w:pPr>
        <w:contextualSpacing/>
        <w:jc w:val="right"/>
        <w:rPr>
          <w:rFonts w:ascii="Garamond" w:hAnsi="Garamond"/>
          <w:i/>
          <w:sz w:val="20"/>
          <w:szCs w:val="20"/>
        </w:rPr>
      </w:pPr>
    </w:p>
    <w:p w14:paraId="44E75968" w14:textId="77777777" w:rsidR="00DA2BB5" w:rsidRDefault="00DA2BB5" w:rsidP="00DA2BB5">
      <w:pPr>
        <w:contextualSpacing/>
        <w:jc w:val="right"/>
        <w:rPr>
          <w:rFonts w:ascii="Garamond" w:hAnsi="Garamond"/>
          <w:i/>
          <w:sz w:val="20"/>
          <w:szCs w:val="20"/>
        </w:rPr>
      </w:pPr>
    </w:p>
    <w:p w14:paraId="7A5DB2A2" w14:textId="4A40AD0D"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some behavioural measures were based on ranks or scores. As such, response ratios could not be calculated because score and rank data are not bound to zero </w:t>
      </w:r>
      <w:r>
        <w:rPr>
          <w:rFonts w:ascii="Garamond" w:eastAsiaTheme="minorEastAsia" w:hAnsi="Garamond"/>
        </w:rPr>
        <w:fldChar w:fldCharType="begin" w:fldLock="1"/>
      </w:r>
      <w:r>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Pr>
          <w:rFonts w:ascii="Garamond" w:eastAsiaTheme="minorEastAsia" w:hAnsi="Garamond"/>
        </w:rPr>
        <w:fldChar w:fldCharType="separate"/>
      </w:r>
      <w:r w:rsidRPr="00976782">
        <w:rPr>
          <w:rFonts w:ascii="Garamond" w:eastAsiaTheme="minorEastAsia" w:hAnsi="Garamond"/>
          <w:noProof/>
        </w:rPr>
        <w:t xml:space="preserve">(Houle </w:t>
      </w:r>
      <w:r w:rsidRPr="00976782">
        <w:rPr>
          <w:rFonts w:ascii="Garamond" w:eastAsiaTheme="minorEastAsia" w:hAnsi="Garamond"/>
          <w:i/>
          <w:noProof/>
        </w:rPr>
        <w:t>et al.</w:t>
      </w:r>
      <w:r w:rsidRPr="00976782">
        <w:rPr>
          <w:rFonts w:ascii="Garamond" w:eastAsiaTheme="minorEastAsia" w:hAnsi="Garamond"/>
          <w:noProof/>
        </w:rPr>
        <w:t xml:space="preserve"> 2011; Nakagawa </w:t>
      </w:r>
      <w:r w:rsidRPr="00976782">
        <w:rPr>
          <w:rFonts w:ascii="Garamond" w:eastAsiaTheme="minorEastAsia" w:hAnsi="Garamond"/>
          <w:i/>
          <w:noProof/>
        </w:rPr>
        <w:t>et al.</w:t>
      </w:r>
      <w:r w:rsidRPr="00976782">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or ‘time to resume a behaviour’ following a simulated predator approach. Here a bolder individual is therefore indic</w:t>
      </w:r>
      <w:r w:rsidR="00202F38">
        <w:rPr>
          <w:rFonts w:ascii="Garamond" w:eastAsiaTheme="minorEastAsia" w:hAnsi="Garamond"/>
        </w:rPr>
        <w:t>a</w:t>
      </w:r>
      <w:r>
        <w:rPr>
          <w:rFonts w:ascii="Garamond" w:eastAsiaTheme="minorEastAsia" w:hAnsi="Garamond"/>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1EFBF311"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used the log coefficient of variation (</w:t>
      </w:r>
      <w:proofErr w:type="spellStart"/>
      <w:r>
        <w:rPr>
          <w:rFonts w:ascii="Garamond" w:eastAsiaTheme="minorEastAsia" w:hAnsi="Garamond"/>
        </w:rPr>
        <w:t>lnCVR</w:t>
      </w:r>
      <w:proofErr w:type="spellEnd"/>
      <w:r>
        <w:rPr>
          <w:rFonts w:ascii="Garamond" w:eastAsiaTheme="minorEastAsia" w:hAnsi="Garamond"/>
        </w:rPr>
        <w:t xml:space="preserve">) </w:t>
      </w:r>
      <w:r>
        <w:rPr>
          <w:rFonts w:ascii="Garamond" w:eastAsiaTheme="minorEastAsia" w:hAnsi="Garamond"/>
        </w:rPr>
        <w:fldChar w:fldCharType="begin" w:fldLock="1"/>
      </w:r>
      <w:r>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Pr>
          <w:rFonts w:ascii="Garamond" w:eastAsiaTheme="minorEastAsia" w:hAnsi="Garamond"/>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noProof/>
        </w:rPr>
        <w:t xml:space="preserve">. </w:t>
      </w:r>
      <w:r w:rsidR="009A0817">
        <w:rPr>
          <w:rFonts w:ascii="Garamond" w:eastAsiaTheme="minorEastAsia" w:hAnsi="Garamond"/>
        </w:rPr>
        <w:t>In our data set there was a strong, positive relationship between the mean and variance in personality measurements (</w:t>
      </w:r>
      <w:r w:rsidR="009A0817" w:rsidRPr="001E52B7">
        <w:rPr>
          <w:rFonts w:ascii="Garamond" w:eastAsiaTheme="minorEastAsia" w:hAnsi="Garamond"/>
        </w:rPr>
        <w:t xml:space="preserve">males: </w:t>
      </w:r>
      <w:r w:rsidR="009A0817" w:rsidRPr="001E52B7">
        <w:rPr>
          <w:rFonts w:ascii="Garamond" w:eastAsiaTheme="minorEastAsia" w:hAnsi="Garamond"/>
          <w:i/>
          <w:iCs/>
        </w:rPr>
        <w:t xml:space="preserve">r </w:t>
      </w:r>
      <w:r w:rsidR="009A0817" w:rsidRPr="001E52B7">
        <w:rPr>
          <w:rFonts w:ascii="Garamond" w:eastAsiaTheme="minorEastAsia" w:hAnsi="Garamond"/>
        </w:rPr>
        <w:t>=0.</w:t>
      </w:r>
      <w:r w:rsidR="009A0817">
        <w:rPr>
          <w:rFonts w:ascii="Garamond" w:eastAsiaTheme="minorEastAsia" w:hAnsi="Garamond"/>
        </w:rPr>
        <w:t>90</w:t>
      </w:r>
      <w:r w:rsidR="009A0817" w:rsidRPr="001E52B7">
        <w:rPr>
          <w:rFonts w:ascii="Garamond" w:eastAsiaTheme="minorEastAsia" w:hAnsi="Garamond"/>
        </w:rPr>
        <w:t xml:space="preserve">; females: </w:t>
      </w:r>
      <w:r w:rsidR="009A0817" w:rsidRPr="001E52B7">
        <w:rPr>
          <w:rFonts w:ascii="Garamond" w:eastAsiaTheme="minorEastAsia" w:hAnsi="Garamond"/>
          <w:i/>
          <w:iCs/>
        </w:rPr>
        <w:t>r</w:t>
      </w:r>
      <w:r w:rsidR="009A0817" w:rsidRPr="001E52B7">
        <w:rPr>
          <w:rFonts w:ascii="Garamond" w:eastAsiaTheme="minorEastAsia" w:hAnsi="Garamond"/>
        </w:rPr>
        <w:t xml:space="preserve"> =0.</w:t>
      </w:r>
      <w:r w:rsidR="009A0817">
        <w:rPr>
          <w:rFonts w:ascii="Garamond" w:eastAsiaTheme="minorEastAsia" w:hAnsi="Garamond"/>
        </w:rPr>
        <w:t xml:space="preserve">91). As such, using </w:t>
      </w:r>
      <w:proofErr w:type="spellStart"/>
      <w:r w:rsidR="009A0817">
        <w:rPr>
          <w:rFonts w:ascii="Garamond" w:eastAsiaTheme="minorEastAsia" w:hAnsi="Garamond"/>
        </w:rPr>
        <w:t>lnCVR</w:t>
      </w:r>
      <w:proofErr w:type="spellEnd"/>
      <w:r>
        <w:rPr>
          <w:rFonts w:ascii="Garamond" w:eastAsiaTheme="minorEastAsia" w:hAnsi="Garamond"/>
        </w:rPr>
        <w:t xml:space="preserve"> control</w:t>
      </w:r>
      <w:r w:rsidR="009A0817">
        <w:rPr>
          <w:rFonts w:ascii="Garamond" w:eastAsiaTheme="minorEastAsia" w:hAnsi="Garamond"/>
        </w:rPr>
        <w:t>led</w:t>
      </w:r>
      <w:r>
        <w:rPr>
          <w:rFonts w:ascii="Garamond" w:eastAsiaTheme="minorEastAsia" w:hAnsi="Garamond"/>
        </w:rPr>
        <w:t xml:space="preserve"> for mean-variance relationships and </w:t>
      </w:r>
      <w:r w:rsidR="009A0817">
        <w:rPr>
          <w:rFonts w:ascii="Garamond" w:eastAsiaTheme="minorEastAsia" w:hAnsi="Garamond"/>
        </w:rPr>
        <w:t xml:space="preserve">allowed us to </w:t>
      </w:r>
      <w:r>
        <w:rPr>
          <w:rFonts w:ascii="Garamond" w:eastAsiaTheme="minorEastAsia" w:hAnsi="Garamond"/>
        </w:rPr>
        <w:t>quantify sex difference</w:t>
      </w:r>
      <w:r w:rsidR="009A0817">
        <w:rPr>
          <w:rFonts w:ascii="Garamond" w:eastAsiaTheme="minorEastAsia" w:hAnsi="Garamond"/>
        </w:rPr>
        <w:t>s</w:t>
      </w:r>
      <w:r>
        <w:rPr>
          <w:rFonts w:ascii="Garamond" w:eastAsiaTheme="minorEastAsia" w:hAnsi="Garamond"/>
        </w:rPr>
        <w:t xml:space="preserve"> in variances independent of the </w:t>
      </w:r>
      <w:r w:rsidR="003F4313">
        <w:rPr>
          <w:rFonts w:ascii="Garamond" w:eastAsiaTheme="minorEastAsia" w:hAnsi="Garamond"/>
        </w:rPr>
        <w:fldChar w:fldCharType="begin" w:fldLock="1"/>
      </w:r>
      <w:r w:rsidR="00D566E6">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ratio","type":"article-journal","volume":"11"},"uris":["http://www.mendeley.com/documents/?uuid=71da5bcc-dfdf-4210-bb19-ae38901e70a4"]}],"mendeley":{"formattedCitation":"(Nakagawa &lt;i&gt;et al.&lt;/i&gt; 2015; Senior &lt;i&gt;et al.&lt;/i&gt; 2020)","plainTextFormattedCitation":"(Nakagawa et al. 2015; Senior et al. 2020)","previouslyFormattedCitation":"(Nakagawa &lt;i&gt;et al.&lt;/i&gt; 2015; Senior &lt;i&gt;et al.&lt;/i&gt; 2020)"},"properties":{"noteIndex":0},"schema":"https://github.com/citation-style-language/schema/raw/master/csl-citation.json"}</w:instrText>
      </w:r>
      <w:r w:rsidR="003F4313">
        <w:rPr>
          <w:rFonts w:ascii="Garamond" w:eastAsiaTheme="minorEastAsia" w:hAnsi="Garamond"/>
        </w:rPr>
        <w:fldChar w:fldCharType="separate"/>
      </w:r>
      <w:r w:rsidR="003F4313" w:rsidRPr="003F4313">
        <w:rPr>
          <w:rFonts w:ascii="Garamond" w:eastAsiaTheme="minorEastAsia" w:hAnsi="Garamond"/>
          <w:noProof/>
        </w:rPr>
        <w:t xml:space="preserve">(Nakagawa </w:t>
      </w:r>
      <w:r w:rsidR="003F4313" w:rsidRPr="003F4313">
        <w:rPr>
          <w:rFonts w:ascii="Garamond" w:eastAsiaTheme="minorEastAsia" w:hAnsi="Garamond"/>
          <w:i/>
          <w:noProof/>
        </w:rPr>
        <w:t>et al.</w:t>
      </w:r>
      <w:r w:rsidR="003F4313" w:rsidRPr="003F4313">
        <w:rPr>
          <w:rFonts w:ascii="Garamond" w:eastAsiaTheme="minorEastAsia" w:hAnsi="Garamond"/>
          <w:noProof/>
        </w:rPr>
        <w:t xml:space="preserve"> 2015; Senior </w:t>
      </w:r>
      <w:r w:rsidR="003F4313" w:rsidRPr="003F4313">
        <w:rPr>
          <w:rFonts w:ascii="Garamond" w:eastAsiaTheme="minorEastAsia" w:hAnsi="Garamond"/>
          <w:i/>
          <w:noProof/>
        </w:rPr>
        <w:t>et al.</w:t>
      </w:r>
      <w:r w:rsidR="003F4313" w:rsidRPr="003F4313">
        <w:rPr>
          <w:rFonts w:ascii="Garamond" w:eastAsiaTheme="minorEastAsia" w:hAnsi="Garamond"/>
          <w:noProof/>
        </w:rPr>
        <w:t xml:space="preserve"> 2020)</w:t>
      </w:r>
      <w:r w:rsidR="003F4313">
        <w:rPr>
          <w:rFonts w:ascii="Garamond" w:eastAsiaTheme="minorEastAsia" w:hAnsi="Garamond"/>
        </w:rPr>
        <w:fldChar w:fldCharType="end"/>
      </w:r>
      <w:r w:rsidRPr="003F4313">
        <w:rPr>
          <w:rFonts w:ascii="Garamond" w:eastAsiaTheme="minorEastAsia" w:hAnsi="Garamond"/>
        </w:rPr>
        <w:t>.</w:t>
      </w:r>
      <w:r>
        <w:rPr>
          <w:rFonts w:ascii="Garamond" w:eastAsiaTheme="minorEastAsia" w:hAnsi="Garamond"/>
        </w:rPr>
        <w:t xml:space="preserve"> We </w:t>
      </w:r>
      <w:r>
        <w:rPr>
          <w:rFonts w:ascii="Garamond" w:eastAsiaTheme="minorEastAsia" w:hAnsi="Garamond"/>
          <w:noProof/>
        </w:rPr>
        <w:t>calculated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 follows: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0E930FB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733A60">
        <w:rPr>
          <w:rFonts w:ascii="Garamond" w:eastAsiaTheme="minorEastAsia" w:hAnsi="Garamond"/>
          <w:i/>
          <w:sz w:val="20"/>
          <w:szCs w:val="20"/>
        </w:rPr>
        <w:t>7</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87532E"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DA2BB5">
        <w:rPr>
          <w:rFonts w:ascii="Garamond" w:eastAsiaTheme="minorEastAsia" w:hAnsi="Garamond"/>
          <w:sz w:val="20"/>
          <w:szCs w:val="20"/>
        </w:rPr>
        <w:t xml:space="preserve">   </w:t>
      </w:r>
    </w:p>
    <w:p w14:paraId="04A8E829" w14:textId="61988E5E"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733A60">
        <w:rPr>
          <w:rFonts w:ascii="Garamond" w:eastAsiaTheme="minorEastAsia" w:hAnsi="Garamond"/>
          <w:i/>
          <w:sz w:val="20"/>
          <w:szCs w:val="20"/>
        </w:rPr>
        <w:t>8</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647F115B" w14:textId="6EDF60BF" w:rsidR="00DA2BB5" w:rsidRPr="00733A60"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proofErr w:type="spellStart"/>
      <w:r w:rsidRPr="006F48F9">
        <w:rPr>
          <w:rFonts w:ascii="Garamond" w:eastAsiaTheme="minorEastAsia" w:hAnsi="Garamond"/>
        </w:rPr>
        <w:t>l</w:t>
      </w:r>
      <w:r w:rsidRPr="00561A2D">
        <w:rPr>
          <w:rFonts w:ascii="Garamond" w:eastAsiaTheme="minorEastAsia" w:hAnsi="Garamond"/>
        </w:rPr>
        <w:t>nCVR</w:t>
      </w:r>
      <w:proofErr w:type="spellEnd"/>
      <w:r>
        <w:rPr>
          <w:rFonts w:ascii="Garamond" w:eastAsiaTheme="minorEastAsia" w:hAnsi="Garamond"/>
        </w:rPr>
        <w:t xml:space="preserve"> indicates that males are variable than females.</w:t>
      </w:r>
    </w:p>
    <w:p w14:paraId="271526A1" w14:textId="77777777" w:rsidR="000B5B0D" w:rsidRDefault="000B5B0D" w:rsidP="00DA2BB5">
      <w:pPr>
        <w:contextualSpacing/>
        <w:rPr>
          <w:rFonts w:ascii="Garamond" w:hAnsi="Garamond"/>
          <w:i/>
          <w:iCs/>
        </w:rPr>
      </w:pPr>
    </w:p>
    <w:p w14:paraId="79C9AE05" w14:textId="5146E03B"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3EB43BAE"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00B33FA9" w:rsidRPr="00B33FA9">
        <w:rPr>
          <w:rFonts w:ascii="Garamond" w:hAnsi="Garamond"/>
          <w:noProof/>
        </w:rPr>
        <w:t xml:space="preserve">(Tarka </w:t>
      </w:r>
      <w:r w:rsidR="00B33FA9" w:rsidRPr="00B33FA9">
        <w:rPr>
          <w:rFonts w:ascii="Garamond" w:hAnsi="Garamond"/>
          <w:i/>
          <w:noProof/>
        </w:rPr>
        <w:t>et al.</w:t>
      </w:r>
      <w:r w:rsidR="00B33FA9" w:rsidRPr="00B33FA9">
        <w:rPr>
          <w:rFonts w:ascii="Garamond" w:hAnsi="Garamond"/>
          <w:noProof/>
        </w:rPr>
        <w:t xml:space="preserve"> 2018a)</w:t>
      </w:r>
      <w:r>
        <w:rPr>
          <w:rFonts w:ascii="Garamond" w:hAnsi="Garamond"/>
        </w:rPr>
        <w:fldChar w:fldCharType="end"/>
      </w:r>
      <w:r>
        <w:rPr>
          <w:rFonts w:ascii="Garamond" w:hAnsi="Garamond"/>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(e.g. primates: </w:t>
      </w:r>
      <w:r>
        <w:rPr>
          <w:rFonts w:ascii="Garamond" w:hAnsi="Garamond"/>
        </w:rPr>
        <w:fldChar w:fldCharType="begin" w:fldLock="1"/>
      </w:r>
      <w:r>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primates","type":"article-journal","volume":"50"},"uris":["http://www.mendeley.com/documents/?uuid=961a2a0b-7ee9-4034-8810-0221e9bb7d30"]}],"mendeley":{"formattedCitation":"(Cassini 2020; Horne &lt;i&gt;et al.&lt;/i&gt; 2020)","manualFormatting":"Cassini 2020; fish: Horne et al. 2020)","plainTextFormattedCitation":"(Cassini 2020; Horne et al. 2020)","previouslyFormattedCitation":"(Cassini 2020; Horne &lt;i&gt;et al.&lt;/i&gt; 2020)"},"properties":{"noteIndex":0},"schema":"https://github.com/citation-style-language/schema/raw/master/csl-citation.json"}</w:instrText>
      </w:r>
      <w:r>
        <w:rPr>
          <w:rFonts w:ascii="Garamond" w:hAnsi="Garamond"/>
        </w:rPr>
        <w:fldChar w:fldCharType="separate"/>
      </w:r>
      <w:r w:rsidRPr="00762DCB">
        <w:rPr>
          <w:rFonts w:ascii="Garamond" w:hAnsi="Garamond"/>
          <w:noProof/>
        </w:rPr>
        <w:t xml:space="preserve">Cassini 2020; </w:t>
      </w:r>
      <w:r>
        <w:rPr>
          <w:rFonts w:ascii="Garamond" w:hAnsi="Garamond"/>
          <w:noProof/>
        </w:rPr>
        <w:t xml:space="preserve">fish: </w:t>
      </w:r>
      <w:r w:rsidRPr="00762DCB">
        <w:rPr>
          <w:rFonts w:ascii="Garamond" w:hAnsi="Garamond"/>
          <w:noProof/>
        </w:rPr>
        <w:t xml:space="preserve">Horne </w:t>
      </w:r>
      <w:r w:rsidRPr="00762DCB">
        <w:rPr>
          <w:rFonts w:ascii="Garamond" w:hAnsi="Garamond"/>
          <w:i/>
          <w:noProof/>
        </w:rPr>
        <w:t>et al.</w:t>
      </w:r>
      <w:r w:rsidRPr="00762DCB">
        <w:rPr>
          <w:rFonts w:ascii="Garamond" w:hAnsi="Garamond"/>
          <w:noProof/>
        </w:rPr>
        <w:t xml:space="preserve"> 2020)</w:t>
      </w:r>
      <w:r>
        <w:rPr>
          <w:rFonts w:ascii="Garamond" w:hAnsi="Garamond"/>
        </w:rPr>
        <w:fldChar w:fldCharType="end"/>
      </w:r>
      <w:r>
        <w:rPr>
          <w:rFonts w:ascii="Garamond" w:hAnsi="Garamond"/>
        </w:rPr>
        <w:t>. We calculated SSD as the ratio of male to female mean body length, mass or the size of another focal</w:t>
      </w:r>
      <w:r w:rsidR="003A1B80">
        <w:rPr>
          <w:rFonts w:ascii="Garamond" w:hAnsi="Garamond"/>
        </w:rPr>
        <w:t>, dimorphic</w:t>
      </w:r>
      <w:r>
        <w:rPr>
          <w:rFonts w:ascii="Garamond" w:hAnsi="Garamond"/>
        </w:rPr>
        <w:t xml:space="preserve"> trait (e.g. wing length</w:t>
      </w:r>
      <w:r w:rsidR="000C1902">
        <w:rPr>
          <w:rFonts w:ascii="Garamond" w:hAnsi="Garamond"/>
        </w:rPr>
        <w:t>) using</w:t>
      </w:r>
      <w:r>
        <w:rPr>
          <w:rFonts w:ascii="Garamond" w:hAnsi="Garamond"/>
        </w:rPr>
        <w:t xml:space="preserve"> the following index of SSD </w:t>
      </w:r>
      <w:r>
        <w:rPr>
          <w:rFonts w:ascii="Garamond" w:hAnsi="Garamond"/>
        </w:rPr>
        <w:fldChar w:fldCharType="begin" w:fldLock="1"/>
      </w:r>
      <w:r>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Pr>
          <w:rFonts w:ascii="Garamond" w:hAnsi="Garamond"/>
        </w:rPr>
        <w:fldChar w:fldCharType="separate"/>
      </w:r>
      <w:r w:rsidRPr="000941A1">
        <w:rPr>
          <w:rFonts w:ascii="Garamond" w:hAnsi="Garamond"/>
          <w:noProof/>
        </w:rPr>
        <w:t>(Lovich &amp; Gibbons 1992)</w:t>
      </w:r>
      <w:r>
        <w:rPr>
          <w:rFonts w:ascii="Garamond" w:hAnsi="Garamond"/>
        </w:rPr>
        <w:fldChar w:fldCharType="end"/>
      </w:r>
      <w:r>
        <w:rPr>
          <w:rFonts w:ascii="Garamond" w:hAnsi="Garamond"/>
        </w:rPr>
        <w:t>:</w:t>
      </w:r>
    </w:p>
    <w:p w14:paraId="084174AF" w14:textId="77777777" w:rsidR="00DA2BB5" w:rsidRDefault="00DA2BB5" w:rsidP="00DA2BB5">
      <w:pPr>
        <w:contextualSpacing/>
        <w:rPr>
          <w:rFonts w:ascii="Garamond" w:hAnsi="Garamond"/>
        </w:rPr>
      </w:pPr>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0E0CCA75"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87532E">
        <w:rPr>
          <w:rFonts w:ascii="Garamond" w:hAnsi="Garamond"/>
          <w:i/>
          <w:sz w:val="20"/>
        </w:rPr>
        <w:t>9</w:t>
      </w:r>
    </w:p>
    <w:p w14:paraId="3B25047B" w14:textId="77777777" w:rsidR="00DA2BB5" w:rsidRPr="006C2D94" w:rsidRDefault="00DA2BB5" w:rsidP="00DA2BB5">
      <w:pPr>
        <w:contextualSpacing/>
        <w:rPr>
          <w:rFonts w:ascii="Garamond" w:hAnsi="Garamond"/>
          <w:i/>
        </w:rPr>
      </w:pPr>
    </w:p>
    <w:p w14:paraId="15358848" w14:textId="403C24A9" w:rsidR="003A1B80"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 xml:space="preserve">CRC Handbook of Avian Body Masses </w:t>
      </w:r>
      <w:r>
        <w:rPr>
          <w:rFonts w:ascii="Garamond" w:hAnsi="Garamond"/>
        </w:rPr>
        <w:fldChar w:fldCharType="begin" w:fldLock="1"/>
      </w:r>
      <w:r w:rsidR="00B33FA9">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2007)","previouslyFormattedCitation":"(Dunning Jr 2007)"},"properties":{"noteIndex":0},"schema":"https://github.com/citation-style-language/schema/raw/master/csl-citation.json"}</w:instrText>
      </w:r>
      <w:r>
        <w:rPr>
          <w:rFonts w:ascii="Garamond" w:hAnsi="Garamond"/>
        </w:rPr>
        <w:fldChar w:fldCharType="separate"/>
      </w:r>
      <w:r w:rsidRPr="00403EE0">
        <w:rPr>
          <w:rFonts w:ascii="Garamond" w:hAnsi="Garamond"/>
          <w:noProof/>
        </w:rPr>
        <w:t>(Dunning Jr 2007)</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We then used data from located studies to calculate the SSD index. </w:t>
      </w:r>
    </w:p>
    <w:p w14:paraId="69C294FE" w14:textId="77777777" w:rsidR="003A1B80" w:rsidRDefault="003A1B80" w:rsidP="00DA2BB5">
      <w:pPr>
        <w:rPr>
          <w:rFonts w:ascii="Garamond" w:hAnsi="Garamond"/>
        </w:rPr>
      </w:pPr>
    </w:p>
    <w:p w14:paraId="3D795C10" w14:textId="4071D343" w:rsidR="00DA2BB5" w:rsidRPr="00523C36" w:rsidRDefault="000644B8" w:rsidP="003A1B80">
      <w:pPr>
        <w:rPr>
          <w:rFonts w:ascii="Times New Roman" w:eastAsia="Times New Roman" w:hAnsi="Times New Roman" w:cs="Times New Roman"/>
        </w:rPr>
      </w:pPr>
      <w:r>
        <w:rPr>
          <w:rFonts w:ascii="Garamond" w:hAnsi="Garamond"/>
        </w:rPr>
        <w:t xml:space="preserve">Second, we also quantified mating system (“monogamous” or “multiple mating”). Where included studies did not report mating system,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“mating system”. </w:t>
      </w:r>
      <w:r w:rsidR="00DA2BB5">
        <w:rPr>
          <w:rFonts w:ascii="Garamond" w:hAnsi="Garamond"/>
        </w:rPr>
        <w:t>The location of data collected for SSD index</w:t>
      </w:r>
      <w:r>
        <w:rPr>
          <w:rFonts w:ascii="Garamond" w:hAnsi="Garamond"/>
        </w:rPr>
        <w:t xml:space="preserve"> and mating system</w:t>
      </w:r>
      <w:r w:rsidR="00DA2BB5">
        <w:rPr>
          <w:rFonts w:ascii="Garamond" w:hAnsi="Garamond"/>
        </w:rPr>
        <w:t xml:space="preserve"> </w:t>
      </w:r>
      <w:r>
        <w:rPr>
          <w:rFonts w:ascii="Garamond" w:hAnsi="Garamond"/>
        </w:rPr>
        <w:t>are</w:t>
      </w:r>
      <w:r w:rsidR="00DA2BB5">
        <w:rPr>
          <w:rFonts w:ascii="Garamond" w:hAnsi="Garamond"/>
        </w:rPr>
        <w:t xml:space="preserve"> provided in the Supplementary Material. </w:t>
      </w:r>
    </w:p>
    <w:p w14:paraId="73CDA175" w14:textId="77777777" w:rsidR="00DA2BB5" w:rsidRDefault="00DA2BB5" w:rsidP="00DA2BB5">
      <w:pPr>
        <w:contextualSpacing/>
        <w:rPr>
          <w:rFonts w:ascii="Garamond" w:hAnsi="Garamond"/>
        </w:rPr>
      </w:pPr>
    </w:p>
    <w:p w14:paraId="32B808EE" w14:textId="348047D3"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F02F7D">
        <w:rPr>
          <w:rFonts w:ascii="Garamond" w:hAnsi="Garamond"/>
          <w:color w:val="000000" w:themeColor="text1"/>
        </w:rPr>
        <w:t>Supplementary Tables S</w:t>
      </w:r>
      <w:r w:rsidR="004803F1">
        <w:rPr>
          <w:rFonts w:ascii="Garamond" w:hAnsi="Garamond"/>
          <w:color w:val="000000" w:themeColor="text1"/>
        </w:rPr>
        <w:t>9</w:t>
      </w:r>
      <w:r w:rsidRPr="00F02F7D">
        <w:rPr>
          <w:rFonts w:ascii="Garamond" w:hAnsi="Garamond"/>
          <w:color w:val="000000" w:themeColor="text1"/>
        </w:rPr>
        <w:t>-S1</w:t>
      </w:r>
      <w:r w:rsidR="004803F1">
        <w:rPr>
          <w:rFonts w:ascii="Garamond" w:hAnsi="Garamond"/>
          <w:color w:val="000000" w:themeColor="text1"/>
        </w:rPr>
        <w:t>3</w:t>
      </w:r>
      <w:r>
        <w:rPr>
          <w:rFonts w:ascii="Garamond" w:hAnsi="Garamond"/>
        </w:rPr>
        <w:t>, but these should be treated as strictly exploratory analyses.</w:t>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441BBDBB"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 models (</w:t>
      </w:r>
      <w:r w:rsidR="00142E4A">
        <w:rPr>
          <w:rFonts w:ascii="Garamond" w:hAnsi="Garamond"/>
        </w:rPr>
        <w:t>intercept only models that consider</w:t>
      </w:r>
      <w:r>
        <w:rPr>
          <w:rFonts w:ascii="Garamond" w:hAnsi="Garamond"/>
        </w:rPr>
        <w:t xml:space="preserve"> random effects) and then ran multi-level meta-regression (MLMR) models (including fixed effect moderators) in R (version 3.5.1, </w:t>
      </w:r>
      <w:r w:rsidRPr="000941A1">
        <w:rPr>
          <w:rFonts w:ascii="Garamond" w:hAnsi="Garamond"/>
          <w:iCs/>
          <w:noProof/>
        </w:rPr>
        <w:t>R Core Team 201</w:t>
      </w:r>
      <w:r>
        <w:rPr>
          <w:rFonts w:ascii="Garamond" w:hAnsi="Garamond"/>
          <w:iCs/>
          <w:noProof/>
        </w:rPr>
        <w:t>8</w:t>
      </w:r>
      <w:r>
        <w:rPr>
          <w:rFonts w:ascii="Garamond" w:hAnsi="Garamond"/>
        </w:rPr>
        <w:t xml:space="preserve">) using the package </w:t>
      </w:r>
      <w:proofErr w:type="spellStart"/>
      <w:r>
        <w:rPr>
          <w:rFonts w:ascii="Garamond" w:hAnsi="Garamond"/>
          <w:i/>
          <w:iCs/>
        </w:rPr>
        <w:t>metafor</w:t>
      </w:r>
      <w:proofErr w:type="spellEnd"/>
      <w:r>
        <w:rPr>
          <w:rFonts w:ascii="Garamond" w:hAnsi="Garamond"/>
          <w:i/>
          <w:iCs/>
        </w:rPr>
        <w:t xml:space="preserve"> </w:t>
      </w:r>
      <w:r>
        <w:rPr>
          <w:rFonts w:ascii="Garamond" w:hAnsi="Garamond"/>
          <w:i/>
          <w:iCs/>
        </w:rPr>
        <w:fldChar w:fldCharType="begin" w:fldLock="1"/>
      </w:r>
      <w:r>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2010)","plainTextFormattedCitation":"(Viechtbauer 2010; R Core Team 2016)","previouslyFormattedCitation":"(Viechtbauer 2010; R Core Team 2016)"},"properties":{"noteIndex":0},"schema":"https://github.com/citation-style-language/schema/raw/master/csl-citation.json"}</w:instrText>
      </w:r>
      <w:r>
        <w:rPr>
          <w:rFonts w:ascii="Garamond" w:hAnsi="Garamond"/>
          <w:i/>
          <w:iCs/>
        </w:rPr>
        <w:fldChar w:fldCharType="separate"/>
      </w:r>
      <w:r w:rsidRPr="000941A1">
        <w:rPr>
          <w:rFonts w:ascii="Garamond" w:hAnsi="Garamond"/>
          <w:iCs/>
          <w:noProof/>
        </w:rPr>
        <w:t>(</w:t>
      </w:r>
      <w:r>
        <w:rPr>
          <w:rFonts w:ascii="Garamond" w:hAnsi="Garamond"/>
          <w:iCs/>
          <w:noProof/>
        </w:rPr>
        <w:t xml:space="preserve">version 2.4.0, </w:t>
      </w:r>
      <w:r w:rsidRPr="000941A1">
        <w:rPr>
          <w:rFonts w:ascii="Garamond" w:hAnsi="Garamond"/>
          <w:iCs/>
          <w:noProof/>
        </w:rPr>
        <w:t>Viechtbauer 2010)</w:t>
      </w:r>
      <w:r>
        <w:rPr>
          <w:rFonts w:ascii="Garamond" w:hAnsi="Garamond"/>
          <w:i/>
          <w:iCs/>
        </w:rPr>
        <w:fldChar w:fldCharType="end"/>
      </w:r>
      <w:r>
        <w:rPr>
          <w:rFonts w:ascii="Garamond" w:hAnsi="Garamond"/>
        </w:rPr>
        <w:t xml:space="preserve">. We ran separate models for each of our five taxonomic groups, namely: birds, mammals, fish, invertebrates and </w:t>
      </w:r>
      <w:r w:rsidR="00142E4A">
        <w:rPr>
          <w:rFonts w:ascii="Garamond" w:hAnsi="Garamond"/>
        </w:rPr>
        <w:t>reptiles/amphibians</w:t>
      </w:r>
      <w:r>
        <w:rPr>
          <w:rFonts w:ascii="Garamond" w:hAnsi="Garamond"/>
        </w:rPr>
        <w:t xml:space="preserve"> </w:t>
      </w:r>
      <w:r w:rsidR="00142E4A">
        <w:rPr>
          <w:rFonts w:ascii="Garamond" w:hAnsi="Garamond"/>
        </w:rPr>
        <w:t>(</w:t>
      </w:r>
      <w:r>
        <w:rPr>
          <w:rFonts w:ascii="Garamond" w:hAnsi="Garamond"/>
        </w:rPr>
        <w:t>combined due to low sample sizes). Although we were interested in whether sex differences varied across these taxonomic groups, the available sample sizes generally precluded running models with taxa as a moderator</w:t>
      </w:r>
      <w:r w:rsidR="009A40FE">
        <w:rPr>
          <w:rFonts w:ascii="Garamond" w:hAnsi="Garamond"/>
        </w:rPr>
        <w:t xml:space="preserve"> and would have resulted in overly complicated interpretation</w:t>
      </w:r>
      <w:r>
        <w:rPr>
          <w:rFonts w:ascii="Garamond" w:hAnsi="Garamond"/>
        </w:rPr>
        <w:t xml:space="preserve">. </w:t>
      </w:r>
      <w:r w:rsidR="00E245DF">
        <w:rPr>
          <w:rFonts w:ascii="Garamond" w:hAnsi="Garamond"/>
        </w:rPr>
        <w:t>Furthermore, the diversity of taxa made it challenging to create a full phylogeny that included all taxa</w:t>
      </w:r>
      <w:r w:rsidR="00686FAF">
        <w:rPr>
          <w:rFonts w:ascii="Garamond" w:hAnsi="Garamond"/>
        </w:rPr>
        <w:t xml:space="preserve"> to account for evolutionary relationships and non-independence (Noble et al. 2017)</w:t>
      </w:r>
      <w:r>
        <w:rPr>
          <w:rFonts w:ascii="Garamond" w:hAnsi="Garamond"/>
        </w:rPr>
        <w:t>.</w:t>
      </w:r>
      <w:r w:rsidR="00686FAF">
        <w:rPr>
          <w:rFonts w:ascii="Garamond" w:hAnsi="Garamond"/>
        </w:rPr>
        <w:t xml:space="preserve"> Focusing on broad taxonomic groups separately allowed us to construct phylogenies for each group even though relationships were better resolved for some groups compared to others (e.g., mammal and bird</w:t>
      </w:r>
      <w:r w:rsidR="00B657FB">
        <w:rPr>
          <w:rFonts w:ascii="Garamond" w:hAnsi="Garamond"/>
        </w:rPr>
        <w:t xml:space="preserve"> phylogenies</w:t>
      </w:r>
      <w:r w:rsidR="00686FAF">
        <w:rPr>
          <w:rFonts w:ascii="Garamond" w:hAnsi="Garamond"/>
        </w:rPr>
        <w:t xml:space="preserve"> </w:t>
      </w:r>
      <w:r w:rsidR="00B657FB">
        <w:rPr>
          <w:rFonts w:ascii="Garamond" w:hAnsi="Garamond"/>
        </w:rPr>
        <w:t xml:space="preserve">were better than phylogenies constructed for </w:t>
      </w:r>
      <w:r w:rsidR="00686FAF">
        <w:rPr>
          <w:rFonts w:ascii="Garamond" w:hAnsi="Garamond"/>
        </w:rPr>
        <w:t>insects</w:t>
      </w:r>
      <w:r w:rsidR="00041254">
        <w:rPr>
          <w:rFonts w:ascii="Garamond" w:hAnsi="Garamond"/>
        </w:rPr>
        <w:t xml:space="preserve"> – see below</w:t>
      </w:r>
      <w:r w:rsidR="00686FAF">
        <w:rPr>
          <w:rFonts w:ascii="Garamond" w:hAnsi="Garamond"/>
        </w:rPr>
        <w:t>).</w:t>
      </w:r>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38EA6428" w:rsidR="00DA2BB5" w:rsidRDefault="00DA2BB5" w:rsidP="00DA2BB5">
      <w:pPr>
        <w:ind w:firstLine="720"/>
        <w:contextualSpacing/>
        <w:rPr>
          <w:rFonts w:ascii="Garamond" w:hAnsi="Garamond"/>
        </w:rPr>
      </w:pPr>
      <w:r>
        <w:rPr>
          <w:rFonts w:ascii="Garamond" w:hAnsi="Garamond"/>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Pr>
          <w:rFonts w:ascii="Garamond" w:hAnsi="Garamond"/>
        </w:rPr>
        <w:fldChar w:fldCharType="begin" w:fldLock="1"/>
      </w:r>
      <w:r>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Pr>
          <w:rFonts w:ascii="Garamond" w:hAnsi="Garamond"/>
        </w:rPr>
        <w:fldChar w:fldCharType="separate"/>
      </w:r>
      <w:r w:rsidRPr="00D27DC2">
        <w:rPr>
          <w:rFonts w:ascii="Garamond" w:hAnsi="Garamond"/>
          <w:noProof/>
        </w:rPr>
        <w:t>(Dingemanse &amp; Wolf 2010; Wolf &amp; Weissing 2010)</w:t>
      </w:r>
      <w:r>
        <w:rPr>
          <w:rFonts w:ascii="Garamond" w:hAnsi="Garamond"/>
        </w:rPr>
        <w:fldChar w:fldCharType="end"/>
      </w:r>
      <w:r>
        <w:rPr>
          <w:rFonts w:ascii="Garamond" w:hAnsi="Garamond"/>
        </w:rPr>
        <w:t xml:space="preserve">, and greater variance for all five traits in accordance with the ‘greater male variability’ hypothesis </w:t>
      </w:r>
      <w:r>
        <w:rPr>
          <w:rFonts w:ascii="Garamond" w:hAnsi="Garamond"/>
        </w:rPr>
        <w:fldChar w:fldCharType="begin" w:fldLock="1"/>
      </w:r>
      <w:r w:rsidR="004803F1">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Controversy","type":"article-journal","volume":"62"},"uris":["http://www.mendeley.com/documents/?uuid=7cfcb64f-2b1b-4f3b-aa28-878275d085c6"]}],"mendeley":{"formattedCitation":"(Feingold 1992)","plainTextFormattedCitation":"(Feingold 1992)","previouslyFormattedCitation":"(Feingold 1992)"},"properties":{"noteIndex":0},"schema":"https://github.com/citation-style-language/schema/raw/master/csl-citation.json"}</w:instrText>
      </w:r>
      <w:r>
        <w:rPr>
          <w:rFonts w:ascii="Garamond" w:hAnsi="Garamond"/>
        </w:rPr>
        <w:fldChar w:fldCharType="separate"/>
      </w:r>
      <w:r w:rsidR="006D7347" w:rsidRPr="006D7347">
        <w:rPr>
          <w:rFonts w:ascii="Garamond" w:hAnsi="Garamond"/>
          <w:noProof/>
        </w:rPr>
        <w:t>(Feingold 1992)</w:t>
      </w:r>
      <w:r>
        <w:rPr>
          <w:rFonts w:ascii="Garamond" w:hAnsi="Garamond"/>
        </w:rPr>
        <w:fldChar w:fldCharType="end"/>
      </w:r>
      <w:r>
        <w:rPr>
          <w:rFonts w:ascii="Garamond" w:hAnsi="Garamond"/>
        </w:rPr>
        <w:t xml:space="preserve">. </w:t>
      </w:r>
      <w:r>
        <w:rPr>
          <w:rFonts w:ascii="Garamond" w:hAnsi="Garamond"/>
        </w:rPr>
        <w:lastRenderedPageBreak/>
        <w:t xml:space="preserve">More importantly, this analysis provides a baseline that allows us to look for sources of heterogeneity in the data. To account for the non-independence of data we included species identity and study identity as random effects, as there were multiple effect sizes from the same species or study. </w:t>
      </w:r>
      <w:r w:rsidRPr="00561A2D">
        <w:rPr>
          <w:rFonts w:ascii="Garamond" w:hAnsi="Garamond"/>
        </w:rPr>
        <w:t xml:space="preserve">We also </w:t>
      </w:r>
      <w:r w:rsidRPr="00814634">
        <w:rPr>
          <w:rFonts w:ascii="Garamond" w:hAnsi="Garamond"/>
        </w:rPr>
        <w:t>included</w:t>
      </w:r>
      <w:r w:rsidR="00041254">
        <w:rPr>
          <w:rFonts w:ascii="Garamond" w:hAnsi="Garamond"/>
        </w:rPr>
        <w:t xml:space="preserve"> an</w:t>
      </w:r>
      <w:r w:rsidRPr="00814634">
        <w:rPr>
          <w:rFonts w:ascii="Garamond" w:hAnsi="Garamond"/>
        </w:rPr>
        <w:t xml:space="preserve"> observation level </w:t>
      </w:r>
      <w:r w:rsidR="00041254">
        <w:rPr>
          <w:rFonts w:ascii="Garamond" w:hAnsi="Garamond"/>
        </w:rPr>
        <w:t>random effect</w:t>
      </w:r>
      <w:r w:rsidR="00041254" w:rsidRPr="00814634">
        <w:rPr>
          <w:rFonts w:ascii="Garamond" w:hAnsi="Garamond"/>
        </w:rPr>
        <w:t xml:space="preserve"> </w:t>
      </w:r>
      <w:r w:rsidRPr="00814634">
        <w:rPr>
          <w:rFonts w:ascii="Garamond" w:hAnsi="Garamond"/>
        </w:rPr>
        <w:t xml:space="preserve">to </w:t>
      </w:r>
      <w:r w:rsidR="00041254">
        <w:rPr>
          <w:rFonts w:ascii="Garamond" w:hAnsi="Garamond"/>
        </w:rPr>
        <w:t>estimate a</w:t>
      </w:r>
      <w:r>
        <w:rPr>
          <w:rFonts w:ascii="Garamond" w:hAnsi="Garamond"/>
        </w:rPr>
        <w:t xml:space="preserve"> residual </w:t>
      </w:r>
      <w:r w:rsidR="00041254">
        <w:rPr>
          <w:rFonts w:ascii="Garamond" w:hAnsi="Garamond"/>
        </w:rPr>
        <w:t xml:space="preserve">/ within study </w:t>
      </w:r>
      <w:r>
        <w:rPr>
          <w:rFonts w:ascii="Garamond" w:hAnsi="Garamond"/>
        </w:rPr>
        <w:t xml:space="preserve">variance. Without this term, within-study effects are </w:t>
      </w:r>
      <w:r w:rsidR="00041254">
        <w:rPr>
          <w:rFonts w:ascii="Garamond" w:hAnsi="Garamond"/>
        </w:rPr>
        <w:t xml:space="preserve">assumed to solely result from </w:t>
      </w:r>
      <w:r>
        <w:rPr>
          <w:rFonts w:ascii="Garamond" w:hAnsi="Garamond"/>
        </w:rPr>
        <w:t xml:space="preserve"> sampling variance </w:t>
      </w:r>
      <w:r>
        <w:rPr>
          <w:rFonts w:ascii="Garamond" w:hAnsi="Garamond"/>
        </w:rPr>
        <w:fldChar w:fldCharType="begin" w:fldLock="1"/>
      </w:r>
      <w:r w:rsidR="00B33FA9">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2017)","manualFormatting":"(see Nakagawa et al. 2017)","plainTextFormattedCitation":"(Nakagawa et al. 2017)","previouslyFormattedCitation":"(Nakagawa &lt;i&gt;et al.&lt;/i&gt; 2017)"},"properties":{"noteIndex":0},"schema":"https://github.com/citation-style-language/schema/raw/master/csl-citation.json"}</w:instrText>
      </w:r>
      <w:r>
        <w:rPr>
          <w:rFonts w:ascii="Garamond" w:hAnsi="Garamond"/>
        </w:rPr>
        <w:fldChar w:fldCharType="separate"/>
      </w:r>
      <w:r w:rsidRPr="00B0144C">
        <w:rPr>
          <w:rFonts w:ascii="Garamond" w:hAnsi="Garamond"/>
          <w:noProof/>
        </w:rPr>
        <w:t>(</w:t>
      </w:r>
      <w:r>
        <w:rPr>
          <w:rFonts w:ascii="Garamond" w:hAnsi="Garamond"/>
          <w:noProof/>
        </w:rPr>
        <w:t xml:space="preserve">see </w:t>
      </w:r>
      <w:r w:rsidRPr="00B0144C">
        <w:rPr>
          <w:rFonts w:ascii="Garamond" w:hAnsi="Garamond"/>
          <w:noProof/>
        </w:rPr>
        <w:t xml:space="preserve">Nakagawa </w:t>
      </w:r>
      <w:r w:rsidRPr="00B0144C">
        <w:rPr>
          <w:rFonts w:ascii="Garamond" w:hAnsi="Garamond"/>
          <w:i/>
          <w:noProof/>
        </w:rPr>
        <w:t>et al.</w:t>
      </w:r>
      <w:r w:rsidRPr="00B0144C">
        <w:rPr>
          <w:rFonts w:ascii="Garamond" w:hAnsi="Garamond"/>
          <w:noProof/>
        </w:rPr>
        <w:t xml:space="preserve"> 2017)</w:t>
      </w:r>
      <w:r>
        <w:rPr>
          <w:rFonts w:ascii="Garamond" w:hAnsi="Garamond"/>
        </w:rPr>
        <w:fldChar w:fldCharType="end"/>
      </w:r>
      <w:r>
        <w:rPr>
          <w:rFonts w:ascii="Garamond" w:hAnsi="Garamond"/>
        </w:rPr>
        <w:t xml:space="preserve">. To correct for the non-independence of species due to their shared evolutionary history we also 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(Hinchliff </w:t>
      </w:r>
      <w:r w:rsidRPr="000F1DBE">
        <w:rPr>
          <w:rFonts w:ascii="Garamond" w:hAnsi="Garamond"/>
          <w:i/>
          <w:noProof/>
        </w:rPr>
        <w:t>et al.</w:t>
      </w:r>
      <w:r w:rsidRPr="000F1DBE">
        <w:rPr>
          <w:rFonts w:ascii="Garamond" w:hAnsi="Garamond"/>
          <w:noProof/>
        </w:rPr>
        <w:t xml:space="preserve"> 2015)</w:t>
      </w:r>
      <w:r>
        <w:rPr>
          <w:rFonts w:ascii="Garamond" w:hAnsi="Garamond"/>
        </w:rPr>
        <w:fldChar w:fldCharType="end"/>
      </w:r>
      <w:r>
        <w:rPr>
          <w:rFonts w:ascii="Garamond" w:hAnsi="Garamond"/>
        </w:rPr>
        <w:t xml:space="preserve">. For the bird phylogeny, we used the Ericson tree backbone </w:t>
      </w:r>
      <w:r>
        <w:rPr>
          <w:rFonts w:ascii="Garamond" w:hAnsi="Garamond"/>
        </w:rPr>
        <w:fldChar w:fldCharType="begin" w:fldLock="1"/>
      </w:r>
      <w:r>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(Ericson </w:t>
      </w:r>
      <w:r w:rsidRPr="000F1DBE">
        <w:rPr>
          <w:rFonts w:ascii="Garamond" w:hAnsi="Garamond"/>
          <w:i/>
          <w:noProof/>
        </w:rPr>
        <w:t>et al.</w:t>
      </w:r>
      <w:r w:rsidRPr="000F1DBE">
        <w:rPr>
          <w:rFonts w:ascii="Garamond" w:hAnsi="Garamond"/>
          <w:noProof/>
        </w:rPr>
        <w:t xml:space="preserve"> 2006)</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packages in R to generate an average tree from these 100 trees, which we then used in our bird taxa models. </w:t>
      </w:r>
      <w:proofErr w:type="spellStart"/>
      <w:r>
        <w:rPr>
          <w:rFonts w:ascii="Garamond" w:hAnsi="Garamond"/>
        </w:rPr>
        <w:t>TimeTree</w:t>
      </w:r>
      <w:proofErr w:type="spellEnd"/>
      <w:r>
        <w:rPr>
          <w:rFonts w:ascii="Garamond" w:hAnsi="Garamond"/>
        </w:rPr>
        <w:t xml:space="preserve"> phylogenies were derived by exporting a list of the relevant species from </w:t>
      </w:r>
      <w:r w:rsidRPr="00814634">
        <w:rPr>
          <w:rFonts w:ascii="Garamond" w:hAnsi="Garamond"/>
          <w:i/>
        </w:rPr>
        <w:t>TimeTree.org</w:t>
      </w:r>
      <w:r>
        <w:rPr>
          <w:rFonts w:ascii="Garamond" w:hAnsi="Garamond"/>
        </w:rPr>
        <w:t xml:space="preserve">. If a species in our dataset had no phylogenetic </w:t>
      </w:r>
      <w:proofErr w:type="gramStart"/>
      <w:r>
        <w:rPr>
          <w:rFonts w:ascii="Garamond" w:hAnsi="Garamond"/>
        </w:rPr>
        <w:t>representation</w:t>
      </w:r>
      <w:proofErr w:type="gramEnd"/>
      <w:r>
        <w:rPr>
          <w:rFonts w:ascii="Garamond" w:hAnsi="Garamond"/>
        </w:rPr>
        <w:t xml:space="preserve"> 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Higgins &amp; Thompson 2002; Nakagawa &amp; Santos 2012)</w:t>
      </w:r>
      <w:r>
        <w:rPr>
          <w:rFonts w:ascii="Garamond" w:hAnsi="Garamond"/>
        </w:rPr>
        <w:fldChar w:fldCharType="end"/>
      </w:r>
      <w:r>
        <w:rPr>
          <w:rFonts w:ascii="Garamond" w:hAnsi="Garamond"/>
        </w:rPr>
        <w:t>. We partitioned heterogeneity arising among species</w:t>
      </w:r>
      <w:r w:rsidR="003F275A">
        <w:rPr>
          <w:rFonts w:ascii="Garamond" w:hAnsi="Garamond"/>
        </w:rPr>
        <w:t xml:space="preserve">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Hadfield &amp; Nakagawa 2010; Nakagawa &amp; Santos 2012)</w:t>
      </w:r>
      <w:r>
        <w:rPr>
          <w:rFonts w:ascii="Garamond" w:hAnsi="Garamond"/>
        </w:rPr>
        <w:fldChar w:fldCharType="end"/>
      </w:r>
      <w:r>
        <w:rPr>
          <w:rFonts w:ascii="Garamond" w:hAnsi="Garamond"/>
        </w:rPr>
        <w:t>. The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is the proportion of the total variance in effect size estimates excluding </w:t>
      </w:r>
      <w:r w:rsidR="003F275A">
        <w:rPr>
          <w:rFonts w:ascii="Garamond" w:hAnsi="Garamond"/>
        </w:rPr>
        <w:t>total</w:t>
      </w:r>
      <w:r>
        <w:rPr>
          <w:rFonts w:ascii="Garamond" w:hAnsi="Garamond"/>
        </w:rPr>
        <w:t xml:space="preserve">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7D7E1EBE" w:rsidR="00DA2BB5" w:rsidRDefault="00DA2BB5" w:rsidP="00DA2BB5">
      <w:pPr>
        <w:ind w:firstLine="720"/>
        <w:contextualSpacing/>
        <w:rPr>
          <w:rFonts w:ascii="Garamond" w:hAnsi="Garamond"/>
        </w:rPr>
      </w:pPr>
      <w:r>
        <w:rPr>
          <w:rFonts w:ascii="Garamond" w:hAnsi="Garamond"/>
        </w:rPr>
        <w:t xml:space="preserve">Next, we fit separate MLMR models for each taxonomic group that included key moderator variables. Our first set of models included personality type </w:t>
      </w:r>
      <w:r w:rsidR="00592D55">
        <w:rPr>
          <w:rFonts w:ascii="Garamond" w:hAnsi="Garamond"/>
        </w:rPr>
        <w:t xml:space="preserve">as a moderator </w:t>
      </w:r>
      <w:r>
        <w:rPr>
          <w:rFonts w:ascii="Garamond" w:hAnsi="Garamond"/>
        </w:rPr>
        <w:t xml:space="preserve">to provide an estimate of the mean effect size for each </w:t>
      </w:r>
      <w:r w:rsidR="00592D55">
        <w:rPr>
          <w:rFonts w:ascii="Garamond" w:hAnsi="Garamond"/>
        </w:rPr>
        <w:t xml:space="preserve">of the five personality factors </w:t>
      </w:r>
      <w:r>
        <w:rPr>
          <w:rFonts w:ascii="Garamond" w:hAnsi="Garamond"/>
        </w:rPr>
        <w:t>(i.e.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 xml:space="preserve">e might affect sociability; </w:t>
      </w:r>
      <w:r>
        <w:rPr>
          <w:rFonts w:ascii="Garamond" w:hAnsi="Garamond"/>
        </w:rPr>
        <w:fldChar w:fldCharType="begin" w:fldLock="1"/>
      </w:r>
      <w:r>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Schuett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xml:space="preserve">, life-histories (e.g. sex-biased dispersal is likely to affect exploration and activity; </w:t>
      </w:r>
      <w:r>
        <w:rPr>
          <w:rFonts w:ascii="Garamond" w:hAnsi="Garamond"/>
        </w:rPr>
        <w:fldChar w:fldCharType="begin" w:fldLock="1"/>
      </w:r>
      <w:r>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Cote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and sexual selection (</w:t>
      </w:r>
      <w:r w:rsidRPr="001327E0">
        <w:rPr>
          <w:rFonts w:ascii="Garamond" w:hAnsi="Garamond"/>
        </w:rPr>
        <w:t xml:space="preserve">e.g. </w:t>
      </w:r>
      <w:r>
        <w:rPr>
          <w:rFonts w:ascii="Garamond" w:hAnsi="Garamond"/>
        </w:rPr>
        <w:t xml:space="preserve">the level of </w:t>
      </w:r>
      <w:r w:rsidRPr="001327E0">
        <w:rPr>
          <w:rFonts w:ascii="Garamond" w:hAnsi="Garamond"/>
        </w:rPr>
        <w:t>male-male competition</w:t>
      </w:r>
      <w:r>
        <w:rPr>
          <w:rFonts w:ascii="Garamond" w:hAnsi="Garamond"/>
        </w:rPr>
        <w:t xml:space="preserve"> or female mate choice might affect male levels of aggression and female levels of exploration; </w:t>
      </w:r>
      <w:r>
        <w:rPr>
          <w:rFonts w:ascii="Garamond" w:hAnsi="Garamond"/>
        </w:rPr>
        <w:fldChar w:fldCharType="begin" w:fldLock="1"/>
      </w:r>
      <w:r>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Munson </w:t>
      </w:r>
      <w:r w:rsidRPr="0000262E">
        <w:rPr>
          <w:rFonts w:ascii="Garamond" w:hAnsi="Garamond"/>
          <w:i/>
          <w:noProof/>
        </w:rPr>
        <w:t>et al.</w:t>
      </w:r>
      <w:r w:rsidRPr="0000262E">
        <w:rPr>
          <w:rFonts w:ascii="Garamond" w:hAnsi="Garamond"/>
          <w:noProof/>
        </w:rPr>
        <w:t xml:space="preserve"> 2020)</w:t>
      </w:r>
      <w:r>
        <w:rPr>
          <w:rFonts w:ascii="Garamond" w:hAnsi="Garamond"/>
        </w:rPr>
        <w:fldChar w:fldCharType="end"/>
      </w:r>
      <w:r>
        <w:rPr>
          <w:rFonts w:ascii="Garamond" w:hAnsi="Garamond"/>
        </w:rPr>
        <w:t xml:space="preserve">. We then tested whether the degree of sexual selection, as measured by sexual size-dimorphism (SSD index), moderated effect sizes. 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w:t>
      </w:r>
      <w:r w:rsidR="00592D55">
        <w:rPr>
          <w:rFonts w:ascii="Garamond" w:hAnsi="Garamond"/>
        </w:rPr>
        <w:t xml:space="preserve">We only fit interaction </w:t>
      </w:r>
      <w:r>
        <w:rPr>
          <w:rFonts w:ascii="Garamond" w:hAnsi="Garamond"/>
        </w:rPr>
        <w:t xml:space="preserve">terms </w:t>
      </w:r>
      <w:r w:rsidR="00592D55">
        <w:rPr>
          <w:rFonts w:ascii="Garamond" w:hAnsi="Garamond"/>
        </w:rPr>
        <w:t xml:space="preserve">in these models when there were </w:t>
      </w:r>
      <w:r>
        <w:rPr>
          <w:rFonts w:ascii="Garamond" w:hAnsi="Garamond"/>
        </w:rPr>
        <w:t xml:space="preserve">10 </w:t>
      </w:r>
      <w:r w:rsidR="00592D55">
        <w:rPr>
          <w:rFonts w:ascii="Garamond" w:hAnsi="Garamond"/>
        </w:rPr>
        <w:t xml:space="preserve">or more </w:t>
      </w:r>
      <w:r>
        <w:rPr>
          <w:rFonts w:ascii="Garamond" w:hAnsi="Garamond"/>
        </w:rPr>
        <w:t>species</w:t>
      </w:r>
      <w:r w:rsidR="00592D55">
        <w:rPr>
          <w:rFonts w:ascii="Garamond" w:hAnsi="Garamond"/>
        </w:rPr>
        <w:t xml:space="preserve"> for each personality type</w:t>
      </w:r>
      <w:r>
        <w:rPr>
          <w:rFonts w:ascii="Garamond" w:hAnsi="Garamond"/>
        </w:rPr>
        <w:t>. There were too few data</w:t>
      </w:r>
      <w:r w:rsidR="00B351C5">
        <w:rPr>
          <w:rFonts w:ascii="Garamond" w:hAnsi="Garamond"/>
        </w:rPr>
        <w:t>, and low heterogeneity,</w:t>
      </w:r>
      <w:r>
        <w:rPr>
          <w:rFonts w:ascii="Garamond" w:hAnsi="Garamond"/>
        </w:rPr>
        <w:t xml:space="preserve"> on </w:t>
      </w:r>
      <w:r w:rsidR="00026C2E">
        <w:rPr>
          <w:rFonts w:ascii="Garamond" w:hAnsi="Garamond"/>
        </w:rPr>
        <w:t>reptiles/amphibians</w:t>
      </w:r>
      <w:r>
        <w:rPr>
          <w:rFonts w:ascii="Garamond" w:hAnsi="Garamond"/>
        </w:rPr>
        <w:t xml:space="preserve"> to run a model that included any 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7DC77971" w:rsidR="00DA2BB5" w:rsidRDefault="00DA2BB5" w:rsidP="00DA2BB5">
      <w:pPr>
        <w:contextualSpacing/>
        <w:rPr>
          <w:rFonts w:ascii="Garamond" w:hAnsi="Garamond"/>
        </w:rPr>
      </w:pPr>
      <w:r>
        <w:rPr>
          <w:rFonts w:ascii="Garamond" w:hAnsi="Garamond"/>
        </w:rPr>
        <w:tab/>
        <w:t xml:space="preserve">Studies included in our meta-analysis varied greatly in their design and there </w:t>
      </w:r>
      <w:r w:rsidR="00244CF4">
        <w:rPr>
          <w:rFonts w:ascii="Garamond" w:hAnsi="Garamond"/>
        </w:rPr>
        <w:t xml:space="preserve">were </w:t>
      </w:r>
      <w:r>
        <w:rPr>
          <w:rFonts w:ascii="Garamond" w:hAnsi="Garamond"/>
        </w:rPr>
        <w:t xml:space="preserve">a number of additional sources of non-independence within studies </w:t>
      </w:r>
      <w:r>
        <w:rPr>
          <w:rFonts w:ascii="Garamond" w:hAnsi="Garamond"/>
        </w:rPr>
        <w:fldChar w:fldCharType="begin" w:fldLock="1"/>
      </w:r>
      <w:r>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(Noble </w:t>
      </w:r>
      <w:r w:rsidRPr="0000262E">
        <w:rPr>
          <w:rFonts w:ascii="Garamond" w:hAnsi="Garamond"/>
          <w:i/>
          <w:noProof/>
        </w:rPr>
        <w:t>et al.</w:t>
      </w:r>
      <w:r w:rsidRPr="0000262E">
        <w:rPr>
          <w:rFonts w:ascii="Garamond" w:hAnsi="Garamond"/>
          <w:noProof/>
        </w:rPr>
        <w:t xml:space="preserve"> 2017)</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xml:space="preserve">; i.e., correlation matrices) that assumed r = 0.3, r = 0.5 and r = 0.8. We </w:t>
      </w:r>
      <w:r>
        <w:rPr>
          <w:rFonts w:ascii="Garamond" w:hAnsi="Garamond"/>
        </w:rPr>
        <w:lastRenderedPageBreak/>
        <w:t>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0D173CD" w:rsidR="00DA2BB5" w:rsidRDefault="00DA2BB5" w:rsidP="00DA2BB5">
      <w:pPr>
        <w:contextualSpacing/>
        <w:rPr>
          <w:rFonts w:ascii="Garamond" w:hAnsi="Garamond"/>
          <w:i/>
        </w:rPr>
      </w:pPr>
      <w:r>
        <w:rPr>
          <w:rFonts w:ascii="Garamond" w:hAnsi="Garamond"/>
          <w:i/>
        </w:rPr>
        <w:t>Publication bias</w:t>
      </w:r>
    </w:p>
    <w:p w14:paraId="2E5478B5" w14:textId="77777777" w:rsidR="00C31743" w:rsidRPr="00C31743" w:rsidRDefault="00C31743" w:rsidP="00DA2BB5">
      <w:pPr>
        <w:contextualSpacing/>
        <w:rPr>
          <w:rFonts w:ascii="Garamond" w:hAnsi="Garamond"/>
          <w:iCs/>
        </w:rPr>
      </w:pPr>
    </w:p>
    <w:p w14:paraId="155944F1" w14:textId="30AD64B8" w:rsidR="00DA2BB5" w:rsidRDefault="00DA2BB5" w:rsidP="00DA2BB5">
      <w:pPr>
        <w:ind w:firstLine="720"/>
        <w:contextualSpacing/>
        <w:rPr>
          <w:rFonts w:ascii="Garamond" w:hAnsi="Garamond"/>
        </w:rPr>
      </w:pPr>
      <w:r>
        <w:rPr>
          <w:rFonts w:ascii="Garamond" w:hAnsi="Garamond"/>
        </w:rPr>
        <w:t xml:space="preserve">It is possible that published studies might disproportionately report certain findings (e.g. greater male variability). To look for publication bias, we first checked for funnel plot asymmetry for both </w:t>
      </w:r>
      <w:r w:rsidRPr="00814634">
        <w:rPr>
          <w:rFonts w:ascii="Garamond" w:hAnsi="Garamond"/>
          <w:i/>
        </w:rPr>
        <w:t xml:space="preserve">g </w:t>
      </w:r>
      <w:r>
        <w:rPr>
          <w:rFonts w:ascii="Garamond" w:hAnsi="Garamond"/>
        </w:rPr>
        <w:t xml:space="preserve">and </w:t>
      </w:r>
      <w:proofErr w:type="spellStart"/>
      <w:r>
        <w:rPr>
          <w:rFonts w:ascii="Garamond" w:hAnsi="Garamond"/>
        </w:rPr>
        <w:t>lnCVR</w:t>
      </w:r>
      <w:proofErr w:type="spellEnd"/>
      <w:r>
        <w:rPr>
          <w:rFonts w:ascii="Garamond" w:hAnsi="Garamond"/>
        </w:rPr>
        <w:t>. Studies with large error (e.g. low precision) drive funnel plot asymmetry if there is a true non-zero effect and a bias towards publishing significant results (</w:t>
      </w:r>
      <w:commentRangeStart w:id="27"/>
      <w:commentRangeStart w:id="28"/>
      <w:r w:rsidRPr="00814634">
        <w:rPr>
          <w:rFonts w:ascii="Garamond" w:hAnsi="Garamond"/>
          <w:highlight w:val="yellow"/>
        </w:rPr>
        <w:t>REF</w:t>
      </w:r>
      <w:commentRangeEnd w:id="27"/>
      <w:r>
        <w:rPr>
          <w:rStyle w:val="CommentReference"/>
        </w:rPr>
        <w:commentReference w:id="27"/>
      </w:r>
      <w:commentRangeEnd w:id="28"/>
      <w:r w:rsidR="00AA144C">
        <w:rPr>
          <w:rStyle w:val="CommentReference"/>
        </w:rPr>
        <w:commentReference w:id="28"/>
      </w:r>
      <w:r>
        <w:rPr>
          <w:rFonts w:ascii="Garamond" w:hAnsi="Garamond"/>
        </w:rPr>
        <w:t xml:space="preserve">). Visual inspection of funnel plots is misleading, however, as we need to account </w:t>
      </w:r>
      <w:r w:rsidR="00AA144C">
        <w:rPr>
          <w:rFonts w:ascii="Garamond" w:hAnsi="Garamond"/>
        </w:rPr>
        <w:t xml:space="preserve">for </w:t>
      </w:r>
      <w:r>
        <w:rPr>
          <w:rFonts w:ascii="Garamond" w:hAnsi="Garamond"/>
        </w:rPr>
        <w:t xml:space="preserve">additional sources of variation in effect sizes (i.e. moderator variables and random factors) beyond effect size precision. We therefore included precision as a moderator term in our MLMR models to test where it explained some of the variation in the reported effect sizes </w:t>
      </w:r>
      <w:commentRangeStart w:id="29"/>
      <w:r>
        <w:rPr>
          <w:rFonts w:ascii="Garamond" w:hAnsi="Garamond"/>
        </w:rPr>
        <w:fldChar w:fldCharType="begin" w:fldLock="1"/>
      </w:r>
      <w:r>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(Van Aert </w:t>
      </w:r>
      <w:r w:rsidRPr="0000262E">
        <w:rPr>
          <w:rFonts w:ascii="Garamond" w:hAnsi="Garamond"/>
          <w:i/>
          <w:noProof/>
        </w:rPr>
        <w:t>et al.</w:t>
      </w:r>
      <w:r w:rsidRPr="0000262E">
        <w:rPr>
          <w:rFonts w:ascii="Garamond" w:hAnsi="Garamond"/>
          <w:noProof/>
        </w:rPr>
        <w:t xml:space="preserve"> 2019)</w:t>
      </w:r>
      <w:r>
        <w:rPr>
          <w:rFonts w:ascii="Garamond" w:hAnsi="Garamond"/>
        </w:rPr>
        <w:fldChar w:fldCharType="end"/>
      </w:r>
      <w:commentRangeEnd w:id="29"/>
      <w:r>
        <w:rPr>
          <w:rStyle w:val="CommentReference"/>
        </w:rPr>
        <w:commentReference w:id="29"/>
      </w:r>
      <w:r>
        <w:rPr>
          <w:rFonts w:ascii="Garamond" w:hAnsi="Garamond"/>
        </w:rPr>
        <w:t>. If precision has a significant influence, this is suggestive of publication bias. Precision was calculated as:</w:t>
      </w:r>
    </w:p>
    <w:p w14:paraId="1CB6A0C1" w14:textId="27F4E44D"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vi</m:t>
                      </m:r>
                    </m:sub>
                  </m:sSub>
                </m:e>
              </m:rad>
            </m:den>
          </m:f>
        </m:oMath>
      </m:oMathPara>
    </w:p>
    <w:p w14:paraId="2541BF5E" w14:textId="0B2955C1"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w:t>
      </w:r>
      <w:r w:rsidR="00C31743">
        <w:rPr>
          <w:rFonts w:ascii="Garamond" w:hAnsi="Garamond"/>
          <w:i/>
          <w:sz w:val="20"/>
        </w:rPr>
        <w:t>0</w:t>
      </w:r>
    </w:p>
    <w:p w14:paraId="665735EA" w14:textId="539AE6E7"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w:t>
      </w:r>
      <w:r w:rsidR="00956ED9">
        <w:rPr>
          <w:rFonts w:ascii="Garamond" w:hAnsi="Garamond"/>
        </w:rPr>
        <w:t xml:space="preserve">effect sizes’ </w:t>
      </w:r>
      <w:r>
        <w:rPr>
          <w:rFonts w:ascii="Garamond" w:hAnsi="Garamond"/>
        </w:rPr>
        <w:t xml:space="preserve">Hedge’s </w:t>
      </w:r>
      <w:r w:rsidRPr="00CE1CA0">
        <w:rPr>
          <w:rFonts w:ascii="Garamond" w:hAnsi="Garamond"/>
          <w:i/>
        </w:rPr>
        <w:t>g</w:t>
      </w:r>
      <w:r>
        <w:rPr>
          <w:rFonts w:ascii="Garamond" w:hAnsi="Garamond"/>
          <w:i/>
        </w:rPr>
        <w:t xml:space="preserve"> </w:t>
      </w:r>
      <w:r>
        <w:rPr>
          <w:rFonts w:ascii="Garamond" w:hAnsi="Garamond"/>
        </w:rPr>
        <w:t xml:space="preserve">(Eq. </w:t>
      </w:r>
      <w:r w:rsidR="00C31743">
        <w:rPr>
          <w:rFonts w:ascii="Garamond" w:hAnsi="Garamond"/>
        </w:rPr>
        <w:t>3-6</w:t>
      </w:r>
      <w:r>
        <w:rPr>
          <w:rFonts w:ascii="Garamond" w:hAnsi="Garamond"/>
        </w:rPr>
        <w:t>)</w:t>
      </w:r>
      <w:r w:rsidR="00956ED9">
        <w:rPr>
          <w:rFonts w:ascii="Garamond" w:hAnsi="Garamond"/>
        </w:rPr>
        <w:t xml:space="preserve"> or </w:t>
      </w:r>
      <w:proofErr w:type="spellStart"/>
      <w:r w:rsidR="00956ED9" w:rsidRPr="00C31743">
        <w:rPr>
          <w:rFonts w:ascii="Garamond" w:hAnsi="Garamond"/>
        </w:rPr>
        <w:t>lnCVR</w:t>
      </w:r>
      <w:proofErr w:type="spellEnd"/>
      <w:r w:rsidR="00956ED9">
        <w:rPr>
          <w:rFonts w:ascii="Garamond" w:hAnsi="Garamond"/>
        </w:rPr>
        <w:t xml:space="preserve"> (Eq. </w:t>
      </w:r>
      <w:proofErr w:type="gramStart"/>
      <w:r w:rsidR="00C31743">
        <w:rPr>
          <w:rFonts w:ascii="Garamond" w:hAnsi="Garamond"/>
        </w:rPr>
        <w:t>7-8</w:t>
      </w:r>
      <w:r w:rsidR="00956ED9">
        <w:rPr>
          <w:rFonts w:ascii="Garamond" w:hAnsi="Garamond"/>
        </w:rPr>
        <w:t>)</w:t>
      </w:r>
      <w:r>
        <w:rPr>
          <w:rFonts w:ascii="Garamond" w:hAnsi="Garamond"/>
        </w:rPr>
        <w:t>.</w:t>
      </w:r>
      <w:proofErr w:type="gramEnd"/>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6DF4F65D" w:rsidR="00DA2BB5" w:rsidRDefault="00DA2BB5" w:rsidP="00DA2BB5">
      <w:pPr>
        <w:contextualSpacing/>
        <w:rPr>
          <w:rFonts w:ascii="Garamond" w:hAnsi="Garamond"/>
        </w:rPr>
      </w:pPr>
      <w:r w:rsidRPr="00814634">
        <w:rPr>
          <w:rFonts w:ascii="Garamond" w:hAnsi="Garamond"/>
          <w:highlight w:val="yellow"/>
        </w:rPr>
        <w:t>xxx</w:t>
      </w:r>
      <w:r w:rsidR="00C31743">
        <w:rPr>
          <w:rFonts w:ascii="Garamond" w:hAnsi="Garamond"/>
        </w:rPr>
        <w:t xml:space="preserve"> </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commentRangeStart w:id="30"/>
      <w:r w:rsidRPr="007E3B63">
        <w:rPr>
          <w:rFonts w:ascii="Garamond" w:hAnsi="Garamond"/>
          <w:b/>
          <w:color w:val="000000" w:themeColor="text1"/>
        </w:rPr>
        <w:t>References</w:t>
      </w:r>
      <w:commentRangeEnd w:id="30"/>
      <w:r w:rsidR="007122F2">
        <w:rPr>
          <w:rStyle w:val="CommentReference"/>
        </w:rPr>
        <w:commentReference w:id="30"/>
      </w:r>
    </w:p>
    <w:p w14:paraId="15AAC007" w14:textId="474DF27A" w:rsidR="004803F1" w:rsidRPr="004803F1" w:rsidRDefault="00711861" w:rsidP="004803F1">
      <w:pPr>
        <w:widowControl w:val="0"/>
        <w:autoSpaceDE w:val="0"/>
        <w:autoSpaceDN w:val="0"/>
        <w:adjustRightInd w:val="0"/>
        <w:ind w:left="480" w:hanging="48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4803F1" w:rsidRPr="004803F1">
        <w:rPr>
          <w:rFonts w:ascii="Garamond" w:hAnsi="Garamond" w:cs="Times New Roman"/>
          <w:noProof/>
          <w:lang w:val="en-GB"/>
        </w:rPr>
        <w:t xml:space="preserve">Van Aert, R.C.M., Wicherts, J.M. &amp; Van Assen, M.A.L.M. (2019). </w:t>
      </w:r>
      <w:r w:rsidR="004803F1" w:rsidRPr="004803F1">
        <w:rPr>
          <w:rFonts w:ascii="Garamond" w:hAnsi="Garamond" w:cs="Times New Roman"/>
          <w:i/>
          <w:iCs/>
          <w:noProof/>
          <w:lang w:val="en-GB"/>
        </w:rPr>
        <w:t>Publication bias examined in meta-analyses from psychology and medicine: A meta-meta-analysis</w:t>
      </w:r>
      <w:r w:rsidR="004803F1" w:rsidRPr="004803F1">
        <w:rPr>
          <w:rFonts w:ascii="Garamond" w:hAnsi="Garamond" w:cs="Times New Roman"/>
          <w:noProof/>
          <w:lang w:val="en-GB"/>
        </w:rPr>
        <w:t xml:space="preserve">. </w:t>
      </w:r>
      <w:r w:rsidR="004803F1" w:rsidRPr="004803F1">
        <w:rPr>
          <w:rFonts w:ascii="Garamond" w:hAnsi="Garamond" w:cs="Times New Roman"/>
          <w:i/>
          <w:iCs/>
          <w:noProof/>
          <w:lang w:val="en-GB"/>
        </w:rPr>
        <w:t>PLoS One</w:t>
      </w:r>
      <w:r w:rsidR="004803F1" w:rsidRPr="004803F1">
        <w:rPr>
          <w:rFonts w:ascii="Garamond" w:hAnsi="Garamond" w:cs="Times New Roman"/>
          <w:noProof/>
          <w:lang w:val="en-GB"/>
        </w:rPr>
        <w:t>.</w:t>
      </w:r>
    </w:p>
    <w:p w14:paraId="5295796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Amos-Landgraf, J.M., Cottle, A., Plenge, R.M., Friez, M., Schwartz, C.E., Longshore, J., </w:t>
      </w:r>
      <w:r w:rsidRPr="004803F1">
        <w:rPr>
          <w:rFonts w:ascii="Garamond" w:hAnsi="Garamond" w:cs="Times New Roman"/>
          <w:i/>
          <w:iCs/>
          <w:noProof/>
          <w:lang w:val="en-GB"/>
        </w:rPr>
        <w:t>et al.</w:t>
      </w:r>
      <w:r w:rsidRPr="004803F1">
        <w:rPr>
          <w:rFonts w:ascii="Garamond" w:hAnsi="Garamond" w:cs="Times New Roman"/>
          <w:noProof/>
          <w:lang w:val="en-GB"/>
        </w:rPr>
        <w:t xml:space="preserve"> (2006). X chromosome-inactivation patterns of 1,005 phenotypically unaffected females. </w:t>
      </w:r>
      <w:r w:rsidRPr="004803F1">
        <w:rPr>
          <w:rFonts w:ascii="Garamond" w:hAnsi="Garamond" w:cs="Times New Roman"/>
          <w:i/>
          <w:iCs/>
          <w:noProof/>
          <w:lang w:val="en-GB"/>
        </w:rPr>
        <w:t>Am. J. Hum. Genet.</w:t>
      </w:r>
      <w:r w:rsidRPr="004803F1">
        <w:rPr>
          <w:rFonts w:ascii="Garamond" w:hAnsi="Garamond" w:cs="Times New Roman"/>
          <w:noProof/>
          <w:lang w:val="en-GB"/>
        </w:rPr>
        <w:t>, 79, 493–499.</w:t>
      </w:r>
    </w:p>
    <w:p w14:paraId="4B601CD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Archer, J. &amp; Mehdikhani, M. (2003). Variability among Males in Sexually Selected Attributes. </w:t>
      </w:r>
      <w:r w:rsidRPr="004803F1">
        <w:rPr>
          <w:rFonts w:ascii="Garamond" w:hAnsi="Garamond" w:cs="Times New Roman"/>
          <w:i/>
          <w:iCs/>
          <w:noProof/>
          <w:lang w:val="en-GB"/>
        </w:rPr>
        <w:t>Rev. Gen. Psychol.</w:t>
      </w:r>
      <w:r w:rsidRPr="004803F1">
        <w:rPr>
          <w:rFonts w:ascii="Garamond" w:hAnsi="Garamond" w:cs="Times New Roman"/>
          <w:noProof/>
          <w:lang w:val="en-GB"/>
        </w:rPr>
        <w:t>, 7, 219–236.</w:t>
      </w:r>
    </w:p>
    <w:p w14:paraId="41405B6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Arden, R. &amp; Plomin, R. (2006). Sex differences in variance of intelligence across childhood. </w:t>
      </w:r>
      <w:r w:rsidRPr="004803F1">
        <w:rPr>
          <w:rFonts w:ascii="Garamond" w:hAnsi="Garamond" w:cs="Times New Roman"/>
          <w:i/>
          <w:iCs/>
          <w:noProof/>
          <w:lang w:val="en-GB"/>
        </w:rPr>
        <w:t>Pers. Individ. Dif.</w:t>
      </w:r>
      <w:r w:rsidRPr="004803F1">
        <w:rPr>
          <w:rFonts w:ascii="Garamond" w:hAnsi="Garamond" w:cs="Times New Roman"/>
          <w:noProof/>
          <w:lang w:val="en-GB"/>
        </w:rPr>
        <w:t>, 41, 39–48.</w:t>
      </w:r>
    </w:p>
    <w:p w14:paraId="5D0011DA"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Arnold, A.P. (2004). Sex chromosomes and brain gender. </w:t>
      </w:r>
      <w:r w:rsidRPr="004803F1">
        <w:rPr>
          <w:rFonts w:ascii="Garamond" w:hAnsi="Garamond" w:cs="Times New Roman"/>
          <w:i/>
          <w:iCs/>
          <w:noProof/>
          <w:lang w:val="en-GB"/>
        </w:rPr>
        <w:t>Nat. Rev. Neurosci.</w:t>
      </w:r>
      <w:r w:rsidRPr="004803F1">
        <w:rPr>
          <w:rFonts w:ascii="Garamond" w:hAnsi="Garamond" w:cs="Times New Roman"/>
          <w:noProof/>
          <w:lang w:val="en-GB"/>
        </w:rPr>
        <w:t>, 5, 701–708.</w:t>
      </w:r>
    </w:p>
    <w:p w14:paraId="66B9CD4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Baye, A. &amp; Monseur, C. (2016). Gender differences in variability and extreme scores in an international context. </w:t>
      </w:r>
      <w:r w:rsidRPr="004803F1">
        <w:rPr>
          <w:rFonts w:ascii="Garamond" w:hAnsi="Garamond" w:cs="Times New Roman"/>
          <w:i/>
          <w:iCs/>
          <w:noProof/>
          <w:lang w:val="en-GB"/>
        </w:rPr>
        <w:t>Large-Scale Assessments Educ.</w:t>
      </w:r>
      <w:r w:rsidRPr="004803F1">
        <w:rPr>
          <w:rFonts w:ascii="Garamond" w:hAnsi="Garamond" w:cs="Times New Roman"/>
          <w:noProof/>
          <w:lang w:val="en-GB"/>
        </w:rPr>
        <w:t>, 4, 1–16.</w:t>
      </w:r>
    </w:p>
    <w:p w14:paraId="010625D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Beery, A.K. &amp; Zucker, I. (2011). Sex bias in neuroscience and biomedical research. </w:t>
      </w:r>
      <w:r w:rsidRPr="004803F1">
        <w:rPr>
          <w:rFonts w:ascii="Garamond" w:hAnsi="Garamond" w:cs="Times New Roman"/>
          <w:i/>
          <w:iCs/>
          <w:noProof/>
          <w:lang w:val="en-GB"/>
        </w:rPr>
        <w:t>Neurosci. Biobehav. Rev.</w:t>
      </w:r>
      <w:r w:rsidRPr="004803F1">
        <w:rPr>
          <w:rFonts w:ascii="Garamond" w:hAnsi="Garamond" w:cs="Times New Roman"/>
          <w:noProof/>
          <w:lang w:val="en-GB"/>
        </w:rPr>
        <w:t>, 35, 565–572.</w:t>
      </w:r>
    </w:p>
    <w:p w14:paraId="63E78B2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Beukeboom, L.W. &amp; Perrin, N. (2014). </w:t>
      </w:r>
      <w:r w:rsidRPr="004803F1">
        <w:rPr>
          <w:rFonts w:ascii="Garamond" w:hAnsi="Garamond" w:cs="Times New Roman"/>
          <w:i/>
          <w:iCs/>
          <w:noProof/>
          <w:lang w:val="en-GB"/>
        </w:rPr>
        <w:t>The evolution of sex determination</w:t>
      </w:r>
      <w:r w:rsidRPr="004803F1">
        <w:rPr>
          <w:rFonts w:ascii="Garamond" w:hAnsi="Garamond" w:cs="Times New Roman"/>
          <w:noProof/>
          <w:lang w:val="en-GB"/>
        </w:rPr>
        <w:t>. Oxford University Press, New York.</w:t>
      </w:r>
    </w:p>
    <w:p w14:paraId="44D1C796"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Borkenau, P., McCrae, R.R. &amp; Terracciano, A. (2013). Do men vary more than women in personality? A study in 51 cultures. </w:t>
      </w:r>
      <w:r w:rsidRPr="004803F1">
        <w:rPr>
          <w:rFonts w:ascii="Garamond" w:hAnsi="Garamond" w:cs="Times New Roman"/>
          <w:i/>
          <w:iCs/>
          <w:noProof/>
          <w:lang w:val="en-GB"/>
        </w:rPr>
        <w:t>J. Res. Pers.</w:t>
      </w:r>
      <w:r w:rsidRPr="004803F1">
        <w:rPr>
          <w:rFonts w:ascii="Garamond" w:hAnsi="Garamond" w:cs="Times New Roman"/>
          <w:noProof/>
          <w:lang w:val="en-GB"/>
        </w:rPr>
        <w:t>, 47, 135–144.</w:t>
      </w:r>
    </w:p>
    <w:p w14:paraId="3EE28CD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Buss, D.M. (1995). Psychological Sex Differences: Origins Through Sexual Selection. </w:t>
      </w:r>
      <w:r w:rsidRPr="004803F1">
        <w:rPr>
          <w:rFonts w:ascii="Garamond" w:hAnsi="Garamond" w:cs="Times New Roman"/>
          <w:i/>
          <w:iCs/>
          <w:noProof/>
          <w:lang w:val="en-GB"/>
        </w:rPr>
        <w:t>Am. Psychol.</w:t>
      </w:r>
      <w:r w:rsidRPr="004803F1">
        <w:rPr>
          <w:rFonts w:ascii="Garamond" w:hAnsi="Garamond" w:cs="Times New Roman"/>
          <w:noProof/>
          <w:lang w:val="en-GB"/>
        </w:rPr>
        <w:t>, 50, 164–168.</w:t>
      </w:r>
    </w:p>
    <w:p w14:paraId="1441517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Campbell, A. (1999). Staying alive: Evolution, culture, and women’s intrasexual aggression. </w:t>
      </w:r>
      <w:r w:rsidRPr="004803F1">
        <w:rPr>
          <w:rFonts w:ascii="Garamond" w:hAnsi="Garamond" w:cs="Times New Roman"/>
          <w:i/>
          <w:iCs/>
          <w:noProof/>
          <w:lang w:val="en-GB"/>
        </w:rPr>
        <w:t>Behav. Brain Sci.</w:t>
      </w:r>
      <w:r w:rsidRPr="004803F1">
        <w:rPr>
          <w:rFonts w:ascii="Garamond" w:hAnsi="Garamond" w:cs="Times New Roman"/>
          <w:noProof/>
          <w:lang w:val="en-GB"/>
        </w:rPr>
        <w:t>, 22, 203–252.</w:t>
      </w:r>
    </w:p>
    <w:p w14:paraId="28E03C9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Carruth, L.L., Reisert, I. &amp; Arnold, A.P. (2002). Sex chromosome genes directly affect brain </w:t>
      </w:r>
      <w:r w:rsidRPr="004803F1">
        <w:rPr>
          <w:rFonts w:ascii="Garamond" w:hAnsi="Garamond" w:cs="Times New Roman"/>
          <w:noProof/>
          <w:lang w:val="en-GB"/>
        </w:rPr>
        <w:lastRenderedPageBreak/>
        <w:t xml:space="preserve">sexual differentiation. </w:t>
      </w:r>
      <w:r w:rsidRPr="004803F1">
        <w:rPr>
          <w:rFonts w:ascii="Garamond" w:hAnsi="Garamond" w:cs="Times New Roman"/>
          <w:i/>
          <w:iCs/>
          <w:noProof/>
          <w:lang w:val="en-GB"/>
        </w:rPr>
        <w:t>Nat. Neurosci.</w:t>
      </w:r>
      <w:r w:rsidRPr="004803F1">
        <w:rPr>
          <w:rFonts w:ascii="Garamond" w:hAnsi="Garamond" w:cs="Times New Roman"/>
          <w:noProof/>
          <w:lang w:val="en-GB"/>
        </w:rPr>
        <w:t>, 5, 933–934.</w:t>
      </w:r>
    </w:p>
    <w:p w14:paraId="3D825E2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Cassini, M.H. (2020). Sexual size dimorphism and sexual selection in primates. </w:t>
      </w:r>
      <w:r w:rsidRPr="004803F1">
        <w:rPr>
          <w:rFonts w:ascii="Garamond" w:hAnsi="Garamond" w:cs="Times New Roman"/>
          <w:i/>
          <w:iCs/>
          <w:noProof/>
          <w:lang w:val="en-GB"/>
        </w:rPr>
        <w:t>Mamm. Rev.</w:t>
      </w:r>
      <w:r w:rsidRPr="004803F1">
        <w:rPr>
          <w:rFonts w:ascii="Garamond" w:hAnsi="Garamond" w:cs="Times New Roman"/>
          <w:noProof/>
          <w:lang w:val="en-GB"/>
        </w:rPr>
        <w:t>, 50, 231–239.</w:t>
      </w:r>
    </w:p>
    <w:p w14:paraId="4D63C9F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Charlesworth, B. (1996). The evolution of chromosomal sex determination and dosage compensation. </w:t>
      </w:r>
      <w:r w:rsidRPr="004803F1">
        <w:rPr>
          <w:rFonts w:ascii="Garamond" w:hAnsi="Garamond" w:cs="Times New Roman"/>
          <w:i/>
          <w:iCs/>
          <w:noProof/>
          <w:lang w:val="en-GB"/>
        </w:rPr>
        <w:t>Curr. Biol.</w:t>
      </w:r>
      <w:r w:rsidRPr="004803F1">
        <w:rPr>
          <w:rFonts w:ascii="Garamond" w:hAnsi="Garamond" w:cs="Times New Roman"/>
          <w:noProof/>
          <w:lang w:val="en-GB"/>
        </w:rPr>
        <w:t>, 6, 149–162.</w:t>
      </w:r>
    </w:p>
    <w:p w14:paraId="084754C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Costa, P.T. &amp; McCrae, R.R. (1992). Four ways five factors are basic. </w:t>
      </w:r>
      <w:r w:rsidRPr="004803F1">
        <w:rPr>
          <w:rFonts w:ascii="Garamond" w:hAnsi="Garamond" w:cs="Times New Roman"/>
          <w:i/>
          <w:iCs/>
          <w:noProof/>
          <w:lang w:val="en-GB"/>
        </w:rPr>
        <w:t>Pers. Individ. Dif.</w:t>
      </w:r>
      <w:r w:rsidRPr="004803F1">
        <w:rPr>
          <w:rFonts w:ascii="Garamond" w:hAnsi="Garamond" w:cs="Times New Roman"/>
          <w:noProof/>
          <w:lang w:val="en-GB"/>
        </w:rPr>
        <w:t>, 13, 653–665.</w:t>
      </w:r>
    </w:p>
    <w:p w14:paraId="338D4166"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Cote, J., Clobert, J., Brodin, T., Fogarty, S. &amp; Sih, A. (2010). Personality-dependent dispersal: Characterization, ontogeny and consequences for spatially structured populations. </w:t>
      </w:r>
      <w:r w:rsidRPr="004803F1">
        <w:rPr>
          <w:rFonts w:ascii="Garamond" w:hAnsi="Garamond" w:cs="Times New Roman"/>
          <w:i/>
          <w:iCs/>
          <w:noProof/>
          <w:lang w:val="en-GB"/>
        </w:rPr>
        <w:t>Philos. Trans. R. Soc. B Biol. Sci.</w:t>
      </w:r>
      <w:r w:rsidRPr="004803F1">
        <w:rPr>
          <w:rFonts w:ascii="Garamond" w:hAnsi="Garamond" w:cs="Times New Roman"/>
          <w:noProof/>
          <w:lang w:val="en-GB"/>
        </w:rPr>
        <w:t>, 365, 4065–4076.</w:t>
      </w:r>
    </w:p>
    <w:p w14:paraId="4D12A25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Dall, S.R.X., Houston, A.I. &amp; McNamara, J.M. (2004). The behavioural ecology of personality: Consistent individual differences from an adaptive perspective. </w:t>
      </w:r>
      <w:r w:rsidRPr="004803F1">
        <w:rPr>
          <w:rFonts w:ascii="Garamond" w:hAnsi="Garamond" w:cs="Times New Roman"/>
          <w:i/>
          <w:iCs/>
          <w:noProof/>
          <w:lang w:val="en-GB"/>
        </w:rPr>
        <w:t>Ecol. Lett.</w:t>
      </w:r>
      <w:r w:rsidRPr="004803F1">
        <w:rPr>
          <w:rFonts w:ascii="Garamond" w:hAnsi="Garamond" w:cs="Times New Roman"/>
          <w:noProof/>
          <w:lang w:val="en-GB"/>
        </w:rPr>
        <w:t>, 7, 734–739.</w:t>
      </w:r>
    </w:p>
    <w:p w14:paraId="5EEBF8D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Darwin, C. (1871). </w:t>
      </w:r>
      <w:r w:rsidRPr="004803F1">
        <w:rPr>
          <w:rFonts w:ascii="Garamond" w:hAnsi="Garamond" w:cs="Times New Roman"/>
          <w:i/>
          <w:iCs/>
          <w:noProof/>
          <w:lang w:val="en-GB"/>
        </w:rPr>
        <w:t>The descent of man, and selection in relation to sex</w:t>
      </w:r>
      <w:r w:rsidRPr="004803F1">
        <w:rPr>
          <w:rFonts w:ascii="Garamond" w:hAnsi="Garamond" w:cs="Times New Roman"/>
          <w:noProof/>
          <w:lang w:val="en-GB"/>
        </w:rPr>
        <w:t>. Murray, London.</w:t>
      </w:r>
    </w:p>
    <w:p w14:paraId="1DB54FC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Deary, I.J., Thorpe, G., Wilson, V., Starr, J.M. &amp; Whalley, L.J. (2003). Population sex differences in IQ at age 11: The Scottish mental survey 1932. </w:t>
      </w:r>
      <w:r w:rsidRPr="004803F1">
        <w:rPr>
          <w:rFonts w:ascii="Garamond" w:hAnsi="Garamond" w:cs="Times New Roman"/>
          <w:i/>
          <w:iCs/>
          <w:noProof/>
          <w:lang w:val="en-GB"/>
        </w:rPr>
        <w:t>Intelligence</w:t>
      </w:r>
      <w:r w:rsidRPr="004803F1">
        <w:rPr>
          <w:rFonts w:ascii="Garamond" w:hAnsi="Garamond" w:cs="Times New Roman"/>
          <w:noProof/>
          <w:lang w:val="en-GB"/>
        </w:rPr>
        <w:t>, 31, 533–542.</w:t>
      </w:r>
    </w:p>
    <w:p w14:paraId="4FC1732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DeCasien, A.R., Sherwood, C.C., Schapiro, S.J. &amp; Higham, J.P. (2020). Greater variability in chimpanzee ( </w:t>
      </w:r>
      <w:r w:rsidRPr="004803F1">
        <w:rPr>
          <w:rFonts w:ascii="Garamond" w:hAnsi="Garamond" w:cs="Times New Roman"/>
          <w:i/>
          <w:iCs/>
          <w:noProof/>
          <w:lang w:val="en-GB"/>
        </w:rPr>
        <w:t>Pan troglodytes</w:t>
      </w:r>
      <w:r w:rsidRPr="004803F1">
        <w:rPr>
          <w:rFonts w:ascii="Garamond" w:hAnsi="Garamond" w:cs="Times New Roman"/>
          <w:noProof/>
          <w:lang w:val="en-GB"/>
        </w:rPr>
        <w:t xml:space="preserve"> ) brain structure among males. </w:t>
      </w:r>
      <w:r w:rsidRPr="004803F1">
        <w:rPr>
          <w:rFonts w:ascii="Garamond" w:hAnsi="Garamond" w:cs="Times New Roman"/>
          <w:i/>
          <w:iCs/>
          <w:noProof/>
          <w:lang w:val="en-GB"/>
        </w:rPr>
        <w:t>Proc. R. Soc. B Biol. Sci.</w:t>
      </w:r>
      <w:r w:rsidRPr="004803F1">
        <w:rPr>
          <w:rFonts w:ascii="Garamond" w:hAnsi="Garamond" w:cs="Times New Roman"/>
          <w:noProof/>
          <w:lang w:val="en-GB"/>
        </w:rPr>
        <w:t>, 287, 20192858.</w:t>
      </w:r>
    </w:p>
    <w:p w14:paraId="4B6CA445"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Dingemanse, N.J. &amp; Wolf, M. (2010). Recent models for adaptive personality differences: A review. </w:t>
      </w:r>
      <w:r w:rsidRPr="004803F1">
        <w:rPr>
          <w:rFonts w:ascii="Garamond" w:hAnsi="Garamond" w:cs="Times New Roman"/>
          <w:i/>
          <w:iCs/>
          <w:noProof/>
          <w:lang w:val="en-GB"/>
        </w:rPr>
        <w:t>Philos. Trans. R. Soc. B Biol. Sci.</w:t>
      </w:r>
      <w:r w:rsidRPr="004803F1">
        <w:rPr>
          <w:rFonts w:ascii="Garamond" w:hAnsi="Garamond" w:cs="Times New Roman"/>
          <w:noProof/>
          <w:lang w:val="en-GB"/>
        </w:rPr>
        <w:t>, 365, 3947–3958.</w:t>
      </w:r>
    </w:p>
    <w:p w14:paraId="21E6CEE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Dingemanse, N.J. &amp; Wright, J. (2020). Criteria for acceptable studies of animal personality and behavioural syndromes. </w:t>
      </w:r>
      <w:r w:rsidRPr="004803F1">
        <w:rPr>
          <w:rFonts w:ascii="Garamond" w:hAnsi="Garamond" w:cs="Times New Roman"/>
          <w:i/>
          <w:iCs/>
          <w:noProof/>
          <w:lang w:val="en-GB"/>
        </w:rPr>
        <w:t>Ethology</w:t>
      </w:r>
      <w:r w:rsidRPr="004803F1">
        <w:rPr>
          <w:rFonts w:ascii="Garamond" w:hAnsi="Garamond" w:cs="Times New Roman"/>
          <w:noProof/>
          <w:lang w:val="en-GB"/>
        </w:rPr>
        <w:t>, 126, 865–869.</w:t>
      </w:r>
    </w:p>
    <w:p w14:paraId="2E9B18C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Dunning Jr, J.B. (2007). </w:t>
      </w:r>
      <w:r w:rsidRPr="004803F1">
        <w:rPr>
          <w:rFonts w:ascii="Garamond" w:hAnsi="Garamond" w:cs="Times New Roman"/>
          <w:i/>
          <w:iCs/>
          <w:noProof/>
          <w:lang w:val="en-GB"/>
        </w:rPr>
        <w:t>CRC Handbook of Avian Body Masses</w:t>
      </w:r>
      <w:r w:rsidRPr="004803F1">
        <w:rPr>
          <w:rFonts w:ascii="Garamond" w:hAnsi="Garamond" w:cs="Times New Roman"/>
          <w:noProof/>
          <w:lang w:val="en-GB"/>
        </w:rPr>
        <w:t>. 2nd Editio. CRC Press, Boca Raton.</w:t>
      </w:r>
    </w:p>
    <w:p w14:paraId="0F11727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Ericson, P.G.P., Anderson, C.L., Britton, T., Elzanowski, A., Johansson, U.S., Källersjö, M., </w:t>
      </w:r>
      <w:r w:rsidRPr="004803F1">
        <w:rPr>
          <w:rFonts w:ascii="Garamond" w:hAnsi="Garamond" w:cs="Times New Roman"/>
          <w:i/>
          <w:iCs/>
          <w:noProof/>
          <w:lang w:val="en-GB"/>
        </w:rPr>
        <w:t>et al.</w:t>
      </w:r>
      <w:r w:rsidRPr="004803F1">
        <w:rPr>
          <w:rFonts w:ascii="Garamond" w:hAnsi="Garamond" w:cs="Times New Roman"/>
          <w:noProof/>
          <w:lang w:val="en-GB"/>
        </w:rPr>
        <w:t xml:space="preserve"> (2006). Diversification of Neoaves: Integration of molecular sequence data and fossils. </w:t>
      </w:r>
      <w:r w:rsidRPr="004803F1">
        <w:rPr>
          <w:rFonts w:ascii="Garamond" w:hAnsi="Garamond" w:cs="Times New Roman"/>
          <w:i/>
          <w:iCs/>
          <w:noProof/>
          <w:lang w:val="en-GB"/>
        </w:rPr>
        <w:t>Biol. Lett.</w:t>
      </w:r>
      <w:r w:rsidRPr="004803F1">
        <w:rPr>
          <w:rFonts w:ascii="Garamond" w:hAnsi="Garamond" w:cs="Times New Roman"/>
          <w:noProof/>
          <w:lang w:val="en-GB"/>
        </w:rPr>
        <w:t>, 2, 543–547.</w:t>
      </w:r>
    </w:p>
    <w:p w14:paraId="2B61FF1A"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Feingold, A. (1992). Sex Differences in Variability in Intellectual Abilities: A New Look at an Old Controversy. </w:t>
      </w:r>
      <w:r w:rsidRPr="004803F1">
        <w:rPr>
          <w:rFonts w:ascii="Garamond" w:hAnsi="Garamond" w:cs="Times New Roman"/>
          <w:i/>
          <w:iCs/>
          <w:noProof/>
          <w:lang w:val="en-GB"/>
        </w:rPr>
        <w:t>Rev. Educ. Res.</w:t>
      </w:r>
      <w:r w:rsidRPr="004803F1">
        <w:rPr>
          <w:rFonts w:ascii="Garamond" w:hAnsi="Garamond" w:cs="Times New Roman"/>
          <w:noProof/>
          <w:lang w:val="en-GB"/>
        </w:rPr>
        <w:t>, 62, 61–84.</w:t>
      </w:r>
    </w:p>
    <w:p w14:paraId="69844C2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Fitzpatrick, M.J., Feder, E., Rowe, L. &amp; Sokolowski, M.B. (2007). Maintaining a behaviour polymorphism by frequency-dependent selection on a single gene. </w:t>
      </w:r>
      <w:r w:rsidRPr="004803F1">
        <w:rPr>
          <w:rFonts w:ascii="Garamond" w:hAnsi="Garamond" w:cs="Times New Roman"/>
          <w:i/>
          <w:iCs/>
          <w:noProof/>
          <w:lang w:val="en-GB"/>
        </w:rPr>
        <w:t>Nature</w:t>
      </w:r>
      <w:r w:rsidRPr="004803F1">
        <w:rPr>
          <w:rFonts w:ascii="Garamond" w:hAnsi="Garamond" w:cs="Times New Roman"/>
          <w:noProof/>
          <w:lang w:val="en-GB"/>
        </w:rPr>
        <w:t>, 447, 210–212.</w:t>
      </w:r>
    </w:p>
    <w:p w14:paraId="136B6258"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Fromhage, L. &amp; Jennions, M.D. (2016). Coevolution of parental investment and sexually selected traits drives sex-role divergence. </w:t>
      </w:r>
      <w:r w:rsidRPr="004803F1">
        <w:rPr>
          <w:rFonts w:ascii="Garamond" w:hAnsi="Garamond" w:cs="Times New Roman"/>
          <w:i/>
          <w:iCs/>
          <w:noProof/>
          <w:lang w:val="en-GB"/>
        </w:rPr>
        <w:t>Nat. Commun.</w:t>
      </w:r>
      <w:r w:rsidRPr="004803F1">
        <w:rPr>
          <w:rFonts w:ascii="Garamond" w:hAnsi="Garamond" w:cs="Times New Roman"/>
          <w:noProof/>
          <w:lang w:val="en-GB"/>
        </w:rPr>
        <w:t>, 7.</w:t>
      </w:r>
    </w:p>
    <w:p w14:paraId="19A8977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Gordon, S.P., Lopez-Sepulcre, A. &amp; Reznick, D.N. (2011). Predation-associated differences in sex linkage of wild guppy coloration. </w:t>
      </w:r>
      <w:r w:rsidRPr="004803F1">
        <w:rPr>
          <w:rFonts w:ascii="Garamond" w:hAnsi="Garamond" w:cs="Times New Roman"/>
          <w:i/>
          <w:iCs/>
          <w:noProof/>
          <w:lang w:val="en-GB"/>
        </w:rPr>
        <w:t>Evolution (N. Y).</w:t>
      </w:r>
      <w:r w:rsidRPr="004803F1">
        <w:rPr>
          <w:rFonts w:ascii="Garamond" w:hAnsi="Garamond" w:cs="Times New Roman"/>
          <w:noProof/>
          <w:lang w:val="en-GB"/>
        </w:rPr>
        <w:t>, 66, 912–918.</w:t>
      </w:r>
    </w:p>
    <w:p w14:paraId="73C6C335"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Graves, J.A.M. &amp; Shetty, S. (2001). Sex from W to Z: Evolution of vertebrate sex chromosomes and sex determining genes. </w:t>
      </w:r>
      <w:r w:rsidRPr="004803F1">
        <w:rPr>
          <w:rFonts w:ascii="Garamond" w:hAnsi="Garamond" w:cs="Times New Roman"/>
          <w:i/>
          <w:iCs/>
          <w:noProof/>
          <w:lang w:val="en-GB"/>
        </w:rPr>
        <w:t>J. Exp. Zool.</w:t>
      </w:r>
      <w:r w:rsidRPr="004803F1">
        <w:rPr>
          <w:rFonts w:ascii="Garamond" w:hAnsi="Garamond" w:cs="Times New Roman"/>
          <w:noProof/>
          <w:lang w:val="en-GB"/>
        </w:rPr>
        <w:t>, 290, 449–462.</w:t>
      </w:r>
    </w:p>
    <w:p w14:paraId="2B3BBD7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Gray, H., Lyth, A., McKenna, C., Stothard, S., Tymms, P. &amp; Copping, L. (2019). Sex differences in variability across nations in reading, mathematics and science: a meta-analytic extension of Baye and Monseur (2016). </w:t>
      </w:r>
      <w:r w:rsidRPr="004803F1">
        <w:rPr>
          <w:rFonts w:ascii="Garamond" w:hAnsi="Garamond" w:cs="Times New Roman"/>
          <w:i/>
          <w:iCs/>
          <w:noProof/>
          <w:lang w:val="en-GB"/>
        </w:rPr>
        <w:t>Large-Scale Assessments Educ.</w:t>
      </w:r>
      <w:r w:rsidRPr="004803F1">
        <w:rPr>
          <w:rFonts w:ascii="Garamond" w:hAnsi="Garamond" w:cs="Times New Roman"/>
          <w:noProof/>
          <w:lang w:val="en-GB"/>
        </w:rPr>
        <w:t>, 7.</w:t>
      </w:r>
    </w:p>
    <w:p w14:paraId="2DDF753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Gross, M.R. (1996). Alternative reproductive strategies and tactics: diversity within sexes. </w:t>
      </w:r>
      <w:r w:rsidRPr="004803F1">
        <w:rPr>
          <w:rFonts w:ascii="Garamond" w:hAnsi="Garamond" w:cs="Times New Roman"/>
          <w:i/>
          <w:iCs/>
          <w:noProof/>
          <w:lang w:val="en-GB"/>
        </w:rPr>
        <w:t>TREE</w:t>
      </w:r>
      <w:r w:rsidRPr="004803F1">
        <w:rPr>
          <w:rFonts w:ascii="Garamond" w:hAnsi="Garamond" w:cs="Times New Roman"/>
          <w:noProof/>
          <w:lang w:val="en-GB"/>
        </w:rPr>
        <w:t>, 11, 92–98.</w:t>
      </w:r>
    </w:p>
    <w:p w14:paraId="709F83C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Hadfield, J.D. &amp; Nakagawa, S. (2010). General quantitative genetic methods for comparative biology: Phylogenies, taxonomies and multi-trait models for continuous and categorical characters. </w:t>
      </w:r>
      <w:r w:rsidRPr="004803F1">
        <w:rPr>
          <w:rFonts w:ascii="Garamond" w:hAnsi="Garamond" w:cs="Times New Roman"/>
          <w:i/>
          <w:iCs/>
          <w:noProof/>
          <w:lang w:val="en-GB"/>
        </w:rPr>
        <w:t>J. Evol. Biol.</w:t>
      </w:r>
      <w:r w:rsidRPr="004803F1">
        <w:rPr>
          <w:rFonts w:ascii="Garamond" w:hAnsi="Garamond" w:cs="Times New Roman"/>
          <w:noProof/>
          <w:lang w:val="en-GB"/>
        </w:rPr>
        <w:t>, 23, 494–508.</w:t>
      </w:r>
    </w:p>
    <w:p w14:paraId="3290801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Halpern, D.F. &amp; LaMay, M.L. (2000). The Smarter Sex: A Critical Review of Sex Differences in Intelligence. </w:t>
      </w:r>
      <w:r w:rsidRPr="004803F1">
        <w:rPr>
          <w:rFonts w:ascii="Garamond" w:hAnsi="Garamond" w:cs="Times New Roman"/>
          <w:i/>
          <w:iCs/>
          <w:noProof/>
          <w:lang w:val="en-GB"/>
        </w:rPr>
        <w:t>Educ. Psychol. Rev.</w:t>
      </w:r>
      <w:r w:rsidRPr="004803F1">
        <w:rPr>
          <w:rFonts w:ascii="Garamond" w:hAnsi="Garamond" w:cs="Times New Roman"/>
          <w:noProof/>
          <w:lang w:val="en-GB"/>
        </w:rPr>
        <w:t>, 12, 229.</w:t>
      </w:r>
    </w:p>
    <w:p w14:paraId="6C8E5E0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Hedges, L. V. &amp; Olkin, I. (1985). </w:t>
      </w:r>
      <w:r w:rsidRPr="004803F1">
        <w:rPr>
          <w:rFonts w:ascii="Garamond" w:hAnsi="Garamond" w:cs="Times New Roman"/>
          <w:i/>
          <w:iCs/>
          <w:noProof/>
          <w:lang w:val="en-GB"/>
        </w:rPr>
        <w:t>Statistical Methods for Meta-Analysis</w:t>
      </w:r>
      <w:r w:rsidRPr="004803F1">
        <w:rPr>
          <w:rFonts w:ascii="Garamond" w:hAnsi="Garamond" w:cs="Times New Roman"/>
          <w:noProof/>
          <w:lang w:val="en-GB"/>
        </w:rPr>
        <w:t xml:space="preserve">. </w:t>
      </w:r>
      <w:r w:rsidRPr="004803F1">
        <w:rPr>
          <w:rFonts w:ascii="Garamond" w:hAnsi="Garamond" w:cs="Times New Roman"/>
          <w:i/>
          <w:iCs/>
          <w:noProof/>
          <w:lang w:val="en-GB"/>
        </w:rPr>
        <w:t>Biometrics</w:t>
      </w:r>
      <w:r w:rsidRPr="004803F1">
        <w:rPr>
          <w:rFonts w:ascii="Garamond" w:hAnsi="Garamond" w:cs="Times New Roman"/>
          <w:noProof/>
          <w:lang w:val="en-GB"/>
        </w:rPr>
        <w:t>. Academic Press, New York.</w:t>
      </w:r>
    </w:p>
    <w:p w14:paraId="2CBAE9F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Higgins, J.P.T. &amp; Thompson, S.G. (2002). Quantifying heterogeneity in a meta-analysis. </w:t>
      </w:r>
      <w:r w:rsidRPr="004803F1">
        <w:rPr>
          <w:rFonts w:ascii="Garamond" w:hAnsi="Garamond" w:cs="Times New Roman"/>
          <w:i/>
          <w:iCs/>
          <w:noProof/>
          <w:lang w:val="en-GB"/>
        </w:rPr>
        <w:t>Stat. Med.</w:t>
      </w:r>
      <w:r w:rsidRPr="004803F1">
        <w:rPr>
          <w:rFonts w:ascii="Garamond" w:hAnsi="Garamond" w:cs="Times New Roman"/>
          <w:noProof/>
          <w:lang w:val="en-GB"/>
        </w:rPr>
        <w:t>, 21, 1539–1558.</w:t>
      </w:r>
    </w:p>
    <w:p w14:paraId="19ADBED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Hinchliff, C.E., Smith, S.A., Allman, J.F., Burleigh, J.G., Chaudhary, R., Coghill, L.M., </w:t>
      </w:r>
      <w:r w:rsidRPr="004803F1">
        <w:rPr>
          <w:rFonts w:ascii="Garamond" w:hAnsi="Garamond" w:cs="Times New Roman"/>
          <w:i/>
          <w:iCs/>
          <w:noProof/>
          <w:lang w:val="en-GB"/>
        </w:rPr>
        <w:t>et al.</w:t>
      </w:r>
      <w:r w:rsidRPr="004803F1">
        <w:rPr>
          <w:rFonts w:ascii="Garamond" w:hAnsi="Garamond" w:cs="Times New Roman"/>
          <w:noProof/>
          <w:lang w:val="en-GB"/>
        </w:rPr>
        <w:t xml:space="preserve"> </w:t>
      </w:r>
      <w:r w:rsidRPr="004803F1">
        <w:rPr>
          <w:rFonts w:ascii="Garamond" w:hAnsi="Garamond" w:cs="Times New Roman"/>
          <w:noProof/>
          <w:lang w:val="en-GB"/>
        </w:rPr>
        <w:lastRenderedPageBreak/>
        <w:t xml:space="preserve">(2015). Synthesis of phylogeny and taxonomy into a comprehensive tree of life. </w:t>
      </w:r>
      <w:r w:rsidRPr="004803F1">
        <w:rPr>
          <w:rFonts w:ascii="Garamond" w:hAnsi="Garamond" w:cs="Times New Roman"/>
          <w:i/>
          <w:iCs/>
          <w:noProof/>
          <w:lang w:val="en-GB"/>
        </w:rPr>
        <w:t>Proc. Natl. Acad. Sci.</w:t>
      </w:r>
      <w:r w:rsidRPr="004803F1">
        <w:rPr>
          <w:rFonts w:ascii="Garamond" w:hAnsi="Garamond" w:cs="Times New Roman"/>
          <w:noProof/>
          <w:lang w:val="en-GB"/>
        </w:rPr>
        <w:t>, 112, 12764–12769.</w:t>
      </w:r>
    </w:p>
    <w:p w14:paraId="397FBE8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Horne, C.R., Hirst, A.G. &amp; Atkinson, D. (2020). Selection for increased male size predicts variation in sexual size dimorphism among fish species. </w:t>
      </w:r>
      <w:r w:rsidRPr="004803F1">
        <w:rPr>
          <w:rFonts w:ascii="Garamond" w:hAnsi="Garamond" w:cs="Times New Roman"/>
          <w:i/>
          <w:iCs/>
          <w:noProof/>
          <w:lang w:val="en-GB"/>
        </w:rPr>
        <w:t>Proc. R. Soc. B Biol. Sci.</w:t>
      </w:r>
      <w:r w:rsidRPr="004803F1">
        <w:rPr>
          <w:rFonts w:ascii="Garamond" w:hAnsi="Garamond" w:cs="Times New Roman"/>
          <w:noProof/>
          <w:lang w:val="en-GB"/>
        </w:rPr>
        <w:t>, 287.</w:t>
      </w:r>
    </w:p>
    <w:p w14:paraId="74BC711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Houle, D., Pélabon, C., Wagner, G. &amp; Hansen, T.F. (2011). Measurement and meaning in biology. </w:t>
      </w:r>
      <w:r w:rsidRPr="004803F1">
        <w:rPr>
          <w:rFonts w:ascii="Garamond" w:hAnsi="Garamond" w:cs="Times New Roman"/>
          <w:i/>
          <w:iCs/>
          <w:noProof/>
          <w:lang w:val="en-GB"/>
        </w:rPr>
        <w:t>Q. Rev. Biol.</w:t>
      </w:r>
      <w:r w:rsidRPr="004803F1">
        <w:rPr>
          <w:rFonts w:ascii="Garamond" w:hAnsi="Garamond" w:cs="Times New Roman"/>
          <w:noProof/>
          <w:lang w:val="en-GB"/>
        </w:rPr>
        <w:t>, 86, 3–34.</w:t>
      </w:r>
    </w:p>
    <w:p w14:paraId="7C4B86D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Hunt, J., Brooks, R., Jennions, M.D., Smith, M.J., Bentsen, C.L. &amp; Bussière, L.F. (2004). High-quality male field crickets invest heavily in sexual display but die young. </w:t>
      </w:r>
      <w:r w:rsidRPr="004803F1">
        <w:rPr>
          <w:rFonts w:ascii="Garamond" w:hAnsi="Garamond" w:cs="Times New Roman"/>
          <w:i/>
          <w:iCs/>
          <w:noProof/>
          <w:lang w:val="en-GB"/>
        </w:rPr>
        <w:t>Nature</w:t>
      </w:r>
      <w:r w:rsidRPr="004803F1">
        <w:rPr>
          <w:rFonts w:ascii="Garamond" w:hAnsi="Garamond" w:cs="Times New Roman"/>
          <w:noProof/>
          <w:lang w:val="en-GB"/>
        </w:rPr>
        <w:t>, 432, 1024–1027.</w:t>
      </w:r>
    </w:p>
    <w:p w14:paraId="7880361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James, J.W. (1973). 353. Note: Covariances Between Relatives due to Sex-Linked Genes. </w:t>
      </w:r>
      <w:r w:rsidRPr="004803F1">
        <w:rPr>
          <w:rFonts w:ascii="Garamond" w:hAnsi="Garamond" w:cs="Times New Roman"/>
          <w:i/>
          <w:iCs/>
          <w:noProof/>
          <w:lang w:val="en-GB"/>
        </w:rPr>
        <w:t>Biometrics</w:t>
      </w:r>
      <w:r w:rsidRPr="004803F1">
        <w:rPr>
          <w:rFonts w:ascii="Garamond" w:hAnsi="Garamond" w:cs="Times New Roman"/>
          <w:noProof/>
          <w:lang w:val="en-GB"/>
        </w:rPr>
        <w:t>, 29, 584.</w:t>
      </w:r>
    </w:p>
    <w:p w14:paraId="69A7669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Janicke, T., Häderer, I.K., Lajeunesse, M.J. &amp; Anthes, N. (2016). Evolutionary Biology: Darwinian sex roles confirmed across the animal kingdom. </w:t>
      </w:r>
      <w:r w:rsidRPr="004803F1">
        <w:rPr>
          <w:rFonts w:ascii="Garamond" w:hAnsi="Garamond" w:cs="Times New Roman"/>
          <w:i/>
          <w:iCs/>
          <w:noProof/>
          <w:lang w:val="en-GB"/>
        </w:rPr>
        <w:t>Sci. Adv.</w:t>
      </w:r>
      <w:r w:rsidRPr="004803F1">
        <w:rPr>
          <w:rFonts w:ascii="Garamond" w:hAnsi="Garamond" w:cs="Times New Roman"/>
          <w:noProof/>
          <w:lang w:val="en-GB"/>
        </w:rPr>
        <w:t>, 2, 1–11.</w:t>
      </w:r>
    </w:p>
    <w:p w14:paraId="5618B50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Janicke, T. &amp; Morrow, E.H. (2018). Operational sex ratio predicts the opportunity and direction of sexual selection across animals. </w:t>
      </w:r>
      <w:r w:rsidRPr="004803F1">
        <w:rPr>
          <w:rFonts w:ascii="Garamond" w:hAnsi="Garamond" w:cs="Times New Roman"/>
          <w:i/>
          <w:iCs/>
          <w:noProof/>
          <w:lang w:val="en-GB"/>
        </w:rPr>
        <w:t>Ecol. Lett.</w:t>
      </w:r>
      <w:r w:rsidRPr="004803F1">
        <w:rPr>
          <w:rFonts w:ascii="Garamond" w:hAnsi="Garamond" w:cs="Times New Roman"/>
          <w:noProof/>
          <w:lang w:val="en-GB"/>
        </w:rPr>
        <w:t>, 21, 384–391.</w:t>
      </w:r>
    </w:p>
    <w:p w14:paraId="0CE4E00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Jetz, W., Thomas, G.H., Joy, J.B., Hartmann, K. &amp; Mooers, A.O. (2012). The global diversity of birds in space and time. </w:t>
      </w:r>
      <w:r w:rsidRPr="004803F1">
        <w:rPr>
          <w:rFonts w:ascii="Garamond" w:hAnsi="Garamond" w:cs="Times New Roman"/>
          <w:i/>
          <w:iCs/>
          <w:noProof/>
          <w:lang w:val="en-GB"/>
        </w:rPr>
        <w:t>Nature</w:t>
      </w:r>
      <w:r w:rsidRPr="004803F1">
        <w:rPr>
          <w:rFonts w:ascii="Garamond" w:hAnsi="Garamond" w:cs="Times New Roman"/>
          <w:noProof/>
          <w:lang w:val="en-GB"/>
        </w:rPr>
        <w:t>, 491, 444–448.</w:t>
      </w:r>
    </w:p>
    <w:p w14:paraId="43722469"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Jetz, W., Thomas, G.H., Joy, J.B., Redding, D.W., Hartmann, K. &amp; Mooers, A.O. (2014). Global Distribution and Conservation of Evolutionary Distinctness in Birds. </w:t>
      </w:r>
      <w:r w:rsidRPr="004803F1">
        <w:rPr>
          <w:rFonts w:ascii="Garamond" w:hAnsi="Garamond" w:cs="Times New Roman"/>
          <w:i/>
          <w:iCs/>
          <w:noProof/>
          <w:lang w:val="en-GB"/>
        </w:rPr>
        <w:t>Curr. Biol.</w:t>
      </w:r>
      <w:r w:rsidRPr="004803F1">
        <w:rPr>
          <w:rFonts w:ascii="Garamond" w:hAnsi="Garamond" w:cs="Times New Roman"/>
          <w:noProof/>
          <w:lang w:val="en-GB"/>
        </w:rPr>
        <w:t>, 24, 919–930.</w:t>
      </w:r>
    </w:p>
    <w:p w14:paraId="0CEBA3C5"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Johnson, W., Deary, I.J. &amp; Carothers, A. (2008). Sex Differences in Variability in General Intelligence: A New Look at the Old Question. </w:t>
      </w:r>
      <w:r w:rsidRPr="004803F1">
        <w:rPr>
          <w:rFonts w:ascii="Garamond" w:hAnsi="Garamond" w:cs="Times New Roman"/>
          <w:i/>
          <w:iCs/>
          <w:noProof/>
          <w:lang w:val="en-GB"/>
        </w:rPr>
        <w:t>Perspect. Psychol. Sci.</w:t>
      </w:r>
      <w:r w:rsidRPr="004803F1">
        <w:rPr>
          <w:rFonts w:ascii="Garamond" w:hAnsi="Garamond" w:cs="Times New Roman"/>
          <w:noProof/>
          <w:lang w:val="en-GB"/>
        </w:rPr>
        <w:t>, 3, 518–531.</w:t>
      </w:r>
    </w:p>
    <w:p w14:paraId="46F664F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Johnson, W., Deary, I.J. &amp; Carothers, A. (2009). A Role for the X Chromosome in Sex Differences in Variability in General Intelligence? </w:t>
      </w:r>
      <w:r w:rsidRPr="004803F1">
        <w:rPr>
          <w:rFonts w:ascii="Garamond" w:hAnsi="Garamond" w:cs="Times New Roman"/>
          <w:i/>
          <w:iCs/>
          <w:noProof/>
          <w:lang w:val="en-GB"/>
        </w:rPr>
        <w:t>Perspect. Psychol. Sci.</w:t>
      </w:r>
      <w:r w:rsidRPr="004803F1">
        <w:rPr>
          <w:rFonts w:ascii="Garamond" w:hAnsi="Garamond" w:cs="Times New Roman"/>
          <w:noProof/>
          <w:lang w:val="en-GB"/>
        </w:rPr>
        <w:t>, 4, 598–611.</w:t>
      </w:r>
    </w:p>
    <w:p w14:paraId="758BBAC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Jones, C.M., Braithwaite, V.A. &amp; Healy, S.D. (2003). The evolution of sex differences in spatial ability. </w:t>
      </w:r>
      <w:r w:rsidRPr="004803F1">
        <w:rPr>
          <w:rFonts w:ascii="Garamond" w:hAnsi="Garamond" w:cs="Times New Roman"/>
          <w:i/>
          <w:iCs/>
          <w:noProof/>
          <w:lang w:val="en-GB"/>
        </w:rPr>
        <w:t>Behav. Neurosci.</w:t>
      </w:r>
      <w:r w:rsidRPr="004803F1">
        <w:rPr>
          <w:rFonts w:ascii="Garamond" w:hAnsi="Garamond" w:cs="Times New Roman"/>
          <w:noProof/>
          <w:lang w:val="en-GB"/>
        </w:rPr>
        <w:t>, 117, 403–411.</w:t>
      </w:r>
    </w:p>
    <w:p w14:paraId="0C8A6CB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Ju, C., Duan, Y. &amp; You, X. (2015). Retesting the greater male variability hypothesis in mainland China: A cross-regional study. </w:t>
      </w:r>
      <w:r w:rsidRPr="004803F1">
        <w:rPr>
          <w:rFonts w:ascii="Garamond" w:hAnsi="Garamond" w:cs="Times New Roman"/>
          <w:i/>
          <w:iCs/>
          <w:noProof/>
          <w:lang w:val="en-GB"/>
        </w:rPr>
        <w:t>Pers. Individ. Dif.</w:t>
      </w:r>
      <w:r w:rsidRPr="004803F1">
        <w:rPr>
          <w:rFonts w:ascii="Garamond" w:hAnsi="Garamond" w:cs="Times New Roman"/>
          <w:noProof/>
          <w:lang w:val="en-GB"/>
        </w:rPr>
        <w:t>, 72, 85–89.</w:t>
      </w:r>
    </w:p>
    <w:p w14:paraId="3578A5E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Kappeler, P.M. (2017). Sex roles and adult sex ratios: insights from mammalian biology and consequences for primate behaviour. </w:t>
      </w:r>
      <w:r w:rsidRPr="004803F1">
        <w:rPr>
          <w:rFonts w:ascii="Garamond" w:hAnsi="Garamond" w:cs="Times New Roman"/>
          <w:i/>
          <w:iCs/>
          <w:noProof/>
          <w:lang w:val="en-GB"/>
        </w:rPr>
        <w:t>Phil. Trans. R. Soc. B</w:t>
      </w:r>
      <w:r w:rsidRPr="004803F1">
        <w:rPr>
          <w:rFonts w:ascii="Garamond" w:hAnsi="Garamond" w:cs="Times New Roman"/>
          <w:noProof/>
          <w:lang w:val="en-GB"/>
        </w:rPr>
        <w:t>, 372, 20160321.</w:t>
      </w:r>
    </w:p>
    <w:p w14:paraId="708091E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Karwowski, M., Jankowska, D.M., Gajda, A., Marczak, M., Groyecka, A. &amp; Sorokowski, P. (2016). Greater Male Variability in Creativity Outside the WEIRD World. </w:t>
      </w:r>
      <w:r w:rsidRPr="004803F1">
        <w:rPr>
          <w:rFonts w:ascii="Garamond" w:hAnsi="Garamond" w:cs="Times New Roman"/>
          <w:i/>
          <w:iCs/>
          <w:noProof/>
          <w:lang w:val="en-GB"/>
        </w:rPr>
        <w:t>Creat. Res. J.</w:t>
      </w:r>
      <w:r w:rsidRPr="004803F1">
        <w:rPr>
          <w:rFonts w:ascii="Garamond" w:hAnsi="Garamond" w:cs="Times New Roman"/>
          <w:noProof/>
          <w:lang w:val="en-GB"/>
        </w:rPr>
        <w:t>, 28, 467–470.</w:t>
      </w:r>
    </w:p>
    <w:p w14:paraId="0F6B7EE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Lehre, A.C., Lehre, K.P., Laake, P. &amp; Danbolt, N.C. (2009). Greater intrasex phenotype variability in males than in females is a fundamental aspect of the gender differences in humans. </w:t>
      </w:r>
      <w:r w:rsidRPr="004803F1">
        <w:rPr>
          <w:rFonts w:ascii="Garamond" w:hAnsi="Garamond" w:cs="Times New Roman"/>
          <w:i/>
          <w:iCs/>
          <w:noProof/>
          <w:lang w:val="en-GB"/>
        </w:rPr>
        <w:t>Dev. Psychobiol.</w:t>
      </w:r>
      <w:r w:rsidRPr="004803F1">
        <w:rPr>
          <w:rFonts w:ascii="Garamond" w:hAnsi="Garamond" w:cs="Times New Roman"/>
          <w:noProof/>
          <w:lang w:val="en-GB"/>
        </w:rPr>
        <w:t>, 51, 198–206.</w:t>
      </w:r>
    </w:p>
    <w:p w14:paraId="29F122B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van der Linden, D., Dunkel, C.S. &amp; Madison, G. (2017). Sex differences in brain size and general intelligence (g). </w:t>
      </w:r>
      <w:r w:rsidRPr="004803F1">
        <w:rPr>
          <w:rFonts w:ascii="Garamond" w:hAnsi="Garamond" w:cs="Times New Roman"/>
          <w:i/>
          <w:iCs/>
          <w:noProof/>
          <w:lang w:val="en-GB"/>
        </w:rPr>
        <w:t>Intelligence</w:t>
      </w:r>
      <w:r w:rsidRPr="004803F1">
        <w:rPr>
          <w:rFonts w:ascii="Garamond" w:hAnsi="Garamond" w:cs="Times New Roman"/>
          <w:noProof/>
          <w:lang w:val="en-GB"/>
        </w:rPr>
        <w:t>, 63, 78–88.</w:t>
      </w:r>
    </w:p>
    <w:p w14:paraId="22CE81E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Lovich, J.E. &amp; Gibbons, J.W. (1992). A review of techniques for quantifying sexual size dimorphism. </w:t>
      </w:r>
      <w:r w:rsidRPr="004803F1">
        <w:rPr>
          <w:rFonts w:ascii="Garamond" w:hAnsi="Garamond" w:cs="Times New Roman"/>
          <w:i/>
          <w:iCs/>
          <w:noProof/>
          <w:lang w:val="en-GB"/>
        </w:rPr>
        <w:t>Growth Dev Aging</w:t>
      </w:r>
      <w:r w:rsidRPr="004803F1">
        <w:rPr>
          <w:rFonts w:ascii="Garamond" w:hAnsi="Garamond" w:cs="Times New Roman"/>
          <w:noProof/>
          <w:lang w:val="en-GB"/>
        </w:rPr>
        <w:t>, 56, 269–281.</w:t>
      </w:r>
    </w:p>
    <w:p w14:paraId="675B560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Lyon, M.F. (1961). Gene Action in the X-chromosom (Mus musculus L.). </w:t>
      </w:r>
      <w:r w:rsidRPr="004803F1">
        <w:rPr>
          <w:rFonts w:ascii="Garamond" w:hAnsi="Garamond" w:cs="Times New Roman"/>
          <w:i/>
          <w:iCs/>
          <w:noProof/>
          <w:lang w:val="en-GB"/>
        </w:rPr>
        <w:t>Nature</w:t>
      </w:r>
      <w:r w:rsidRPr="004803F1">
        <w:rPr>
          <w:rFonts w:ascii="Garamond" w:hAnsi="Garamond" w:cs="Times New Roman"/>
          <w:noProof/>
          <w:lang w:val="en-GB"/>
        </w:rPr>
        <w:t>, 190, 372–373.</w:t>
      </w:r>
    </w:p>
    <w:p w14:paraId="36016C0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Machin, S. &amp; Pekkarinen, T. (2008). Assessment: Global sex differences in test score variability. </w:t>
      </w:r>
      <w:r w:rsidRPr="004803F1">
        <w:rPr>
          <w:rFonts w:ascii="Garamond" w:hAnsi="Garamond" w:cs="Times New Roman"/>
          <w:i/>
          <w:iCs/>
          <w:noProof/>
          <w:lang w:val="en-GB"/>
        </w:rPr>
        <w:t>Science (80-. ).</w:t>
      </w:r>
      <w:r w:rsidRPr="004803F1">
        <w:rPr>
          <w:rFonts w:ascii="Garamond" w:hAnsi="Garamond" w:cs="Times New Roman"/>
          <w:noProof/>
          <w:lang w:val="en-GB"/>
        </w:rPr>
        <w:t>, 322, 1331–1332.</w:t>
      </w:r>
    </w:p>
    <w:p w14:paraId="6F9ABFB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McEvoy, J., While, G.M., Sinn, D.L. &amp; Wapstra, E. (2013). The role of size and aggression in intrasexual male competition in a social lizard species, Egernia whitii. </w:t>
      </w:r>
      <w:r w:rsidRPr="004803F1">
        <w:rPr>
          <w:rFonts w:ascii="Garamond" w:hAnsi="Garamond" w:cs="Times New Roman"/>
          <w:i/>
          <w:iCs/>
          <w:noProof/>
          <w:lang w:val="en-GB"/>
        </w:rPr>
        <w:t>Behav. Ecol. Sociobiol.</w:t>
      </w:r>
      <w:r w:rsidRPr="004803F1">
        <w:rPr>
          <w:rFonts w:ascii="Garamond" w:hAnsi="Garamond" w:cs="Times New Roman"/>
          <w:noProof/>
          <w:lang w:val="en-GB"/>
        </w:rPr>
        <w:t>, 67, 79–90.</w:t>
      </w:r>
    </w:p>
    <w:p w14:paraId="1EBA4BB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McGhee, K.E. &amp; Travis, J. (2010). Repeatable behavioural type and stable dominance rank in the bluefin killifish. </w:t>
      </w:r>
      <w:r w:rsidRPr="004803F1">
        <w:rPr>
          <w:rFonts w:ascii="Garamond" w:hAnsi="Garamond" w:cs="Times New Roman"/>
          <w:i/>
          <w:iCs/>
          <w:noProof/>
          <w:lang w:val="en-GB"/>
        </w:rPr>
        <w:t>Anim Behav</w:t>
      </w:r>
      <w:r w:rsidRPr="004803F1">
        <w:rPr>
          <w:rFonts w:ascii="Garamond" w:hAnsi="Garamond" w:cs="Times New Roman"/>
          <w:noProof/>
          <w:lang w:val="en-GB"/>
        </w:rPr>
        <w:t>, 79, 497–507.</w:t>
      </w:r>
    </w:p>
    <w:p w14:paraId="6BF6885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Miller, D.I. &amp; Halpern, D.F. (2014). The new science of cognitive sex differences. </w:t>
      </w:r>
      <w:r w:rsidRPr="004803F1">
        <w:rPr>
          <w:rFonts w:ascii="Garamond" w:hAnsi="Garamond" w:cs="Times New Roman"/>
          <w:i/>
          <w:iCs/>
          <w:noProof/>
          <w:lang w:val="en-GB"/>
        </w:rPr>
        <w:t>Trends Cogn. Sci.</w:t>
      </w:r>
      <w:r w:rsidRPr="004803F1">
        <w:rPr>
          <w:rFonts w:ascii="Garamond" w:hAnsi="Garamond" w:cs="Times New Roman"/>
          <w:noProof/>
          <w:lang w:val="en-GB"/>
        </w:rPr>
        <w:t>, 18, 37–45.</w:t>
      </w:r>
    </w:p>
    <w:p w14:paraId="6BDA211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Munson, A.A., Jones, C., Schraft, H. &amp; Sih, A. (2020). You ’ re Just My Type</w:t>
      </w:r>
      <w:r w:rsidRPr="004803F1">
        <w:rPr>
          <w:rFonts w:ascii="Times New Roman" w:hAnsi="Times New Roman" w:cs="Times New Roman"/>
          <w:noProof/>
          <w:lang w:val="en-GB"/>
        </w:rPr>
        <w:t> </w:t>
      </w:r>
      <w:r w:rsidRPr="004803F1">
        <w:rPr>
          <w:rFonts w:ascii="Garamond" w:hAnsi="Garamond" w:cs="Times New Roman"/>
          <w:noProof/>
          <w:lang w:val="en-GB"/>
        </w:rPr>
        <w:t xml:space="preserve">: Mate Choice and </w:t>
      </w:r>
      <w:r w:rsidRPr="004803F1">
        <w:rPr>
          <w:rFonts w:ascii="Garamond" w:hAnsi="Garamond" w:cs="Times New Roman"/>
          <w:noProof/>
          <w:lang w:val="en-GB"/>
        </w:rPr>
        <w:lastRenderedPageBreak/>
        <w:t xml:space="preserve">Behavioral Types. </w:t>
      </w:r>
      <w:r w:rsidRPr="004803F1">
        <w:rPr>
          <w:rFonts w:ascii="Garamond" w:hAnsi="Garamond" w:cs="Times New Roman"/>
          <w:i/>
          <w:iCs/>
          <w:noProof/>
          <w:lang w:val="en-GB"/>
        </w:rPr>
        <w:t>Trends Ecol. Evol.</w:t>
      </w:r>
      <w:r w:rsidRPr="004803F1">
        <w:rPr>
          <w:rFonts w:ascii="Garamond" w:hAnsi="Garamond" w:cs="Times New Roman"/>
          <w:noProof/>
          <w:lang w:val="en-GB"/>
        </w:rPr>
        <w:t>, 1–11.</w:t>
      </w:r>
    </w:p>
    <w:p w14:paraId="2A335588"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Nakagawa, S., Noble, D.W.A., Senior, A.M. &amp; Lagisz, M. (2017). Meta-evaluation of meta-analysis: Ten appraisal questions for biologists. </w:t>
      </w:r>
      <w:r w:rsidRPr="004803F1">
        <w:rPr>
          <w:rFonts w:ascii="Garamond" w:hAnsi="Garamond" w:cs="Times New Roman"/>
          <w:i/>
          <w:iCs/>
          <w:noProof/>
          <w:lang w:val="en-GB"/>
        </w:rPr>
        <w:t>BMC Biol.</w:t>
      </w:r>
      <w:r w:rsidRPr="004803F1">
        <w:rPr>
          <w:rFonts w:ascii="Garamond" w:hAnsi="Garamond" w:cs="Times New Roman"/>
          <w:noProof/>
          <w:lang w:val="en-GB"/>
        </w:rPr>
        <w:t>, 15, 1–14.</w:t>
      </w:r>
    </w:p>
    <w:p w14:paraId="0E64F97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Nakagawa, S., Poulin, R., Mengersen, K., Reinhold, K., Engqvist, L., Lagisz, M., </w:t>
      </w:r>
      <w:r w:rsidRPr="004803F1">
        <w:rPr>
          <w:rFonts w:ascii="Garamond" w:hAnsi="Garamond" w:cs="Times New Roman"/>
          <w:i/>
          <w:iCs/>
          <w:noProof/>
          <w:lang w:val="en-GB"/>
        </w:rPr>
        <w:t>et al.</w:t>
      </w:r>
      <w:r w:rsidRPr="004803F1">
        <w:rPr>
          <w:rFonts w:ascii="Garamond" w:hAnsi="Garamond" w:cs="Times New Roman"/>
          <w:noProof/>
          <w:lang w:val="en-GB"/>
        </w:rPr>
        <w:t xml:space="preserve"> (2015). Meta-analysis of variation: Ecological and evolutionary applications and beyond. </w:t>
      </w:r>
      <w:r w:rsidRPr="004803F1">
        <w:rPr>
          <w:rFonts w:ascii="Garamond" w:hAnsi="Garamond" w:cs="Times New Roman"/>
          <w:i/>
          <w:iCs/>
          <w:noProof/>
          <w:lang w:val="en-GB"/>
        </w:rPr>
        <w:t>Methods Ecol. Evol.</w:t>
      </w:r>
      <w:r w:rsidRPr="004803F1">
        <w:rPr>
          <w:rFonts w:ascii="Garamond" w:hAnsi="Garamond" w:cs="Times New Roman"/>
          <w:noProof/>
          <w:lang w:val="en-GB"/>
        </w:rPr>
        <w:t>, 6, 143–152.</w:t>
      </w:r>
    </w:p>
    <w:p w14:paraId="52C3AA9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Nakagawa, S. &amp; Santos, E.S.A. (2012). Methodological issues and advances in biological meta-analysis. </w:t>
      </w:r>
      <w:r w:rsidRPr="004803F1">
        <w:rPr>
          <w:rFonts w:ascii="Garamond" w:hAnsi="Garamond" w:cs="Times New Roman"/>
          <w:i/>
          <w:iCs/>
          <w:noProof/>
          <w:lang w:val="en-GB"/>
        </w:rPr>
        <w:t>Evol. Ecol.</w:t>
      </w:r>
      <w:r w:rsidRPr="004803F1">
        <w:rPr>
          <w:rFonts w:ascii="Garamond" w:hAnsi="Garamond" w:cs="Times New Roman"/>
          <w:noProof/>
          <w:lang w:val="en-GB"/>
        </w:rPr>
        <w:t>, 26, 1253–1274.</w:t>
      </w:r>
    </w:p>
    <w:p w14:paraId="3773501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Nettle, D. (2006). The evolution of personality variation in humans and other animals. </w:t>
      </w:r>
      <w:r w:rsidRPr="004803F1">
        <w:rPr>
          <w:rFonts w:ascii="Garamond" w:hAnsi="Garamond" w:cs="Times New Roman"/>
          <w:i/>
          <w:iCs/>
          <w:noProof/>
          <w:lang w:val="en-GB"/>
        </w:rPr>
        <w:t>Am. Psychol.</w:t>
      </w:r>
      <w:r w:rsidRPr="004803F1">
        <w:rPr>
          <w:rFonts w:ascii="Garamond" w:hAnsi="Garamond" w:cs="Times New Roman"/>
          <w:noProof/>
          <w:lang w:val="en-GB"/>
        </w:rPr>
        <w:t>, 61, 622–631.</w:t>
      </w:r>
    </w:p>
    <w:p w14:paraId="5DD3A2B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Noble, D.W.A., Lagisz, M., O’dea, R.E. &amp; Nakagawa, S. (2017). Nonindependence and sensitivity analyses in ecological and evolutionary meta-analyses. </w:t>
      </w:r>
      <w:r w:rsidRPr="004803F1">
        <w:rPr>
          <w:rFonts w:ascii="Garamond" w:hAnsi="Garamond" w:cs="Times New Roman"/>
          <w:i/>
          <w:iCs/>
          <w:noProof/>
          <w:lang w:val="en-GB"/>
        </w:rPr>
        <w:t>Mol. Ecol.</w:t>
      </w:r>
      <w:r w:rsidRPr="004803F1">
        <w:rPr>
          <w:rFonts w:ascii="Garamond" w:hAnsi="Garamond" w:cs="Times New Roman"/>
          <w:noProof/>
          <w:lang w:val="en-GB"/>
        </w:rPr>
        <w:t>, 2410–2425.</w:t>
      </w:r>
    </w:p>
    <w:p w14:paraId="1B175BE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O’Dea, R.E., Lagisz, M., Jennions, M.D. &amp; Nakagawa, S. (2018). Gender differences in individual variation in academic grades fail to fit expected patterns for STEM. </w:t>
      </w:r>
      <w:r w:rsidRPr="004803F1">
        <w:rPr>
          <w:rFonts w:ascii="Garamond" w:hAnsi="Garamond" w:cs="Times New Roman"/>
          <w:i/>
          <w:iCs/>
          <w:noProof/>
          <w:lang w:val="en-GB"/>
        </w:rPr>
        <w:t>Nat. Commun.</w:t>
      </w:r>
      <w:r w:rsidRPr="004803F1">
        <w:rPr>
          <w:rFonts w:ascii="Garamond" w:hAnsi="Garamond" w:cs="Times New Roman"/>
          <w:noProof/>
          <w:lang w:val="en-GB"/>
        </w:rPr>
        <w:t>, 9.</w:t>
      </w:r>
    </w:p>
    <w:p w14:paraId="6A2E1AB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Parker, G.. (1970). Sperm competition and its evolutionary consequences in the insects. </w:t>
      </w:r>
      <w:r w:rsidRPr="004803F1">
        <w:rPr>
          <w:rFonts w:ascii="Garamond" w:hAnsi="Garamond" w:cs="Times New Roman"/>
          <w:i/>
          <w:iCs/>
          <w:noProof/>
          <w:lang w:val="en-GB"/>
        </w:rPr>
        <w:t>Biol. Rev.</w:t>
      </w:r>
      <w:r w:rsidRPr="004803F1">
        <w:rPr>
          <w:rFonts w:ascii="Garamond" w:hAnsi="Garamond" w:cs="Times New Roman"/>
          <w:noProof/>
          <w:lang w:val="en-GB"/>
        </w:rPr>
        <w:t>, 45, 535–567.</w:t>
      </w:r>
    </w:p>
    <w:p w14:paraId="05C4B2B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Pick, J.L., Nakagawa, S. &amp; Noble, D.W.A. (2019). Reproducible, flexible and high-throughput data extraction from primary literature: The metaDigitise r package. </w:t>
      </w:r>
      <w:r w:rsidRPr="004803F1">
        <w:rPr>
          <w:rFonts w:ascii="Garamond" w:hAnsi="Garamond" w:cs="Times New Roman"/>
          <w:i/>
          <w:iCs/>
          <w:noProof/>
          <w:lang w:val="en-GB"/>
        </w:rPr>
        <w:t>Methods Ecol. Evol.</w:t>
      </w:r>
      <w:r w:rsidRPr="004803F1">
        <w:rPr>
          <w:rFonts w:ascii="Garamond" w:hAnsi="Garamond" w:cs="Times New Roman"/>
          <w:noProof/>
          <w:lang w:val="en-GB"/>
        </w:rPr>
        <w:t>, 10, 426–431.</w:t>
      </w:r>
    </w:p>
    <w:p w14:paraId="6609834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Piper, W.H., Walcott, C., Mager, J.N. &amp; Spilker, F.J. (2008). Fatal battles in common loons: a preliminary analysis. </w:t>
      </w:r>
      <w:r w:rsidRPr="004803F1">
        <w:rPr>
          <w:rFonts w:ascii="Garamond" w:hAnsi="Garamond" w:cs="Times New Roman"/>
          <w:i/>
          <w:iCs/>
          <w:noProof/>
          <w:lang w:val="en-GB"/>
        </w:rPr>
        <w:t>Anim. Behav.</w:t>
      </w:r>
      <w:r w:rsidRPr="004803F1">
        <w:rPr>
          <w:rFonts w:ascii="Garamond" w:hAnsi="Garamond" w:cs="Times New Roman"/>
          <w:noProof/>
          <w:lang w:val="en-GB"/>
        </w:rPr>
        <w:t>, 75, 1109–1115.</w:t>
      </w:r>
    </w:p>
    <w:p w14:paraId="15FD2DD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Pomiankowski, A. &amp; Moller, A.P. (1995). A resolution of the lek paradox. </w:t>
      </w:r>
      <w:r w:rsidRPr="004803F1">
        <w:rPr>
          <w:rFonts w:ascii="Garamond" w:hAnsi="Garamond" w:cs="Times New Roman"/>
          <w:i/>
          <w:iCs/>
          <w:noProof/>
          <w:lang w:val="en-GB"/>
        </w:rPr>
        <w:t>Proc. R. Soc. B Biol. Sci.</w:t>
      </w:r>
      <w:r w:rsidRPr="004803F1">
        <w:rPr>
          <w:rFonts w:ascii="Garamond" w:hAnsi="Garamond" w:cs="Times New Roman"/>
          <w:noProof/>
          <w:lang w:val="en-GB"/>
        </w:rPr>
        <w:t>, 260, 21–29.</w:t>
      </w:r>
    </w:p>
    <w:p w14:paraId="2CD4EAD9"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PRICE, T., SCHLUTER, D. &amp; HECKMAN, N.E. (1993). Sexual selection when the female directly benefits. </w:t>
      </w:r>
      <w:r w:rsidRPr="004803F1">
        <w:rPr>
          <w:rFonts w:ascii="Garamond" w:hAnsi="Garamond" w:cs="Times New Roman"/>
          <w:i/>
          <w:iCs/>
          <w:noProof/>
          <w:lang w:val="en-GB"/>
        </w:rPr>
        <w:t>Biol. J. Linn. Soc.</w:t>
      </w:r>
      <w:r w:rsidRPr="004803F1">
        <w:rPr>
          <w:rFonts w:ascii="Garamond" w:hAnsi="Garamond" w:cs="Times New Roman"/>
          <w:noProof/>
          <w:lang w:val="en-GB"/>
        </w:rPr>
        <w:t>, 48, 187–211.</w:t>
      </w:r>
    </w:p>
    <w:p w14:paraId="7F425AD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R Core Team. (2016). R: A language and environment for statistical computing.</w:t>
      </w:r>
    </w:p>
    <w:p w14:paraId="2FA3423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Réale, D., Reader, S.M., Sol, D., McDougall, P.T. &amp; Dingemanse, N.J. (2007). Integrating animal temperament within ecology and evolution. </w:t>
      </w:r>
      <w:r w:rsidRPr="004803F1">
        <w:rPr>
          <w:rFonts w:ascii="Garamond" w:hAnsi="Garamond" w:cs="Times New Roman"/>
          <w:i/>
          <w:iCs/>
          <w:noProof/>
          <w:lang w:val="en-GB"/>
        </w:rPr>
        <w:t>Biol. Rev.</w:t>
      </w:r>
      <w:r w:rsidRPr="004803F1">
        <w:rPr>
          <w:rFonts w:ascii="Garamond" w:hAnsi="Garamond" w:cs="Times New Roman"/>
          <w:noProof/>
          <w:lang w:val="en-GB"/>
        </w:rPr>
        <w:t>, 82, 291–318.</w:t>
      </w:r>
    </w:p>
    <w:p w14:paraId="25312C7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Reinhold, K. &amp; Engqvist, L. (2013a). The variability is in the sex chromosomes. </w:t>
      </w:r>
      <w:r w:rsidRPr="004803F1">
        <w:rPr>
          <w:rFonts w:ascii="Garamond" w:hAnsi="Garamond" w:cs="Times New Roman"/>
          <w:i/>
          <w:iCs/>
          <w:noProof/>
          <w:lang w:val="en-GB"/>
        </w:rPr>
        <w:t>Evolution (N. Y).</w:t>
      </w:r>
      <w:r w:rsidRPr="004803F1">
        <w:rPr>
          <w:rFonts w:ascii="Garamond" w:hAnsi="Garamond" w:cs="Times New Roman"/>
          <w:noProof/>
          <w:lang w:val="en-GB"/>
        </w:rPr>
        <w:t>, 67, 3662–3668.</w:t>
      </w:r>
    </w:p>
    <w:p w14:paraId="6A830F2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Reinhold, K. &amp; Engqvist, L. (2013b). The variability is in the sex chromosomes. </w:t>
      </w:r>
      <w:r w:rsidRPr="004803F1">
        <w:rPr>
          <w:rFonts w:ascii="Garamond" w:hAnsi="Garamond" w:cs="Times New Roman"/>
          <w:i/>
          <w:iCs/>
          <w:noProof/>
          <w:lang w:val="en-GB"/>
        </w:rPr>
        <w:t>Evolution (N. Y).</w:t>
      </w:r>
      <w:r w:rsidRPr="004803F1">
        <w:rPr>
          <w:rFonts w:ascii="Garamond" w:hAnsi="Garamond" w:cs="Times New Roman"/>
          <w:noProof/>
          <w:lang w:val="en-GB"/>
        </w:rPr>
        <w:t>, 67, 3662–3668.</w:t>
      </w:r>
    </w:p>
    <w:p w14:paraId="40E8D05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Reiss, M.J. (1986). Sexual dimorphism in body size: Are larger species more dimorphic? </w:t>
      </w:r>
      <w:r w:rsidRPr="004803F1">
        <w:rPr>
          <w:rFonts w:ascii="Garamond" w:hAnsi="Garamond" w:cs="Times New Roman"/>
          <w:i/>
          <w:iCs/>
          <w:noProof/>
          <w:lang w:val="en-GB"/>
        </w:rPr>
        <w:t>J. Theor. Biol.</w:t>
      </w:r>
      <w:r w:rsidRPr="004803F1">
        <w:rPr>
          <w:rFonts w:ascii="Garamond" w:hAnsi="Garamond" w:cs="Times New Roman"/>
          <w:noProof/>
          <w:lang w:val="en-GB"/>
        </w:rPr>
        <w:t>, 121, 163–172.</w:t>
      </w:r>
    </w:p>
    <w:p w14:paraId="3E8D6189"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Roalf, D.R., Gur, R.E., Ruparel, K., Calkins, M.E., Satterthwaite, T.D., Bilker, W.B., </w:t>
      </w:r>
      <w:r w:rsidRPr="004803F1">
        <w:rPr>
          <w:rFonts w:ascii="Garamond" w:hAnsi="Garamond" w:cs="Times New Roman"/>
          <w:i/>
          <w:iCs/>
          <w:noProof/>
          <w:lang w:val="en-GB"/>
        </w:rPr>
        <w:t>et al.</w:t>
      </w:r>
      <w:r w:rsidRPr="004803F1">
        <w:rPr>
          <w:rFonts w:ascii="Garamond" w:hAnsi="Garamond" w:cs="Times New Roman"/>
          <w:noProof/>
          <w:lang w:val="en-GB"/>
        </w:rPr>
        <w:t xml:space="preserve"> (2014). Within-individual variability in neurocognitive performance: Age- and sex-related differences in children and youths from ages 8 to 21. </w:t>
      </w:r>
      <w:r w:rsidRPr="004803F1">
        <w:rPr>
          <w:rFonts w:ascii="Garamond" w:hAnsi="Garamond" w:cs="Times New Roman"/>
          <w:i/>
          <w:iCs/>
          <w:noProof/>
          <w:lang w:val="en-GB"/>
        </w:rPr>
        <w:t>Neuropsychology</w:t>
      </w:r>
      <w:r w:rsidRPr="004803F1">
        <w:rPr>
          <w:rFonts w:ascii="Garamond" w:hAnsi="Garamond" w:cs="Times New Roman"/>
          <w:noProof/>
          <w:lang w:val="en-GB"/>
        </w:rPr>
        <w:t>, 28, 506–518.</w:t>
      </w:r>
    </w:p>
    <w:p w14:paraId="50E3ACF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Rohner, P.T., Blanckenhorn, W.U. &amp; Puniamoorthy, N. (2016). Sexual selection on male size drives the evolution of male-biased sexual size dimorphism via the prolongation of male development. </w:t>
      </w:r>
      <w:r w:rsidRPr="004803F1">
        <w:rPr>
          <w:rFonts w:ascii="Garamond" w:hAnsi="Garamond" w:cs="Times New Roman"/>
          <w:i/>
          <w:iCs/>
          <w:noProof/>
          <w:lang w:val="en-GB"/>
        </w:rPr>
        <w:t>Evolution (N. Y).</w:t>
      </w:r>
      <w:r w:rsidRPr="004803F1">
        <w:rPr>
          <w:rFonts w:ascii="Garamond" w:hAnsi="Garamond" w:cs="Times New Roman"/>
          <w:noProof/>
          <w:lang w:val="en-GB"/>
        </w:rPr>
        <w:t>, 70, 1189–1199.</w:t>
      </w:r>
    </w:p>
    <w:p w14:paraId="49707F8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Rowe and Houle. (1996). The lek paradox and the capture of genetic variance. </w:t>
      </w:r>
      <w:r w:rsidRPr="004803F1">
        <w:rPr>
          <w:rFonts w:ascii="Garamond" w:hAnsi="Garamond" w:cs="Times New Roman"/>
          <w:i/>
          <w:iCs/>
          <w:noProof/>
          <w:lang w:val="en-GB"/>
        </w:rPr>
        <w:t>Proc. Biol. Sci.</w:t>
      </w:r>
      <w:r w:rsidRPr="004803F1">
        <w:rPr>
          <w:rFonts w:ascii="Garamond" w:hAnsi="Garamond" w:cs="Times New Roman"/>
          <w:noProof/>
          <w:lang w:val="en-GB"/>
        </w:rPr>
        <w:t>, 263, 1415–1421.</w:t>
      </w:r>
    </w:p>
    <w:p w14:paraId="7BD8AC5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Schuett, W., Tregenza, T. &amp; Dall, S.R.X. (2010). Sexual selection and animal personality. </w:t>
      </w:r>
      <w:r w:rsidRPr="004803F1">
        <w:rPr>
          <w:rFonts w:ascii="Garamond" w:hAnsi="Garamond" w:cs="Times New Roman"/>
          <w:i/>
          <w:iCs/>
          <w:noProof/>
          <w:lang w:val="en-GB"/>
        </w:rPr>
        <w:t>Biol. Rev.</w:t>
      </w:r>
      <w:r w:rsidRPr="004803F1">
        <w:rPr>
          <w:rFonts w:ascii="Garamond" w:hAnsi="Garamond" w:cs="Times New Roman"/>
          <w:noProof/>
          <w:lang w:val="en-GB"/>
        </w:rPr>
        <w:t>, 85, 217–246.</w:t>
      </w:r>
    </w:p>
    <w:p w14:paraId="42595B9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Senior, A.M., Viechtbauer, W. &amp; Nakagawa, S. (2020). Revisiting and expanding the meta-analysis of variation: The log coefficient of variation ratio. </w:t>
      </w:r>
      <w:r w:rsidRPr="004803F1">
        <w:rPr>
          <w:rFonts w:ascii="Garamond" w:hAnsi="Garamond" w:cs="Times New Roman"/>
          <w:i/>
          <w:iCs/>
          <w:noProof/>
          <w:lang w:val="en-GB"/>
        </w:rPr>
        <w:t>Res. Synth. Methods</w:t>
      </w:r>
      <w:r w:rsidRPr="004803F1">
        <w:rPr>
          <w:rFonts w:ascii="Garamond" w:hAnsi="Garamond" w:cs="Times New Roman"/>
          <w:noProof/>
          <w:lang w:val="en-GB"/>
        </w:rPr>
        <w:t>, 11, 553–567.</w:t>
      </w:r>
    </w:p>
    <w:p w14:paraId="791B16E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Sih, A., Bell, A.M. &amp; Johnson, J.C. (2004). Behavioral syndromes: an ecological and evolutionary overview. </w:t>
      </w:r>
      <w:r w:rsidRPr="004803F1">
        <w:rPr>
          <w:rFonts w:ascii="Garamond" w:hAnsi="Garamond" w:cs="Times New Roman"/>
          <w:i/>
          <w:iCs/>
          <w:noProof/>
          <w:lang w:val="en-GB"/>
        </w:rPr>
        <w:t>TREE</w:t>
      </w:r>
      <w:r w:rsidRPr="004803F1">
        <w:rPr>
          <w:rFonts w:ascii="Garamond" w:hAnsi="Garamond" w:cs="Times New Roman"/>
          <w:noProof/>
          <w:lang w:val="en-GB"/>
        </w:rPr>
        <w:t>, 19, 372–378.</w:t>
      </w:r>
    </w:p>
    <w:p w14:paraId="1F4A897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Skuse, D.H. (2006). Sexual dimorphism in cognition and behaviour: The role of X-linked genes. </w:t>
      </w:r>
      <w:r w:rsidRPr="004803F1">
        <w:rPr>
          <w:rFonts w:ascii="Garamond" w:hAnsi="Garamond" w:cs="Times New Roman"/>
          <w:i/>
          <w:iCs/>
          <w:noProof/>
          <w:lang w:val="en-GB"/>
        </w:rPr>
        <w:t>Eur. J. Endocrinol. Suppl.</w:t>
      </w:r>
      <w:r w:rsidRPr="004803F1">
        <w:rPr>
          <w:rFonts w:ascii="Garamond" w:hAnsi="Garamond" w:cs="Times New Roman"/>
          <w:noProof/>
          <w:lang w:val="en-GB"/>
        </w:rPr>
        <w:t>, 155, 99–106.</w:t>
      </w:r>
    </w:p>
    <w:p w14:paraId="0988634A"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lastRenderedPageBreak/>
        <w:t xml:space="preserve">Smith, B.R. &amp; Blumstein, D.T. (2008). Fitness consequences of personality: A meta-analysis. </w:t>
      </w:r>
      <w:r w:rsidRPr="004803F1">
        <w:rPr>
          <w:rFonts w:ascii="Garamond" w:hAnsi="Garamond" w:cs="Times New Roman"/>
          <w:i/>
          <w:iCs/>
          <w:noProof/>
          <w:lang w:val="en-GB"/>
        </w:rPr>
        <w:t>Behav. Ecol.</w:t>
      </w:r>
      <w:r w:rsidRPr="004803F1">
        <w:rPr>
          <w:rFonts w:ascii="Garamond" w:hAnsi="Garamond" w:cs="Times New Roman"/>
          <w:noProof/>
          <w:lang w:val="en-GB"/>
        </w:rPr>
        <w:t>, 19, 448–455.</w:t>
      </w:r>
    </w:p>
    <w:p w14:paraId="5055C52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Snell, D.M. &amp; Turner, J.M.A. (2018). Sex Chromosome Effects on Male–Female Differences in Mammals. </w:t>
      </w:r>
      <w:r w:rsidRPr="004803F1">
        <w:rPr>
          <w:rFonts w:ascii="Garamond" w:hAnsi="Garamond" w:cs="Times New Roman"/>
          <w:i/>
          <w:iCs/>
          <w:noProof/>
          <w:lang w:val="en-GB"/>
        </w:rPr>
        <w:t>Curr. Biol.</w:t>
      </w:r>
      <w:r w:rsidRPr="004803F1">
        <w:rPr>
          <w:rFonts w:ascii="Garamond" w:hAnsi="Garamond" w:cs="Times New Roman"/>
          <w:noProof/>
          <w:lang w:val="en-GB"/>
        </w:rPr>
        <w:t>, 28, R1313–R1324.</w:t>
      </w:r>
    </w:p>
    <w:p w14:paraId="057A518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Tarka, M., Guenther, A., Niemelä, P.T., Nakagawa, S. &amp; Noble, D.W.A. (2018a). Sex differences in life history, behavior, and physiology along a slow-fast continuum: a meta-analysis. </w:t>
      </w:r>
      <w:r w:rsidRPr="004803F1">
        <w:rPr>
          <w:rFonts w:ascii="Garamond" w:hAnsi="Garamond" w:cs="Times New Roman"/>
          <w:i/>
          <w:iCs/>
          <w:noProof/>
          <w:lang w:val="en-GB"/>
        </w:rPr>
        <w:t>Behav. Ecol. Sociobiol.</w:t>
      </w:r>
      <w:r w:rsidRPr="004803F1">
        <w:rPr>
          <w:rFonts w:ascii="Garamond" w:hAnsi="Garamond" w:cs="Times New Roman"/>
          <w:noProof/>
          <w:lang w:val="en-GB"/>
        </w:rPr>
        <w:t>, 72, 132.</w:t>
      </w:r>
    </w:p>
    <w:p w14:paraId="40956288"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Tarka, M., Guenther, A., Niemelä, P.T., Nakagawa, S. &amp; Noble, D.W.A. (2018b). Sex differences in life history, behavior, and physiology along a slow-fast continuum: a meta-analysis. </w:t>
      </w:r>
      <w:r w:rsidRPr="004803F1">
        <w:rPr>
          <w:rFonts w:ascii="Garamond" w:hAnsi="Garamond" w:cs="Times New Roman"/>
          <w:i/>
          <w:iCs/>
          <w:noProof/>
          <w:lang w:val="en-GB"/>
        </w:rPr>
        <w:t>Behav. Ecol. Sociobiol.</w:t>
      </w:r>
      <w:r w:rsidRPr="004803F1">
        <w:rPr>
          <w:rFonts w:ascii="Garamond" w:hAnsi="Garamond" w:cs="Times New Roman"/>
          <w:noProof/>
          <w:lang w:val="en-GB"/>
        </w:rPr>
        <w:t>, 72, 132.</w:t>
      </w:r>
    </w:p>
    <w:p w14:paraId="3DF1DCB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Viechtbauer, W. (2010). Conducting meta-analyses in R with the metafor package. </w:t>
      </w:r>
      <w:r w:rsidRPr="004803F1">
        <w:rPr>
          <w:rFonts w:ascii="Garamond" w:hAnsi="Garamond" w:cs="Times New Roman"/>
          <w:i/>
          <w:iCs/>
          <w:noProof/>
          <w:lang w:val="en-GB"/>
        </w:rPr>
        <w:t>J. Stat. Softw.</w:t>
      </w:r>
      <w:r w:rsidRPr="004803F1">
        <w:rPr>
          <w:rFonts w:ascii="Garamond" w:hAnsi="Garamond" w:cs="Times New Roman"/>
          <w:noProof/>
          <w:lang w:val="en-GB"/>
        </w:rPr>
        <w:t>, 36, 1–48.</w:t>
      </w:r>
    </w:p>
    <w:p w14:paraId="02AE16A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Wierenga, L.M., Doucet, G., Dima, D., Agartz, I., Aghajani, M., Akudjedu, T., </w:t>
      </w:r>
      <w:r w:rsidRPr="004803F1">
        <w:rPr>
          <w:rFonts w:ascii="Garamond" w:hAnsi="Garamond" w:cs="Times New Roman"/>
          <w:i/>
          <w:iCs/>
          <w:noProof/>
          <w:lang w:val="en-GB"/>
        </w:rPr>
        <w:t>et al.</w:t>
      </w:r>
      <w:r w:rsidRPr="004803F1">
        <w:rPr>
          <w:rFonts w:ascii="Garamond" w:hAnsi="Garamond" w:cs="Times New Roman"/>
          <w:noProof/>
          <w:lang w:val="en-GB"/>
        </w:rPr>
        <w:t xml:space="preserve"> (2020). Greater male than female variability in regional brain structure across the lifespan. </w:t>
      </w:r>
      <w:r w:rsidRPr="004803F1">
        <w:rPr>
          <w:rFonts w:ascii="Garamond" w:hAnsi="Garamond" w:cs="Times New Roman"/>
          <w:i/>
          <w:iCs/>
          <w:noProof/>
          <w:lang w:val="en-GB"/>
        </w:rPr>
        <w:t>bioRxiv</w:t>
      </w:r>
      <w:r w:rsidRPr="004803F1">
        <w:rPr>
          <w:rFonts w:ascii="Garamond" w:hAnsi="Garamond" w:cs="Times New Roman"/>
          <w:noProof/>
          <w:lang w:val="en-GB"/>
        </w:rPr>
        <w:t>, 2020.02.17.952010.</w:t>
      </w:r>
    </w:p>
    <w:p w14:paraId="6BA6DB6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Wolf, M., Van Doorn, G.S., Leimar, O. &amp; Weissing, F.J. (2007). Life-history trade-offs favour the evolution of animal personalities. </w:t>
      </w:r>
      <w:r w:rsidRPr="004803F1">
        <w:rPr>
          <w:rFonts w:ascii="Garamond" w:hAnsi="Garamond" w:cs="Times New Roman"/>
          <w:i/>
          <w:iCs/>
          <w:noProof/>
          <w:lang w:val="en-GB"/>
        </w:rPr>
        <w:t>Nature</w:t>
      </w:r>
      <w:r w:rsidRPr="004803F1">
        <w:rPr>
          <w:rFonts w:ascii="Garamond" w:hAnsi="Garamond" w:cs="Times New Roman"/>
          <w:noProof/>
          <w:lang w:val="en-GB"/>
        </w:rPr>
        <w:t>, 447, 581–584.</w:t>
      </w:r>
    </w:p>
    <w:p w14:paraId="7B3BF21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Wolf, M. &amp; McNamara, J.M. (2012). On the evolution of personalities via frequency-dependent selection. </w:t>
      </w:r>
      <w:r w:rsidRPr="004803F1">
        <w:rPr>
          <w:rFonts w:ascii="Garamond" w:hAnsi="Garamond" w:cs="Times New Roman"/>
          <w:i/>
          <w:iCs/>
          <w:noProof/>
          <w:lang w:val="en-GB"/>
        </w:rPr>
        <w:t>Am. Nat.</w:t>
      </w:r>
      <w:r w:rsidRPr="004803F1">
        <w:rPr>
          <w:rFonts w:ascii="Garamond" w:hAnsi="Garamond" w:cs="Times New Roman"/>
          <w:noProof/>
          <w:lang w:val="en-GB"/>
        </w:rPr>
        <w:t>, 179, 679–692.</w:t>
      </w:r>
    </w:p>
    <w:p w14:paraId="45C3F81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Wolf, M. &amp; Weissing, F.J. (2010). An explanatory framework for adaptive personality differences. </w:t>
      </w:r>
      <w:r w:rsidRPr="004803F1">
        <w:rPr>
          <w:rFonts w:ascii="Garamond" w:hAnsi="Garamond" w:cs="Times New Roman"/>
          <w:i/>
          <w:iCs/>
          <w:noProof/>
          <w:lang w:val="en-GB"/>
        </w:rPr>
        <w:t>Philos. Trans. R. Soc. B Biol. Sci.</w:t>
      </w:r>
      <w:r w:rsidRPr="004803F1">
        <w:rPr>
          <w:rFonts w:ascii="Garamond" w:hAnsi="Garamond" w:cs="Times New Roman"/>
          <w:noProof/>
          <w:lang w:val="en-GB"/>
        </w:rPr>
        <w:t>, 365, 3959–3968.</w:t>
      </w:r>
    </w:p>
    <w:p w14:paraId="0A121F38"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Wyman, M.J. &amp; Rowe, L. (2014). Male Bias in Distributions of Additive Genetic, Residual, and Phenotypic Variances of Shared Traits. </w:t>
      </w:r>
      <w:r w:rsidRPr="004803F1">
        <w:rPr>
          <w:rFonts w:ascii="Garamond" w:hAnsi="Garamond" w:cs="Times New Roman"/>
          <w:i/>
          <w:iCs/>
          <w:noProof/>
          <w:lang w:val="en-GB"/>
        </w:rPr>
        <w:t>Am. Nat.</w:t>
      </w:r>
      <w:r w:rsidRPr="004803F1">
        <w:rPr>
          <w:rFonts w:ascii="Garamond" w:hAnsi="Garamond" w:cs="Times New Roman"/>
          <w:noProof/>
          <w:lang w:val="en-GB"/>
        </w:rPr>
        <w:t>, 184, 326–337.</w:t>
      </w:r>
    </w:p>
    <w:p w14:paraId="74446109" w14:textId="77777777" w:rsidR="004803F1" w:rsidRPr="004803F1" w:rsidRDefault="004803F1" w:rsidP="004803F1">
      <w:pPr>
        <w:widowControl w:val="0"/>
        <w:autoSpaceDE w:val="0"/>
        <w:autoSpaceDN w:val="0"/>
        <w:adjustRightInd w:val="0"/>
        <w:ind w:left="480" w:hanging="480"/>
        <w:rPr>
          <w:rFonts w:ascii="Garamond" w:hAnsi="Garamond"/>
          <w:noProof/>
        </w:rPr>
      </w:pPr>
      <w:r w:rsidRPr="004803F1">
        <w:rPr>
          <w:rFonts w:ascii="Garamond" w:hAnsi="Garamond" w:cs="Times New Roman"/>
          <w:noProof/>
          <w:lang w:val="en-GB"/>
        </w:rPr>
        <w:t xml:space="preserve">Zajitschek, S., Zajitschek, F., Bonduriansky, R., Brooks, R.C., Cornwell, W., Falster, D.S., </w:t>
      </w:r>
      <w:r w:rsidRPr="004803F1">
        <w:rPr>
          <w:rFonts w:ascii="Garamond" w:hAnsi="Garamond" w:cs="Times New Roman"/>
          <w:i/>
          <w:iCs/>
          <w:noProof/>
          <w:lang w:val="en-GB"/>
        </w:rPr>
        <w:t>et al.</w:t>
      </w:r>
      <w:r w:rsidRPr="004803F1">
        <w:rPr>
          <w:rFonts w:ascii="Garamond" w:hAnsi="Garamond" w:cs="Times New Roman"/>
          <w:noProof/>
          <w:lang w:val="en-GB"/>
        </w:rPr>
        <w:t xml:space="preserve"> (2020). Sex and Power: sexual dimorphism in trait variability and its eco-evolutionary and statistical implications. </w:t>
      </w:r>
      <w:r w:rsidRPr="004803F1">
        <w:rPr>
          <w:rFonts w:ascii="Garamond" w:hAnsi="Garamond" w:cs="Times New Roman"/>
          <w:i/>
          <w:iCs/>
          <w:noProof/>
          <w:lang w:val="en-GB"/>
        </w:rPr>
        <w:t>BioRxiv</w:t>
      </w:r>
      <w:r w:rsidRPr="004803F1">
        <w:rPr>
          <w:rFonts w:ascii="Garamond" w:hAnsi="Garamond" w:cs="Times New Roman"/>
          <w:noProof/>
          <w:lang w:val="en-GB"/>
        </w:rPr>
        <w:t>, 1–20.</w:t>
      </w:r>
    </w:p>
    <w:p w14:paraId="7BB0520A" w14:textId="7E4B9139" w:rsidR="007F6D9E" w:rsidRPr="007E3B63" w:rsidRDefault="00711861" w:rsidP="004803F1">
      <w:pPr>
        <w:widowControl w:val="0"/>
        <w:autoSpaceDE w:val="0"/>
        <w:autoSpaceDN w:val="0"/>
        <w:adjustRightInd w:val="0"/>
        <w:ind w:left="480" w:hanging="480"/>
        <w:rPr>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RDefault="0012297E" w:rsidP="003E2881">
      <w:pPr>
        <w:rPr>
          <w:rFonts w:ascii="Garamond" w:hAnsi="Garamond"/>
          <w:color w:val="000000" w:themeColor="text1"/>
        </w:rPr>
      </w:pPr>
    </w:p>
    <w:p w14:paraId="72A8D019" w14:textId="4DE2DFC2" w:rsidR="009A3C13" w:rsidRPr="007E3B63" w:rsidRDefault="009A3C13" w:rsidP="003E2881">
      <w:pPr>
        <w:rPr>
          <w:rFonts w:ascii="Garamond" w:hAnsi="Garamond"/>
          <w:color w:val="000000" w:themeColor="text1"/>
        </w:rPr>
      </w:pPr>
    </w:p>
    <w:p w14:paraId="13AEF9F5" w14:textId="3B156760" w:rsidR="009A3C13" w:rsidRPr="007E3B63" w:rsidRDefault="009A3C13" w:rsidP="003E2881">
      <w:pPr>
        <w:rPr>
          <w:rFonts w:ascii="Garamond" w:hAnsi="Garamond"/>
          <w:color w:val="000000" w:themeColor="text1"/>
        </w:rPr>
      </w:pPr>
    </w:p>
    <w:p w14:paraId="3F2B92E2" w14:textId="3E1CAF15" w:rsidR="009A3C13" w:rsidRPr="007E3B63" w:rsidRDefault="009A3C13" w:rsidP="003E2881">
      <w:pPr>
        <w:rPr>
          <w:rFonts w:ascii="Garamond" w:hAnsi="Garamond"/>
          <w:color w:val="000000" w:themeColor="text1"/>
        </w:rPr>
      </w:pPr>
    </w:p>
    <w:p w14:paraId="1BB8AAE5"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636E11A2" w14:textId="63FF37C9"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mean (SMD) and variability (</w:t>
      </w:r>
      <w:proofErr w:type="spellStart"/>
      <w:r w:rsidR="003005B3" w:rsidRPr="007E3B63">
        <w:rPr>
          <w:rFonts w:ascii="Garamond" w:hAnsi="Garamond"/>
          <w:color w:val="000000" w:themeColor="text1"/>
        </w:rPr>
        <w:t>lnCVR</w:t>
      </w:r>
      <w:proofErr w:type="spellEnd"/>
      <w:r w:rsidR="003005B3" w:rsidRPr="007E3B63">
        <w:rPr>
          <w:rFonts w:ascii="Garamond" w:hAnsi="Garamond"/>
          <w:color w:val="000000" w:themeColor="text1"/>
        </w:rPr>
        <w:t xml:space="preserve">)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r w:rsidR="003D6888" w:rsidRPr="007E3B63">
        <w:rPr>
          <w:rFonts w:ascii="Garamond" w:hAnsi="Garamond"/>
          <w:color w:val="000000" w:themeColor="text1"/>
        </w:rPr>
        <w:t>.</w:t>
      </w:r>
      <w:r w:rsidR="004A15F9">
        <w:rPr>
          <w:rFonts w:ascii="Garamond" w:hAnsi="Garamond"/>
          <w:color w:val="000000" w:themeColor="text1"/>
        </w:rPr>
        <w:t xml:space="preserve"> </w:t>
      </w:r>
    </w:p>
    <w:p w14:paraId="10A7539D" w14:textId="77777777" w:rsidR="003E2881" w:rsidRPr="007E3B63" w:rsidRDefault="003E2881" w:rsidP="003E2881">
      <w:pPr>
        <w:rPr>
          <w:rFonts w:ascii="Garamond" w:hAnsi="Garamond"/>
          <w:color w:val="000000" w:themeColor="text1"/>
        </w:rPr>
      </w:pPr>
    </w:p>
    <w:tbl>
      <w:tblPr>
        <w:tblStyle w:val="TableGrid"/>
        <w:tblW w:w="9214" w:type="dxa"/>
        <w:tblInd w:w="-5" w:type="dxa"/>
        <w:tblBorders>
          <w:insideH w:val="none" w:sz="0" w:space="0" w:color="auto"/>
          <w:insideV w:val="none" w:sz="0" w:space="0" w:color="auto"/>
        </w:tblBorders>
        <w:tblLayout w:type="fixed"/>
        <w:tblLook w:val="04A0" w:firstRow="1" w:lastRow="0" w:firstColumn="1" w:lastColumn="0" w:noHBand="0" w:noVBand="1"/>
      </w:tblPr>
      <w:tblGrid>
        <w:gridCol w:w="1843"/>
        <w:gridCol w:w="851"/>
        <w:gridCol w:w="992"/>
        <w:gridCol w:w="1154"/>
        <w:gridCol w:w="814"/>
        <w:gridCol w:w="815"/>
        <w:gridCol w:w="1057"/>
        <w:gridCol w:w="838"/>
        <w:gridCol w:w="850"/>
      </w:tblGrid>
      <w:tr w:rsidR="00343676" w:rsidRPr="007E3B63" w14:paraId="0703E2C6" w14:textId="231312A8" w:rsidTr="00FA7117">
        <w:tc>
          <w:tcPr>
            <w:tcW w:w="1843" w:type="dxa"/>
            <w:tcBorders>
              <w:top w:val="single" w:sz="4" w:space="0" w:color="auto"/>
              <w:bottom w:val="single" w:sz="4" w:space="0" w:color="auto"/>
            </w:tcBorders>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t>Parameters</w:t>
            </w:r>
          </w:p>
        </w:tc>
        <w:tc>
          <w:tcPr>
            <w:tcW w:w="851" w:type="dxa"/>
            <w:tcBorders>
              <w:top w:val="single" w:sz="4" w:space="0" w:color="auto"/>
              <w:bottom w:val="single" w:sz="4" w:space="0" w:color="auto"/>
            </w:tcBorders>
          </w:tcPr>
          <w:p w14:paraId="6155E735" w14:textId="6AC5689B" w:rsidR="00343676" w:rsidRPr="00343676" w:rsidRDefault="00150329"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Overall mean</w:t>
            </w:r>
          </w:p>
        </w:tc>
        <w:tc>
          <w:tcPr>
            <w:tcW w:w="992" w:type="dxa"/>
            <w:tcBorders>
              <w:top w:val="single" w:sz="4" w:space="0" w:color="auto"/>
              <w:bottom w:val="single" w:sz="4" w:space="0" w:color="auto"/>
            </w:tcBorders>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154" w:type="dxa"/>
            <w:tcBorders>
              <w:top w:val="single" w:sz="4" w:space="0" w:color="auto"/>
              <w:bottom w:val="single" w:sz="4" w:space="0" w:color="auto"/>
            </w:tcBorders>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FA7117">
        <w:tc>
          <w:tcPr>
            <w:tcW w:w="1843" w:type="dxa"/>
            <w:tcBorders>
              <w:top w:val="single" w:sz="4" w:space="0" w:color="auto"/>
            </w:tcBorders>
          </w:tcPr>
          <w:p w14:paraId="3B1F75A9" w14:textId="38B71E35"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r w:rsidR="00A70FFA">
              <w:rPr>
                <w:rFonts w:ascii="Garamond" w:hAnsi="Garamond"/>
                <w:i/>
                <w:color w:val="000000" w:themeColor="text1"/>
                <w:sz w:val="18"/>
                <w:szCs w:val="18"/>
              </w:rPr>
              <w:t xml:space="preserve"> - </w:t>
            </w:r>
            <w:r w:rsidR="00150329">
              <w:rPr>
                <w:rFonts w:ascii="Garamond" w:hAnsi="Garamond"/>
                <w:i/>
                <w:color w:val="000000" w:themeColor="text1"/>
                <w:sz w:val="18"/>
                <w:szCs w:val="18"/>
              </w:rPr>
              <w:t>Mean)</w:t>
            </w:r>
          </w:p>
        </w:tc>
        <w:tc>
          <w:tcPr>
            <w:tcW w:w="851" w:type="dxa"/>
            <w:tcBorders>
              <w:top w:val="single" w:sz="4" w:space="0" w:color="auto"/>
            </w:tcBorders>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Borders>
              <w:top w:val="single" w:sz="4" w:space="0" w:color="auto"/>
            </w:tcBorders>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Borders>
              <w:top w:val="single" w:sz="4" w:space="0" w:color="auto"/>
            </w:tcBorders>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FA7117">
        <w:tc>
          <w:tcPr>
            <w:tcW w:w="1843" w:type="dxa"/>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992" w:type="dxa"/>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154" w:type="dxa"/>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FA7117">
        <w:tc>
          <w:tcPr>
            <w:tcW w:w="1843" w:type="dxa"/>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154" w:type="dxa"/>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FA7117">
        <w:tc>
          <w:tcPr>
            <w:tcW w:w="1843" w:type="dxa"/>
          </w:tcPr>
          <w:p w14:paraId="10244AC1" w14:textId="314E8A98"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154" w:type="dxa"/>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FA7117">
        <w:tc>
          <w:tcPr>
            <w:tcW w:w="1843" w:type="dxa"/>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154" w:type="dxa"/>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FA7117">
        <w:tc>
          <w:tcPr>
            <w:tcW w:w="1843" w:type="dxa"/>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E2EECCC" w14:textId="2FCB8DC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0B56FD">
              <w:rPr>
                <w:rFonts w:ascii="Garamond" w:hAnsi="Garamond"/>
                <w:color w:val="000000" w:themeColor="text1"/>
                <w:sz w:val="18"/>
                <w:szCs w:val="18"/>
              </w:rPr>
              <w:t>30</w:t>
            </w:r>
          </w:p>
        </w:tc>
        <w:tc>
          <w:tcPr>
            <w:tcW w:w="992" w:type="dxa"/>
          </w:tcPr>
          <w:p w14:paraId="693F3D13" w14:textId="1254B4C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w:t>
            </w:r>
            <w:r w:rsidR="000B56FD">
              <w:rPr>
                <w:rFonts w:ascii="Garamond" w:hAnsi="Garamond"/>
                <w:color w:val="000000" w:themeColor="text1"/>
                <w:sz w:val="18"/>
                <w:szCs w:val="18"/>
              </w:rPr>
              <w:t>2</w:t>
            </w:r>
            <w:r w:rsidRPr="00343676">
              <w:rPr>
                <w:rFonts w:ascii="Garamond" w:hAnsi="Garamond"/>
                <w:color w:val="000000" w:themeColor="text1"/>
                <w:sz w:val="18"/>
                <w:szCs w:val="18"/>
              </w:rPr>
              <w:t>, 0.</w:t>
            </w:r>
            <w:r w:rsidR="000B56FD">
              <w:rPr>
                <w:rFonts w:ascii="Garamond" w:hAnsi="Garamond"/>
                <w:color w:val="000000" w:themeColor="text1"/>
                <w:sz w:val="18"/>
                <w:szCs w:val="18"/>
              </w:rPr>
              <w:t>62</w:t>
            </w:r>
          </w:p>
        </w:tc>
        <w:tc>
          <w:tcPr>
            <w:tcW w:w="1154" w:type="dxa"/>
          </w:tcPr>
          <w:p w14:paraId="3A17028E" w14:textId="1AFBD7AF"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-1.89, 2.48</w:t>
            </w:r>
          </w:p>
        </w:tc>
        <w:tc>
          <w:tcPr>
            <w:tcW w:w="814" w:type="dxa"/>
          </w:tcPr>
          <w:p w14:paraId="1FC9D6B5" w14:textId="69343D68"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1.82</w:t>
            </w:r>
          </w:p>
        </w:tc>
        <w:tc>
          <w:tcPr>
            <w:tcW w:w="815" w:type="dxa"/>
          </w:tcPr>
          <w:p w14:paraId="1D3E9E6B" w14:textId="4B69EFB2"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0.07</w:t>
            </w:r>
          </w:p>
        </w:tc>
        <w:tc>
          <w:tcPr>
            <w:tcW w:w="1057" w:type="dxa"/>
          </w:tcPr>
          <w:p w14:paraId="06503F59" w14:textId="4C59E3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08F383AE" w14:textId="6E621F8B"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628A6C2D" w14:textId="2D59C49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r w:rsidR="00150329" w:rsidRPr="007E3B63" w14:paraId="3A51656C" w14:textId="77777777" w:rsidTr="00FA7117">
        <w:tc>
          <w:tcPr>
            <w:tcW w:w="1843" w:type="dxa"/>
          </w:tcPr>
          <w:p w14:paraId="358D062B" w14:textId="77777777" w:rsidR="00150329" w:rsidRPr="00343676" w:rsidRDefault="00150329" w:rsidP="003005B3">
            <w:pPr>
              <w:spacing w:line="276" w:lineRule="auto"/>
              <w:rPr>
                <w:rFonts w:ascii="Garamond" w:hAnsi="Garamond"/>
                <w:i/>
                <w:color w:val="000000" w:themeColor="text1"/>
                <w:sz w:val="18"/>
                <w:szCs w:val="18"/>
              </w:rPr>
            </w:pPr>
          </w:p>
        </w:tc>
        <w:tc>
          <w:tcPr>
            <w:tcW w:w="851" w:type="dxa"/>
          </w:tcPr>
          <w:p w14:paraId="7E326766" w14:textId="77777777" w:rsidR="00150329" w:rsidRPr="00343676" w:rsidRDefault="00150329" w:rsidP="003005B3">
            <w:pPr>
              <w:spacing w:line="276" w:lineRule="auto"/>
              <w:jc w:val="center"/>
              <w:rPr>
                <w:rFonts w:ascii="Garamond" w:hAnsi="Garamond"/>
                <w:color w:val="000000" w:themeColor="text1"/>
                <w:sz w:val="18"/>
                <w:szCs w:val="18"/>
              </w:rPr>
            </w:pPr>
          </w:p>
        </w:tc>
        <w:tc>
          <w:tcPr>
            <w:tcW w:w="992" w:type="dxa"/>
          </w:tcPr>
          <w:p w14:paraId="6EB5B4B4" w14:textId="77777777" w:rsidR="00150329" w:rsidRPr="00343676" w:rsidRDefault="00150329" w:rsidP="003005B3">
            <w:pPr>
              <w:spacing w:line="276" w:lineRule="auto"/>
              <w:jc w:val="center"/>
              <w:rPr>
                <w:rFonts w:ascii="Garamond" w:hAnsi="Garamond"/>
                <w:color w:val="000000" w:themeColor="text1"/>
                <w:sz w:val="18"/>
                <w:szCs w:val="18"/>
              </w:rPr>
            </w:pPr>
          </w:p>
        </w:tc>
        <w:tc>
          <w:tcPr>
            <w:tcW w:w="1154" w:type="dxa"/>
          </w:tcPr>
          <w:p w14:paraId="4BE258F2" w14:textId="77777777" w:rsidR="00150329" w:rsidRPr="00343676" w:rsidRDefault="00150329" w:rsidP="003005B3">
            <w:pPr>
              <w:spacing w:line="276" w:lineRule="auto"/>
              <w:jc w:val="center"/>
              <w:rPr>
                <w:rFonts w:ascii="Garamond" w:hAnsi="Garamond"/>
                <w:color w:val="000000" w:themeColor="text1"/>
                <w:sz w:val="18"/>
                <w:szCs w:val="18"/>
              </w:rPr>
            </w:pPr>
          </w:p>
        </w:tc>
        <w:tc>
          <w:tcPr>
            <w:tcW w:w="814" w:type="dxa"/>
          </w:tcPr>
          <w:p w14:paraId="457B29FC" w14:textId="77777777" w:rsidR="00150329" w:rsidRPr="00343676" w:rsidRDefault="00150329" w:rsidP="003005B3">
            <w:pPr>
              <w:spacing w:line="276" w:lineRule="auto"/>
              <w:jc w:val="center"/>
              <w:rPr>
                <w:rFonts w:ascii="Garamond" w:hAnsi="Garamond"/>
                <w:color w:val="000000" w:themeColor="text1"/>
                <w:sz w:val="18"/>
                <w:szCs w:val="18"/>
              </w:rPr>
            </w:pPr>
          </w:p>
        </w:tc>
        <w:tc>
          <w:tcPr>
            <w:tcW w:w="815" w:type="dxa"/>
          </w:tcPr>
          <w:p w14:paraId="21067BDF" w14:textId="77777777" w:rsidR="00150329" w:rsidRPr="00343676" w:rsidRDefault="00150329" w:rsidP="003005B3">
            <w:pPr>
              <w:spacing w:line="276" w:lineRule="auto"/>
              <w:jc w:val="center"/>
              <w:rPr>
                <w:rFonts w:ascii="Garamond" w:hAnsi="Garamond"/>
                <w:color w:val="000000" w:themeColor="text1"/>
                <w:sz w:val="18"/>
                <w:szCs w:val="18"/>
              </w:rPr>
            </w:pPr>
          </w:p>
        </w:tc>
        <w:tc>
          <w:tcPr>
            <w:tcW w:w="1057" w:type="dxa"/>
          </w:tcPr>
          <w:p w14:paraId="10CACCE4" w14:textId="77777777" w:rsidR="00150329" w:rsidRPr="00343676" w:rsidRDefault="00150329" w:rsidP="003005B3">
            <w:pPr>
              <w:spacing w:line="276" w:lineRule="auto"/>
              <w:jc w:val="center"/>
              <w:rPr>
                <w:rFonts w:ascii="Garamond" w:hAnsi="Garamond"/>
                <w:color w:val="000000" w:themeColor="text1"/>
                <w:sz w:val="18"/>
                <w:szCs w:val="18"/>
              </w:rPr>
            </w:pPr>
          </w:p>
        </w:tc>
        <w:tc>
          <w:tcPr>
            <w:tcW w:w="838" w:type="dxa"/>
          </w:tcPr>
          <w:p w14:paraId="4F23071E" w14:textId="77777777" w:rsidR="00150329" w:rsidRPr="00343676" w:rsidRDefault="00150329" w:rsidP="003005B3">
            <w:pPr>
              <w:spacing w:line="276" w:lineRule="auto"/>
              <w:jc w:val="center"/>
              <w:rPr>
                <w:rFonts w:ascii="Garamond" w:hAnsi="Garamond"/>
                <w:color w:val="000000" w:themeColor="text1"/>
                <w:sz w:val="18"/>
                <w:szCs w:val="18"/>
              </w:rPr>
            </w:pPr>
          </w:p>
        </w:tc>
        <w:tc>
          <w:tcPr>
            <w:tcW w:w="850" w:type="dxa"/>
          </w:tcPr>
          <w:p w14:paraId="0DD4DDE5" w14:textId="77777777" w:rsidR="00150329" w:rsidRPr="00343676" w:rsidRDefault="00150329" w:rsidP="003005B3">
            <w:pPr>
              <w:spacing w:line="276" w:lineRule="auto"/>
              <w:jc w:val="center"/>
              <w:rPr>
                <w:rFonts w:ascii="Garamond" w:hAnsi="Garamond"/>
                <w:color w:val="000000" w:themeColor="text1"/>
                <w:sz w:val="18"/>
                <w:szCs w:val="18"/>
              </w:rPr>
            </w:pPr>
          </w:p>
        </w:tc>
      </w:tr>
      <w:tr w:rsidR="00343676" w:rsidRPr="007E3B63" w14:paraId="1A7D0E45" w14:textId="7364F873" w:rsidTr="00FA7117">
        <w:tc>
          <w:tcPr>
            <w:tcW w:w="1843" w:type="dxa"/>
          </w:tcPr>
          <w:p w14:paraId="05F44D71" w14:textId="66B5541A" w:rsidR="00343676" w:rsidRPr="00343676" w:rsidRDefault="00343676" w:rsidP="003005B3">
            <w:pPr>
              <w:spacing w:line="276" w:lineRule="auto"/>
              <w:rPr>
                <w:rFonts w:ascii="Garamond" w:hAnsi="Garamond"/>
                <w:i/>
                <w:color w:val="000000" w:themeColor="text1"/>
                <w:sz w:val="18"/>
                <w:szCs w:val="18"/>
              </w:rPr>
            </w:pPr>
            <w:proofErr w:type="spellStart"/>
            <w:r w:rsidRPr="00343676">
              <w:rPr>
                <w:rFonts w:ascii="Garamond" w:hAnsi="Garamond"/>
                <w:i/>
                <w:color w:val="000000" w:themeColor="text1"/>
                <w:sz w:val="18"/>
                <w:szCs w:val="18"/>
              </w:rPr>
              <w:t>lnCVR</w:t>
            </w:r>
            <w:proofErr w:type="spellEnd"/>
            <w:r w:rsidR="00150329">
              <w:rPr>
                <w:rFonts w:ascii="Garamond" w:hAnsi="Garamond"/>
                <w:i/>
                <w:color w:val="000000" w:themeColor="text1"/>
                <w:sz w:val="18"/>
                <w:szCs w:val="18"/>
              </w:rPr>
              <w:t xml:space="preserve"> (Variance)</w:t>
            </w:r>
          </w:p>
        </w:tc>
        <w:tc>
          <w:tcPr>
            <w:tcW w:w="851" w:type="dxa"/>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FA7117">
        <w:tc>
          <w:tcPr>
            <w:tcW w:w="1843" w:type="dxa"/>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154" w:type="dxa"/>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FA7117">
        <w:tc>
          <w:tcPr>
            <w:tcW w:w="1843" w:type="dxa"/>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154" w:type="dxa"/>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FA7117">
        <w:tc>
          <w:tcPr>
            <w:tcW w:w="1843" w:type="dxa"/>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992" w:type="dxa"/>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154" w:type="dxa"/>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FA7117">
        <w:tc>
          <w:tcPr>
            <w:tcW w:w="1843" w:type="dxa"/>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154" w:type="dxa"/>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FA7117">
        <w:tc>
          <w:tcPr>
            <w:tcW w:w="1843" w:type="dxa"/>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F5068CD" w14:textId="500545C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992" w:type="dxa"/>
          </w:tcPr>
          <w:p w14:paraId="4AD16F97" w14:textId="7F6E66B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w:t>
            </w:r>
            <w:r w:rsidR="00A70FFA">
              <w:rPr>
                <w:rFonts w:ascii="Garamond" w:hAnsi="Garamond"/>
                <w:color w:val="000000" w:themeColor="text1"/>
                <w:sz w:val="18"/>
                <w:szCs w:val="18"/>
              </w:rPr>
              <w:t>0.13</w:t>
            </w:r>
            <w:r w:rsidRPr="00343676">
              <w:rPr>
                <w:rFonts w:ascii="Garamond" w:hAnsi="Garamond"/>
                <w:color w:val="000000" w:themeColor="text1"/>
                <w:sz w:val="18"/>
                <w:szCs w:val="18"/>
              </w:rPr>
              <w:t>, 0.</w:t>
            </w:r>
            <w:r w:rsidR="00A70FFA">
              <w:rPr>
                <w:rFonts w:ascii="Garamond" w:hAnsi="Garamond"/>
                <w:color w:val="000000" w:themeColor="text1"/>
                <w:sz w:val="18"/>
                <w:szCs w:val="18"/>
              </w:rPr>
              <w:t>12</w:t>
            </w:r>
          </w:p>
        </w:tc>
        <w:tc>
          <w:tcPr>
            <w:tcW w:w="1154" w:type="dxa"/>
          </w:tcPr>
          <w:p w14:paraId="5FB2DC14" w14:textId="415C570A"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-0.77, 0.76</w:t>
            </w:r>
          </w:p>
        </w:tc>
        <w:tc>
          <w:tcPr>
            <w:tcW w:w="814" w:type="dxa"/>
          </w:tcPr>
          <w:p w14:paraId="6BB1DE81" w14:textId="3E2B7A0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04</w:t>
            </w:r>
          </w:p>
        </w:tc>
        <w:tc>
          <w:tcPr>
            <w:tcW w:w="815" w:type="dxa"/>
          </w:tcPr>
          <w:p w14:paraId="21B1E2A4" w14:textId="61EE99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97</w:t>
            </w:r>
          </w:p>
        </w:tc>
        <w:tc>
          <w:tcPr>
            <w:tcW w:w="1057" w:type="dxa"/>
          </w:tcPr>
          <w:p w14:paraId="40507715" w14:textId="6941EB5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62DE80C6" w14:textId="7ECF978E"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5F8864CC" w14:textId="41BAEDAC"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68F92E3B"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w:t>
      </w:r>
      <w:proofErr w:type="gramStart"/>
      <w:r w:rsidR="006C475D" w:rsidRPr="007E3B63">
        <w:rPr>
          <w:rFonts w:ascii="Garamond" w:hAnsi="Garamond"/>
          <w:color w:val="000000" w:themeColor="text1"/>
        </w:rPr>
        <w:t>taxa</w:t>
      </w:r>
      <w:proofErr w:type="gramEnd"/>
      <w:r w:rsidR="006C475D" w:rsidRPr="007E3B63">
        <w:rPr>
          <w:rFonts w:ascii="Garamond" w:hAnsi="Garamond"/>
          <w:color w:val="000000" w:themeColor="text1"/>
        </w:rPr>
        <w:t xml:space="preserve">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 xml:space="preserve">significant difference </w:t>
      </w:r>
      <w:ins w:id="31" w:author="Daniel Noble" w:date="2020-09-05T14:26:00Z">
        <w:r w:rsidR="001E7646">
          <w:rPr>
            <w:rFonts w:ascii="Garamond" w:hAnsi="Garamond"/>
            <w:color w:val="000000" w:themeColor="text1"/>
          </w:rPr>
          <w:t>(</w:t>
        </w:r>
      </w:ins>
      <m:oMath>
        <m:r>
          <w:ins w:id="32" w:author="Daniel Noble" w:date="2020-09-05T14:26:00Z">
            <w:rPr>
              <w:rFonts w:ascii="Cambria Math" w:hAnsi="Cambria Math"/>
              <w:color w:val="000000" w:themeColor="text1"/>
            </w:rPr>
            <m:t xml:space="preserve">α </m:t>
          </w:ins>
        </m:r>
      </m:oMath>
      <w:ins w:id="33" w:author="Daniel Noble" w:date="2020-09-05T14:26:00Z">
        <w:r w:rsidR="001E7646">
          <w:rPr>
            <w:rFonts w:ascii="Garamond" w:hAnsi="Garamond"/>
            <w:color w:val="000000" w:themeColor="text1"/>
          </w:rPr>
          <w:t>&lt; 0.</w:t>
        </w:r>
        <w:commentRangeStart w:id="34"/>
        <w:r w:rsidR="001E7646">
          <w:rPr>
            <w:rFonts w:ascii="Garamond" w:hAnsi="Garamond"/>
            <w:color w:val="000000" w:themeColor="text1"/>
          </w:rPr>
          <w:t xml:space="preserve">05) </w:t>
        </w:r>
      </w:ins>
      <w:commentRangeEnd w:id="34"/>
      <w:ins w:id="35" w:author="Daniel Noble" w:date="2020-09-05T14:27:00Z">
        <w:r w:rsidR="001E7646">
          <w:rPr>
            <w:rStyle w:val="CommentReference"/>
          </w:rPr>
          <w:commentReference w:id="34"/>
        </w:r>
      </w:ins>
      <w:r w:rsidR="003005B3" w:rsidRPr="007E3B63">
        <w:rPr>
          <w:rFonts w:ascii="Garamond" w:hAnsi="Garamond"/>
          <w:color w:val="000000" w:themeColor="text1"/>
        </w:rPr>
        <w:t>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p>
    <w:p w14:paraId="0E77839E" w14:textId="77777777" w:rsidR="003E2881" w:rsidRPr="007E3B63" w:rsidRDefault="003E2881" w:rsidP="003E2881">
      <w:pPr>
        <w:rPr>
          <w:rFonts w:ascii="Garamond" w:hAnsi="Garamond"/>
          <w:color w:val="000000" w:themeColor="text1"/>
        </w:rPr>
      </w:pPr>
    </w:p>
    <w:tbl>
      <w:tblPr>
        <w:tblStyle w:val="TableGrid"/>
        <w:tblW w:w="10206" w:type="dxa"/>
        <w:tblInd w:w="-5" w:type="dxa"/>
        <w:tblBorders>
          <w:insideH w:val="none" w:sz="0" w:space="0" w:color="auto"/>
          <w:insideV w:val="none" w:sz="0" w:space="0" w:color="auto"/>
        </w:tblBorders>
        <w:tblLook w:val="04A0" w:firstRow="1" w:lastRow="0" w:firstColumn="1" w:lastColumn="0" w:noHBand="0" w:noVBand="1"/>
      </w:tblPr>
      <w:tblGrid>
        <w:gridCol w:w="1392"/>
        <w:gridCol w:w="1350"/>
        <w:gridCol w:w="971"/>
        <w:gridCol w:w="1090"/>
        <w:gridCol w:w="840"/>
        <w:gridCol w:w="1230"/>
        <w:gridCol w:w="970"/>
        <w:gridCol w:w="833"/>
        <w:gridCol w:w="760"/>
        <w:gridCol w:w="770"/>
      </w:tblGrid>
      <w:tr w:rsidR="008E2EC8" w:rsidRPr="007E3B63" w14:paraId="37760CF9" w14:textId="30666A37" w:rsidTr="009435E0">
        <w:trPr>
          <w:trHeight w:val="518"/>
        </w:trPr>
        <w:tc>
          <w:tcPr>
            <w:tcW w:w="1392" w:type="dxa"/>
            <w:tcBorders>
              <w:top w:val="single" w:sz="4" w:space="0" w:color="auto"/>
              <w:bottom w:val="single" w:sz="4" w:space="0" w:color="auto"/>
            </w:tcBorders>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Parameters</w:t>
            </w:r>
          </w:p>
        </w:tc>
        <w:tc>
          <w:tcPr>
            <w:tcW w:w="1350" w:type="dxa"/>
            <w:tcBorders>
              <w:top w:val="single" w:sz="4" w:space="0" w:color="auto"/>
              <w:bottom w:val="single" w:sz="4" w:space="0" w:color="auto"/>
            </w:tcBorders>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971" w:type="dxa"/>
            <w:tcBorders>
              <w:top w:val="single" w:sz="4" w:space="0" w:color="auto"/>
              <w:bottom w:val="single" w:sz="4" w:space="0" w:color="auto"/>
            </w:tcBorders>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090" w:type="dxa"/>
            <w:tcBorders>
              <w:top w:val="single" w:sz="4" w:space="0" w:color="auto"/>
              <w:bottom w:val="single" w:sz="4" w:space="0" w:color="auto"/>
            </w:tcBorders>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40" w:type="dxa"/>
            <w:tcBorders>
              <w:top w:val="single" w:sz="4" w:space="0" w:color="auto"/>
              <w:bottom w:val="single" w:sz="4" w:space="0" w:color="auto"/>
            </w:tcBorders>
          </w:tcPr>
          <w:p w14:paraId="01D3BF49"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230" w:type="dxa"/>
            <w:tcBorders>
              <w:top w:val="single" w:sz="4" w:space="0" w:color="auto"/>
              <w:bottom w:val="single" w:sz="4" w:space="0" w:color="auto"/>
            </w:tcBorders>
          </w:tcPr>
          <w:p w14:paraId="6B3DE2C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70" w:type="dxa"/>
            <w:tcBorders>
              <w:top w:val="single" w:sz="4" w:space="0" w:color="auto"/>
              <w:bottom w:val="single" w:sz="4" w:space="0" w:color="auto"/>
            </w:tcBorders>
          </w:tcPr>
          <w:p w14:paraId="46B00C9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33" w:type="dxa"/>
            <w:tcBorders>
              <w:top w:val="single" w:sz="4" w:space="0" w:color="auto"/>
              <w:bottom w:val="single" w:sz="4" w:space="0" w:color="auto"/>
            </w:tcBorders>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60" w:type="dxa"/>
            <w:tcBorders>
              <w:top w:val="single" w:sz="4" w:space="0" w:color="auto"/>
              <w:bottom w:val="single" w:sz="4" w:space="0" w:color="auto"/>
            </w:tcBorders>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9435E0">
        <w:tc>
          <w:tcPr>
            <w:tcW w:w="7843" w:type="dxa"/>
            <w:gridSpan w:val="7"/>
            <w:tcBorders>
              <w:top w:val="single" w:sz="4" w:space="0" w:color="auto"/>
            </w:tcBorders>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33" w:type="dxa"/>
            <w:tcBorders>
              <w:top w:val="single" w:sz="4" w:space="0" w:color="auto"/>
            </w:tcBorders>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Borders>
              <w:top w:val="single" w:sz="4" w:space="0" w:color="auto"/>
            </w:tcBorders>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9435E0">
        <w:tc>
          <w:tcPr>
            <w:tcW w:w="1392" w:type="dxa"/>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971" w:type="dxa"/>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090" w:type="dxa"/>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40" w:type="dxa"/>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230" w:type="dxa"/>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70" w:type="dxa"/>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33" w:type="dxa"/>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60" w:type="dxa"/>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9435E0">
        <w:tc>
          <w:tcPr>
            <w:tcW w:w="1392" w:type="dxa"/>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971" w:type="dxa"/>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090" w:type="dxa"/>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40" w:type="dxa"/>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70" w:type="dxa"/>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33" w:type="dxa"/>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60" w:type="dxa"/>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9435E0">
        <w:tc>
          <w:tcPr>
            <w:tcW w:w="1392" w:type="dxa"/>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971" w:type="dxa"/>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090" w:type="dxa"/>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40" w:type="dxa"/>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70" w:type="dxa"/>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33" w:type="dxa"/>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60" w:type="dxa"/>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9435E0">
        <w:tc>
          <w:tcPr>
            <w:tcW w:w="1392" w:type="dxa"/>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971" w:type="dxa"/>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090" w:type="dxa"/>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40" w:type="dxa"/>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230" w:type="dxa"/>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70" w:type="dxa"/>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33" w:type="dxa"/>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60" w:type="dxa"/>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9435E0">
        <w:tc>
          <w:tcPr>
            <w:tcW w:w="1392" w:type="dxa"/>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971" w:type="dxa"/>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090" w:type="dxa"/>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40" w:type="dxa"/>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70" w:type="dxa"/>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33" w:type="dxa"/>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60" w:type="dxa"/>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413872" w:rsidRPr="007E3B63" w14:paraId="43FBFF38" w14:textId="77777777" w:rsidTr="009435E0">
        <w:tc>
          <w:tcPr>
            <w:tcW w:w="7843" w:type="dxa"/>
            <w:gridSpan w:val="7"/>
          </w:tcPr>
          <w:p w14:paraId="2B058DB0" w14:textId="77777777" w:rsidR="00413872" w:rsidRPr="008E2EC8" w:rsidRDefault="00413872" w:rsidP="003005B3">
            <w:pPr>
              <w:spacing w:line="276" w:lineRule="auto"/>
              <w:rPr>
                <w:rFonts w:ascii="Garamond" w:hAnsi="Garamond"/>
                <w:b/>
                <w:i/>
                <w:color w:val="000000" w:themeColor="text1"/>
                <w:sz w:val="18"/>
                <w:szCs w:val="18"/>
              </w:rPr>
            </w:pPr>
          </w:p>
        </w:tc>
        <w:tc>
          <w:tcPr>
            <w:tcW w:w="833" w:type="dxa"/>
          </w:tcPr>
          <w:p w14:paraId="0F19661E" w14:textId="77777777" w:rsidR="00413872" w:rsidRPr="008E2EC8" w:rsidRDefault="00413872" w:rsidP="003005B3">
            <w:pPr>
              <w:spacing w:line="276" w:lineRule="auto"/>
              <w:rPr>
                <w:rFonts w:ascii="Garamond" w:hAnsi="Garamond"/>
                <w:b/>
                <w:i/>
                <w:color w:val="000000" w:themeColor="text1"/>
                <w:sz w:val="18"/>
                <w:szCs w:val="18"/>
              </w:rPr>
            </w:pPr>
          </w:p>
        </w:tc>
        <w:tc>
          <w:tcPr>
            <w:tcW w:w="760" w:type="dxa"/>
          </w:tcPr>
          <w:p w14:paraId="5C6F43D2"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3389AE99"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5E251E97" w14:textId="63412AB8" w:rsidTr="009435E0">
        <w:tc>
          <w:tcPr>
            <w:tcW w:w="7843" w:type="dxa"/>
            <w:gridSpan w:val="7"/>
          </w:tcPr>
          <w:p w14:paraId="5072C60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Birds</w:t>
            </w:r>
          </w:p>
        </w:tc>
        <w:tc>
          <w:tcPr>
            <w:tcW w:w="833" w:type="dxa"/>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9435E0">
        <w:tc>
          <w:tcPr>
            <w:tcW w:w="1392" w:type="dxa"/>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090" w:type="dxa"/>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40" w:type="dxa"/>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230" w:type="dxa"/>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70" w:type="dxa"/>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33" w:type="dxa"/>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60" w:type="dxa"/>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9435E0">
        <w:tc>
          <w:tcPr>
            <w:tcW w:w="1392" w:type="dxa"/>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090" w:type="dxa"/>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40" w:type="dxa"/>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230" w:type="dxa"/>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70" w:type="dxa"/>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33" w:type="dxa"/>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60" w:type="dxa"/>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9435E0">
        <w:tc>
          <w:tcPr>
            <w:tcW w:w="1392" w:type="dxa"/>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971" w:type="dxa"/>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090" w:type="dxa"/>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40" w:type="dxa"/>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230" w:type="dxa"/>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70" w:type="dxa"/>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33" w:type="dxa"/>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60" w:type="dxa"/>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9435E0">
        <w:tc>
          <w:tcPr>
            <w:tcW w:w="1392" w:type="dxa"/>
          </w:tcPr>
          <w:p w14:paraId="6414FF18" w14:textId="77777777" w:rsidR="008E2EC8" w:rsidRPr="00031937" w:rsidRDefault="008E2EC8" w:rsidP="003005B3">
            <w:pPr>
              <w:spacing w:line="276" w:lineRule="auto"/>
              <w:rPr>
                <w:rFonts w:ascii="Garamond" w:hAnsi="Garamond"/>
                <w:bCs/>
                <w:color w:val="000000" w:themeColor="text1"/>
                <w:sz w:val="18"/>
                <w:szCs w:val="18"/>
              </w:rPr>
            </w:pPr>
            <w:r w:rsidRPr="00031937">
              <w:rPr>
                <w:rFonts w:ascii="Garamond" w:hAnsi="Garamond"/>
                <w:bCs/>
                <w:color w:val="000000" w:themeColor="text1"/>
                <w:sz w:val="18"/>
                <w:szCs w:val="18"/>
              </w:rPr>
              <w:t>Exploration</w:t>
            </w:r>
          </w:p>
        </w:tc>
        <w:tc>
          <w:tcPr>
            <w:tcW w:w="1350" w:type="dxa"/>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971" w:type="dxa"/>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090" w:type="dxa"/>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40" w:type="dxa"/>
          </w:tcPr>
          <w:p w14:paraId="3C3294E3" w14:textId="4BFD3184"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-0.2</w:t>
            </w:r>
            <w:r w:rsidR="002E1D5E" w:rsidRPr="00031937">
              <w:rPr>
                <w:rFonts w:ascii="Garamond" w:hAnsi="Garamond"/>
                <w:bCs/>
                <w:color w:val="000000" w:themeColor="text1"/>
                <w:sz w:val="18"/>
                <w:szCs w:val="18"/>
              </w:rPr>
              <w:t>5</w:t>
            </w:r>
          </w:p>
        </w:tc>
        <w:tc>
          <w:tcPr>
            <w:tcW w:w="1230" w:type="dxa"/>
          </w:tcPr>
          <w:p w14:paraId="7B869E8E" w14:textId="246407B6"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-0.5</w:t>
            </w:r>
            <w:r w:rsidR="002E1D5E" w:rsidRPr="00031937">
              <w:rPr>
                <w:rFonts w:ascii="Garamond" w:hAnsi="Garamond"/>
                <w:bCs/>
                <w:color w:val="000000" w:themeColor="text1"/>
                <w:sz w:val="18"/>
                <w:szCs w:val="18"/>
              </w:rPr>
              <w:t>0</w:t>
            </w:r>
            <w:r w:rsidRPr="00031937">
              <w:rPr>
                <w:rFonts w:ascii="Garamond" w:hAnsi="Garamond"/>
                <w:bCs/>
                <w:color w:val="000000" w:themeColor="text1"/>
                <w:sz w:val="18"/>
                <w:szCs w:val="18"/>
              </w:rPr>
              <w:t>, 0.0</w:t>
            </w:r>
            <w:r w:rsidR="00C143A8" w:rsidRPr="00031937">
              <w:rPr>
                <w:rFonts w:ascii="Garamond" w:hAnsi="Garamond"/>
                <w:bCs/>
                <w:color w:val="000000" w:themeColor="text1"/>
                <w:sz w:val="18"/>
                <w:szCs w:val="18"/>
              </w:rPr>
              <w:t>1</w:t>
            </w:r>
          </w:p>
        </w:tc>
        <w:tc>
          <w:tcPr>
            <w:tcW w:w="970" w:type="dxa"/>
          </w:tcPr>
          <w:p w14:paraId="767DA279" w14:textId="1D694518"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0.0</w:t>
            </w:r>
            <w:r w:rsidR="00C143A8" w:rsidRPr="00031937">
              <w:rPr>
                <w:rFonts w:ascii="Garamond" w:hAnsi="Garamond"/>
                <w:bCs/>
                <w:color w:val="000000" w:themeColor="text1"/>
                <w:sz w:val="18"/>
                <w:szCs w:val="18"/>
              </w:rPr>
              <w:t>6</w:t>
            </w:r>
          </w:p>
        </w:tc>
        <w:tc>
          <w:tcPr>
            <w:tcW w:w="833" w:type="dxa"/>
          </w:tcPr>
          <w:p w14:paraId="7FE565D8" w14:textId="1EE1337E"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7</w:t>
            </w:r>
            <w:r w:rsidR="00C143A8" w:rsidRPr="00031937">
              <w:rPr>
                <w:rFonts w:ascii="Garamond" w:hAnsi="Garamond"/>
                <w:bCs/>
                <w:color w:val="000000" w:themeColor="text1"/>
                <w:sz w:val="18"/>
                <w:szCs w:val="18"/>
              </w:rPr>
              <w:t>8</w:t>
            </w:r>
          </w:p>
        </w:tc>
        <w:tc>
          <w:tcPr>
            <w:tcW w:w="760" w:type="dxa"/>
          </w:tcPr>
          <w:p w14:paraId="5203077A" w14:textId="6AA4EA0C"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16</w:t>
            </w:r>
          </w:p>
        </w:tc>
        <w:tc>
          <w:tcPr>
            <w:tcW w:w="770" w:type="dxa"/>
          </w:tcPr>
          <w:p w14:paraId="3CF87B19" w14:textId="675BCCEB"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9</w:t>
            </w:r>
          </w:p>
        </w:tc>
      </w:tr>
      <w:tr w:rsidR="008E2EC8" w:rsidRPr="007E3B63" w14:paraId="357CAFAA" w14:textId="23973903" w:rsidTr="009435E0">
        <w:tc>
          <w:tcPr>
            <w:tcW w:w="1392" w:type="dxa"/>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350" w:type="dxa"/>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971" w:type="dxa"/>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090" w:type="dxa"/>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40" w:type="dxa"/>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230" w:type="dxa"/>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70" w:type="dxa"/>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33" w:type="dxa"/>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60" w:type="dxa"/>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149E1065" w14:textId="77777777" w:rsidTr="009435E0">
        <w:tc>
          <w:tcPr>
            <w:tcW w:w="7843" w:type="dxa"/>
            <w:gridSpan w:val="7"/>
          </w:tcPr>
          <w:p w14:paraId="7E9C1BBA" w14:textId="77777777" w:rsidR="00413872" w:rsidRPr="008E2EC8" w:rsidRDefault="00413872" w:rsidP="003005B3">
            <w:pPr>
              <w:spacing w:line="276" w:lineRule="auto"/>
              <w:rPr>
                <w:rFonts w:ascii="Garamond" w:hAnsi="Garamond"/>
                <w:b/>
                <w:i/>
                <w:color w:val="000000" w:themeColor="text1"/>
                <w:sz w:val="18"/>
                <w:szCs w:val="18"/>
              </w:rPr>
            </w:pPr>
          </w:p>
        </w:tc>
        <w:tc>
          <w:tcPr>
            <w:tcW w:w="833" w:type="dxa"/>
          </w:tcPr>
          <w:p w14:paraId="45E0B511" w14:textId="77777777" w:rsidR="00413872" w:rsidRPr="008E2EC8" w:rsidRDefault="00413872" w:rsidP="003005B3">
            <w:pPr>
              <w:spacing w:line="276" w:lineRule="auto"/>
              <w:rPr>
                <w:rFonts w:ascii="Garamond" w:hAnsi="Garamond"/>
                <w:b/>
                <w:i/>
                <w:color w:val="000000" w:themeColor="text1"/>
                <w:sz w:val="18"/>
                <w:szCs w:val="18"/>
              </w:rPr>
            </w:pPr>
          </w:p>
        </w:tc>
        <w:tc>
          <w:tcPr>
            <w:tcW w:w="760" w:type="dxa"/>
          </w:tcPr>
          <w:p w14:paraId="588F28D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071D930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41BFF831" w14:textId="040CF0EF" w:rsidTr="009435E0">
        <w:tc>
          <w:tcPr>
            <w:tcW w:w="7843" w:type="dxa"/>
            <w:gridSpan w:val="7"/>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33" w:type="dxa"/>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9435E0">
        <w:tc>
          <w:tcPr>
            <w:tcW w:w="1392" w:type="dxa"/>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090" w:type="dxa"/>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40" w:type="dxa"/>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70" w:type="dxa"/>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33" w:type="dxa"/>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60" w:type="dxa"/>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9435E0">
        <w:tc>
          <w:tcPr>
            <w:tcW w:w="1392" w:type="dxa"/>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971" w:type="dxa"/>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090" w:type="dxa"/>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40" w:type="dxa"/>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230" w:type="dxa"/>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70" w:type="dxa"/>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33" w:type="dxa"/>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60" w:type="dxa"/>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9435E0">
        <w:tc>
          <w:tcPr>
            <w:tcW w:w="1392" w:type="dxa"/>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971" w:type="dxa"/>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090" w:type="dxa"/>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40" w:type="dxa"/>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70" w:type="dxa"/>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33" w:type="dxa"/>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60" w:type="dxa"/>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9435E0">
        <w:tc>
          <w:tcPr>
            <w:tcW w:w="1392" w:type="dxa"/>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350" w:type="dxa"/>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971" w:type="dxa"/>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090" w:type="dxa"/>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40" w:type="dxa"/>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70" w:type="dxa"/>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33" w:type="dxa"/>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60" w:type="dxa"/>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9435E0">
        <w:tc>
          <w:tcPr>
            <w:tcW w:w="1392" w:type="dxa"/>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090" w:type="dxa"/>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40" w:type="dxa"/>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230" w:type="dxa"/>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70" w:type="dxa"/>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33" w:type="dxa"/>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60" w:type="dxa"/>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014D05D6" w14:textId="77777777" w:rsidTr="009435E0">
        <w:tc>
          <w:tcPr>
            <w:tcW w:w="7843" w:type="dxa"/>
            <w:gridSpan w:val="7"/>
          </w:tcPr>
          <w:p w14:paraId="39D89CE2" w14:textId="77777777" w:rsidR="00413872" w:rsidRPr="008E2EC8" w:rsidRDefault="00413872" w:rsidP="003005B3">
            <w:pPr>
              <w:spacing w:line="276" w:lineRule="auto"/>
              <w:rPr>
                <w:rFonts w:ascii="Garamond" w:hAnsi="Garamond"/>
                <w:b/>
                <w:i/>
                <w:color w:val="000000" w:themeColor="text1"/>
                <w:sz w:val="18"/>
                <w:szCs w:val="18"/>
              </w:rPr>
            </w:pPr>
          </w:p>
        </w:tc>
        <w:tc>
          <w:tcPr>
            <w:tcW w:w="833" w:type="dxa"/>
          </w:tcPr>
          <w:p w14:paraId="460751A8" w14:textId="77777777" w:rsidR="00413872" w:rsidRPr="008E2EC8" w:rsidRDefault="00413872" w:rsidP="003005B3">
            <w:pPr>
              <w:spacing w:line="276" w:lineRule="auto"/>
              <w:rPr>
                <w:rFonts w:ascii="Garamond" w:hAnsi="Garamond"/>
                <w:b/>
                <w:i/>
                <w:color w:val="000000" w:themeColor="text1"/>
                <w:sz w:val="18"/>
                <w:szCs w:val="18"/>
              </w:rPr>
            </w:pPr>
          </w:p>
        </w:tc>
        <w:tc>
          <w:tcPr>
            <w:tcW w:w="760" w:type="dxa"/>
          </w:tcPr>
          <w:p w14:paraId="21D485C8"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711D04C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B04865A" w14:textId="68ECE4E3" w:rsidTr="009435E0">
        <w:tc>
          <w:tcPr>
            <w:tcW w:w="7843" w:type="dxa"/>
            <w:gridSpan w:val="7"/>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33" w:type="dxa"/>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9435E0">
        <w:tc>
          <w:tcPr>
            <w:tcW w:w="1392" w:type="dxa"/>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090" w:type="dxa"/>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33" w:type="dxa"/>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60" w:type="dxa"/>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9435E0">
        <w:tc>
          <w:tcPr>
            <w:tcW w:w="1392" w:type="dxa"/>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350" w:type="dxa"/>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090" w:type="dxa"/>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230" w:type="dxa"/>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70" w:type="dxa"/>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33" w:type="dxa"/>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60" w:type="dxa"/>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9435E0">
        <w:tc>
          <w:tcPr>
            <w:tcW w:w="1392" w:type="dxa"/>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090" w:type="dxa"/>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40" w:type="dxa"/>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70" w:type="dxa"/>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33" w:type="dxa"/>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60" w:type="dxa"/>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9435E0">
        <w:tc>
          <w:tcPr>
            <w:tcW w:w="1392" w:type="dxa"/>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090" w:type="dxa"/>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40" w:type="dxa"/>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33" w:type="dxa"/>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60" w:type="dxa"/>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9435E0">
        <w:tc>
          <w:tcPr>
            <w:tcW w:w="1392" w:type="dxa"/>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971" w:type="dxa"/>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090" w:type="dxa"/>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40" w:type="dxa"/>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230" w:type="dxa"/>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70" w:type="dxa"/>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33" w:type="dxa"/>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60" w:type="dxa"/>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413872" w:rsidRPr="007E3B63" w14:paraId="3FAE9681" w14:textId="77777777" w:rsidTr="009435E0">
        <w:tc>
          <w:tcPr>
            <w:tcW w:w="7843" w:type="dxa"/>
            <w:gridSpan w:val="7"/>
          </w:tcPr>
          <w:p w14:paraId="594471B1" w14:textId="77777777" w:rsidR="00413872" w:rsidRPr="008E2EC8" w:rsidRDefault="00413872" w:rsidP="003005B3">
            <w:pPr>
              <w:spacing w:line="276" w:lineRule="auto"/>
              <w:rPr>
                <w:rFonts w:ascii="Garamond" w:hAnsi="Garamond"/>
                <w:b/>
                <w:i/>
                <w:color w:val="000000" w:themeColor="text1"/>
                <w:sz w:val="18"/>
                <w:szCs w:val="18"/>
              </w:rPr>
            </w:pPr>
          </w:p>
        </w:tc>
        <w:tc>
          <w:tcPr>
            <w:tcW w:w="833" w:type="dxa"/>
          </w:tcPr>
          <w:p w14:paraId="31CA8831" w14:textId="77777777" w:rsidR="00413872" w:rsidRPr="008E2EC8" w:rsidRDefault="00413872" w:rsidP="003005B3">
            <w:pPr>
              <w:spacing w:line="276" w:lineRule="auto"/>
              <w:rPr>
                <w:rFonts w:ascii="Garamond" w:hAnsi="Garamond"/>
                <w:b/>
                <w:i/>
                <w:color w:val="000000" w:themeColor="text1"/>
                <w:sz w:val="18"/>
                <w:szCs w:val="18"/>
              </w:rPr>
            </w:pPr>
          </w:p>
        </w:tc>
        <w:tc>
          <w:tcPr>
            <w:tcW w:w="760" w:type="dxa"/>
          </w:tcPr>
          <w:p w14:paraId="41D7811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037F24AC"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06239AE" w14:textId="5FC7FB54" w:rsidTr="009435E0">
        <w:tc>
          <w:tcPr>
            <w:tcW w:w="7843" w:type="dxa"/>
            <w:gridSpan w:val="7"/>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33" w:type="dxa"/>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9435E0">
        <w:tc>
          <w:tcPr>
            <w:tcW w:w="1392" w:type="dxa"/>
          </w:tcPr>
          <w:p w14:paraId="434B953D" w14:textId="77777777" w:rsidR="008E2EC8" w:rsidRPr="008E2EC8" w:rsidRDefault="008E2EC8" w:rsidP="003005B3">
            <w:pPr>
              <w:spacing w:line="276" w:lineRule="auto"/>
              <w:rPr>
                <w:rFonts w:ascii="Garamond" w:hAnsi="Garamond"/>
                <w:color w:val="000000" w:themeColor="text1"/>
                <w:sz w:val="18"/>
                <w:szCs w:val="18"/>
              </w:rPr>
            </w:pPr>
            <w:commentRangeStart w:id="36"/>
            <w:r w:rsidRPr="008E2EC8">
              <w:rPr>
                <w:rFonts w:ascii="Garamond" w:hAnsi="Garamond"/>
                <w:color w:val="000000" w:themeColor="text1"/>
                <w:sz w:val="18"/>
                <w:szCs w:val="18"/>
              </w:rPr>
              <w:t>Activity</w:t>
            </w:r>
          </w:p>
        </w:tc>
        <w:tc>
          <w:tcPr>
            <w:tcW w:w="1350" w:type="dxa"/>
          </w:tcPr>
          <w:p w14:paraId="45A91482" w14:textId="786F6C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33</w:t>
            </w:r>
          </w:p>
        </w:tc>
        <w:tc>
          <w:tcPr>
            <w:tcW w:w="971" w:type="dxa"/>
          </w:tcPr>
          <w:p w14:paraId="0284A6C8" w14:textId="5E3DD6A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-0.04, 0.70</w:t>
            </w:r>
          </w:p>
        </w:tc>
        <w:tc>
          <w:tcPr>
            <w:tcW w:w="1090" w:type="dxa"/>
          </w:tcPr>
          <w:p w14:paraId="35FEFB2F" w14:textId="382CAA5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commentRangeEnd w:id="36"/>
            <w:r w:rsidR="00017427">
              <w:rPr>
                <w:rStyle w:val="CommentReference"/>
              </w:rPr>
              <w:commentReference w:id="36"/>
            </w:r>
          </w:p>
        </w:tc>
        <w:tc>
          <w:tcPr>
            <w:tcW w:w="840" w:type="dxa"/>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4AE9ED0B" w14:textId="7EF1FBC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-0.19, 0.08</w:t>
            </w:r>
          </w:p>
        </w:tc>
        <w:tc>
          <w:tcPr>
            <w:tcW w:w="970" w:type="dxa"/>
          </w:tcPr>
          <w:p w14:paraId="0B378967" w14:textId="6084D8BF"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833" w:type="dxa"/>
          </w:tcPr>
          <w:p w14:paraId="62AA2270" w14:textId="353585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66</w:t>
            </w:r>
          </w:p>
        </w:tc>
        <w:tc>
          <w:tcPr>
            <w:tcW w:w="760" w:type="dxa"/>
          </w:tcPr>
          <w:p w14:paraId="58C1CBEB" w14:textId="7A3D56BC"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770" w:type="dxa"/>
          </w:tcPr>
          <w:p w14:paraId="7B2965E4" w14:textId="7FDF3DD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7</w:t>
            </w:r>
          </w:p>
        </w:tc>
      </w:tr>
      <w:tr w:rsidR="008E2EC8" w:rsidRPr="007E3B63" w14:paraId="22EB3B64" w14:textId="7E36E518" w:rsidTr="009435E0">
        <w:tc>
          <w:tcPr>
            <w:tcW w:w="1392" w:type="dxa"/>
          </w:tcPr>
          <w:p w14:paraId="2952556C"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Aggression</w:t>
            </w:r>
          </w:p>
        </w:tc>
        <w:tc>
          <w:tcPr>
            <w:tcW w:w="1350" w:type="dxa"/>
          </w:tcPr>
          <w:p w14:paraId="56A3DE15" w14:textId="081E640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35</w:t>
            </w:r>
          </w:p>
        </w:tc>
        <w:tc>
          <w:tcPr>
            <w:tcW w:w="971" w:type="dxa"/>
          </w:tcPr>
          <w:p w14:paraId="678BC144" w14:textId="5E048AF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-0.36, 1.06</w:t>
            </w:r>
          </w:p>
        </w:tc>
        <w:tc>
          <w:tcPr>
            <w:tcW w:w="1090" w:type="dxa"/>
          </w:tcPr>
          <w:p w14:paraId="77822E48" w14:textId="15AC240D"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33</w:t>
            </w:r>
          </w:p>
        </w:tc>
        <w:tc>
          <w:tcPr>
            <w:tcW w:w="840" w:type="dxa"/>
          </w:tcPr>
          <w:p w14:paraId="58368587" w14:textId="34F6BD3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17</w:t>
            </w:r>
          </w:p>
        </w:tc>
        <w:tc>
          <w:tcPr>
            <w:tcW w:w="1230" w:type="dxa"/>
          </w:tcPr>
          <w:p w14:paraId="3EAD722C" w14:textId="4022306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10, 0.43</w:t>
            </w:r>
          </w:p>
        </w:tc>
        <w:tc>
          <w:tcPr>
            <w:tcW w:w="970" w:type="dxa"/>
          </w:tcPr>
          <w:p w14:paraId="1F01CB91" w14:textId="18B457B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22</w:t>
            </w:r>
          </w:p>
        </w:tc>
        <w:tc>
          <w:tcPr>
            <w:tcW w:w="833" w:type="dxa"/>
          </w:tcPr>
          <w:p w14:paraId="4BADF811" w14:textId="1EBE64F4"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35</w:t>
            </w:r>
          </w:p>
        </w:tc>
        <w:tc>
          <w:tcPr>
            <w:tcW w:w="760" w:type="dxa"/>
          </w:tcPr>
          <w:p w14:paraId="594E944D" w14:textId="1F8FB85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
          <w:p w14:paraId="1AFFC0EF" w14:textId="70C15DD3"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528C9F8A" w14:textId="60994400" w:rsidTr="009435E0">
        <w:tc>
          <w:tcPr>
            <w:tcW w:w="1392" w:type="dxa"/>
          </w:tcPr>
          <w:p w14:paraId="35522A45"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Boldness</w:t>
            </w:r>
          </w:p>
        </w:tc>
        <w:tc>
          <w:tcPr>
            <w:tcW w:w="1350" w:type="dxa"/>
          </w:tcPr>
          <w:p w14:paraId="2C2C62B9" w14:textId="331AD4D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31</w:t>
            </w:r>
          </w:p>
        </w:tc>
        <w:tc>
          <w:tcPr>
            <w:tcW w:w="971" w:type="dxa"/>
          </w:tcPr>
          <w:p w14:paraId="3DD41BE3" w14:textId="1B86399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-0.05, 0.67</w:t>
            </w:r>
          </w:p>
        </w:tc>
        <w:tc>
          <w:tcPr>
            <w:tcW w:w="1090" w:type="dxa"/>
          </w:tcPr>
          <w:p w14:paraId="0D3EB4A6" w14:textId="135424D4"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09</w:t>
            </w:r>
          </w:p>
        </w:tc>
        <w:tc>
          <w:tcPr>
            <w:tcW w:w="840" w:type="dxa"/>
          </w:tcPr>
          <w:p w14:paraId="39A50E56" w14:textId="75669A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4</w:t>
            </w:r>
          </w:p>
        </w:tc>
        <w:tc>
          <w:tcPr>
            <w:tcW w:w="1230" w:type="dxa"/>
          </w:tcPr>
          <w:p w14:paraId="0C23BE68" w14:textId="025739D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16, 0.08</w:t>
            </w:r>
          </w:p>
        </w:tc>
        <w:tc>
          <w:tcPr>
            <w:tcW w:w="970" w:type="dxa"/>
          </w:tcPr>
          <w:p w14:paraId="524C41FE" w14:textId="51ABE7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56</w:t>
            </w:r>
          </w:p>
        </w:tc>
        <w:tc>
          <w:tcPr>
            <w:tcW w:w="833" w:type="dxa"/>
          </w:tcPr>
          <w:p w14:paraId="1F113341" w14:textId="31E5FB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61</w:t>
            </w:r>
          </w:p>
        </w:tc>
        <w:tc>
          <w:tcPr>
            <w:tcW w:w="760" w:type="dxa"/>
          </w:tcPr>
          <w:p w14:paraId="213716A6" w14:textId="0472AFC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c>
          <w:tcPr>
            <w:tcW w:w="770" w:type="dxa"/>
          </w:tcPr>
          <w:p w14:paraId="72D29029" w14:textId="2C3BDB3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r>
      <w:tr w:rsidR="008E2EC8" w:rsidRPr="007E3B63" w14:paraId="35341ABD" w14:textId="12F15EC5" w:rsidTr="009435E0">
        <w:tc>
          <w:tcPr>
            <w:tcW w:w="1392" w:type="dxa"/>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3338E400" w14:textId="25D2A5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0</w:t>
            </w:r>
          </w:p>
        </w:tc>
        <w:tc>
          <w:tcPr>
            <w:tcW w:w="971" w:type="dxa"/>
          </w:tcPr>
          <w:p w14:paraId="288FA958" w14:textId="60F41F1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-0.44, 0.45</w:t>
            </w:r>
          </w:p>
        </w:tc>
        <w:tc>
          <w:tcPr>
            <w:tcW w:w="1090" w:type="dxa"/>
          </w:tcPr>
          <w:p w14:paraId="2A606A8A" w14:textId="1986330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98</w:t>
            </w:r>
          </w:p>
        </w:tc>
        <w:tc>
          <w:tcPr>
            <w:tcW w:w="840" w:type="dxa"/>
          </w:tcPr>
          <w:p w14:paraId="4FE3F43E" w14:textId="0C638F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7</w:t>
            </w:r>
          </w:p>
        </w:tc>
        <w:tc>
          <w:tcPr>
            <w:tcW w:w="1230" w:type="dxa"/>
          </w:tcPr>
          <w:p w14:paraId="771DCCA1" w14:textId="038DD36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0.12, 0.26</w:t>
            </w:r>
          </w:p>
        </w:tc>
        <w:tc>
          <w:tcPr>
            <w:tcW w:w="970" w:type="dxa"/>
          </w:tcPr>
          <w:p w14:paraId="4D404216" w14:textId="393A7E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47</w:t>
            </w:r>
          </w:p>
        </w:tc>
        <w:tc>
          <w:tcPr>
            <w:tcW w:w="833" w:type="dxa"/>
          </w:tcPr>
          <w:p w14:paraId="6C281063" w14:textId="34E365C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54</w:t>
            </w:r>
          </w:p>
        </w:tc>
        <w:tc>
          <w:tcPr>
            <w:tcW w:w="760" w:type="dxa"/>
          </w:tcPr>
          <w:p w14:paraId="374F1E3D" w14:textId="2196908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
          <w:p w14:paraId="50CD785E" w14:textId="7A2A8B3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455AC755" w14:textId="758F8EF4" w:rsidTr="009435E0">
        <w:tc>
          <w:tcPr>
            <w:tcW w:w="1392" w:type="dxa"/>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3578AB8C" w14:textId="074CB4C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097037">
              <w:rPr>
                <w:rFonts w:ascii="Garamond" w:hAnsi="Garamond"/>
                <w:color w:val="000000" w:themeColor="text1"/>
                <w:sz w:val="18"/>
                <w:szCs w:val="18"/>
              </w:rPr>
              <w:t>9</w:t>
            </w:r>
          </w:p>
        </w:tc>
        <w:tc>
          <w:tcPr>
            <w:tcW w:w="971" w:type="dxa"/>
          </w:tcPr>
          <w:p w14:paraId="7159F4F8" w14:textId="715EB7D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0.38, 1.16</w:t>
            </w:r>
          </w:p>
        </w:tc>
        <w:tc>
          <w:tcPr>
            <w:tcW w:w="1090" w:type="dxa"/>
          </w:tcPr>
          <w:p w14:paraId="2317C981" w14:textId="44DD8E9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32</w:t>
            </w:r>
          </w:p>
        </w:tc>
        <w:tc>
          <w:tcPr>
            <w:tcW w:w="840" w:type="dxa"/>
          </w:tcPr>
          <w:p w14:paraId="629A13A2" w14:textId="15EF9C3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097037">
              <w:rPr>
                <w:rFonts w:ascii="Garamond" w:hAnsi="Garamond"/>
                <w:color w:val="000000" w:themeColor="text1"/>
                <w:sz w:val="18"/>
                <w:szCs w:val="18"/>
              </w:rPr>
              <w:t>7</w:t>
            </w:r>
          </w:p>
        </w:tc>
        <w:tc>
          <w:tcPr>
            <w:tcW w:w="1230" w:type="dxa"/>
          </w:tcPr>
          <w:p w14:paraId="4BF0096A" w14:textId="460216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14, 0.68</w:t>
            </w:r>
          </w:p>
        </w:tc>
        <w:tc>
          <w:tcPr>
            <w:tcW w:w="970" w:type="dxa"/>
          </w:tcPr>
          <w:p w14:paraId="52A5FFFF" w14:textId="189E685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20</w:t>
            </w:r>
          </w:p>
        </w:tc>
        <w:tc>
          <w:tcPr>
            <w:tcW w:w="833" w:type="dxa"/>
          </w:tcPr>
          <w:p w14:paraId="01503E61" w14:textId="27E237DD"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c>
          <w:tcPr>
            <w:tcW w:w="760" w:type="dxa"/>
          </w:tcPr>
          <w:p w14:paraId="6EDD1BD7" w14:textId="266591E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c>
          <w:tcPr>
            <w:tcW w:w="770" w:type="dxa"/>
          </w:tcPr>
          <w:p w14:paraId="1F6C1A8F" w14:textId="0A22EC92"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1ECF9412" w:rsidR="00621148" w:rsidRDefault="00621148" w:rsidP="003E2881">
      <w:pPr>
        <w:rPr>
          <w:rFonts w:ascii="Garamond" w:hAnsi="Garamond"/>
          <w:color w:val="000000" w:themeColor="text1"/>
        </w:rPr>
      </w:pPr>
    </w:p>
    <w:p w14:paraId="1C703FE5" w14:textId="40BF6D45" w:rsidR="009435E0" w:rsidRDefault="009435E0"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127B17CE"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3. </w:t>
      </w:r>
      <w:r w:rsidR="009F454C">
        <w:rPr>
          <w:rFonts w:ascii="Garamond" w:hAnsi="Garamond"/>
          <w:color w:val="000000" w:themeColor="text1"/>
        </w:rPr>
        <w:t xml:space="preserve">Contrast </w:t>
      </w:r>
      <w:r w:rsidRPr="007E3B63">
        <w:rPr>
          <w:rFonts w:ascii="Garamond" w:hAnsi="Garamond"/>
          <w:color w:val="000000" w:themeColor="text1"/>
        </w:rPr>
        <w:t>model</w:t>
      </w:r>
      <w:r w:rsidR="00706A1B" w:rsidRPr="007E3B63">
        <w:rPr>
          <w:rFonts w:ascii="Garamond" w:hAnsi="Garamond"/>
          <w:color w:val="000000" w:themeColor="text1"/>
        </w:rPr>
        <w:t>s with personality trait type and SSD moderator terms</w:t>
      </w:r>
      <w:r w:rsidR="00A703C4">
        <w:rPr>
          <w:rFonts w:ascii="Garamond" w:hAnsi="Garamond"/>
          <w:color w:val="000000" w:themeColor="text1"/>
        </w:rPr>
        <w:t xml:space="preserve"> </w:t>
      </w:r>
      <w:r w:rsidR="00706A1B" w:rsidRPr="007E3B63">
        <w:rPr>
          <w:rFonts w:ascii="Garamond" w:hAnsi="Garamond"/>
          <w:color w:val="000000" w:themeColor="text1"/>
        </w:rPr>
        <w:t xml:space="preserve">for </w:t>
      </w:r>
      <w:r w:rsidR="009F454C">
        <w:rPr>
          <w:rFonts w:ascii="Garamond" w:hAnsi="Garamond"/>
          <w:color w:val="000000" w:themeColor="text1"/>
        </w:rPr>
        <w:t>four of the five</w:t>
      </w:r>
      <w:r w:rsidR="00706A1B" w:rsidRPr="007E3B63">
        <w:rPr>
          <w:rFonts w:ascii="Garamond" w:hAnsi="Garamond"/>
          <w:color w:val="000000" w:themeColor="text1"/>
        </w:rPr>
        <w:t xml:space="preserve"> taxonomic group</w:t>
      </w:r>
      <w:r w:rsidR="009F454C">
        <w:rPr>
          <w:rFonts w:ascii="Garamond" w:hAnsi="Garamond"/>
          <w:color w:val="000000" w:themeColor="text1"/>
        </w:rPr>
        <w:t>s</w:t>
      </w:r>
      <w:r w:rsidR="00706A1B" w:rsidRPr="007E3B63">
        <w:rPr>
          <w:rFonts w:ascii="Garamond" w:hAnsi="Garamond"/>
          <w:color w:val="000000" w:themeColor="text1"/>
        </w:rPr>
        <w:t xml:space="preserve">.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r w:rsidR="00E8181F">
        <w:rPr>
          <w:rFonts w:ascii="Garamond" w:hAnsi="Garamond"/>
          <w:color w:val="000000" w:themeColor="text1"/>
        </w:rPr>
        <w:t xml:space="preserve"> </w:t>
      </w:r>
      <w:r w:rsidR="00A703C4">
        <w:rPr>
          <w:rFonts w:ascii="Garamond" w:hAnsi="Garamond"/>
          <w:color w:val="000000" w:themeColor="text1"/>
        </w:rPr>
        <w:t xml:space="preserve">Separate models were run for each trait type with SSD as a moderator, </w:t>
      </w:r>
      <w:r w:rsidR="00351B51">
        <w:rPr>
          <w:rFonts w:ascii="Garamond" w:hAnsi="Garamond"/>
          <w:color w:val="000000" w:themeColor="text1"/>
        </w:rPr>
        <w:t>therefore</w:t>
      </w:r>
      <w:r w:rsidR="00A703C4">
        <w:rPr>
          <w:rFonts w:ascii="Garamond" w:hAnsi="Garamond"/>
          <w:color w:val="000000" w:themeColor="text1"/>
        </w:rPr>
        <w:t xml:space="preserve"> estimates show the </w:t>
      </w:r>
      <w:r w:rsidR="00351B51">
        <w:rPr>
          <w:rFonts w:ascii="Garamond" w:hAnsi="Garamond"/>
          <w:color w:val="000000" w:themeColor="text1"/>
        </w:rPr>
        <w:t xml:space="preserve">personality trait </w:t>
      </w:r>
      <w:r w:rsidR="00A703C4">
        <w:rPr>
          <w:rFonts w:ascii="Garamond" w:hAnsi="Garamond"/>
          <w:color w:val="000000" w:themeColor="text1"/>
        </w:rPr>
        <w:t xml:space="preserve">mean when </w:t>
      </w:r>
      <w:r w:rsidR="008F0B3A">
        <w:rPr>
          <w:rFonts w:ascii="Garamond" w:hAnsi="Garamond"/>
          <w:color w:val="000000" w:themeColor="text1"/>
        </w:rPr>
        <w:t>males and females</w:t>
      </w:r>
      <w:r w:rsidR="00A703C4">
        <w:rPr>
          <w:rFonts w:ascii="Garamond" w:hAnsi="Garamond"/>
          <w:color w:val="000000" w:themeColor="text1"/>
        </w:rPr>
        <w:t xml:space="preserve"> are the same size</w:t>
      </w:r>
      <w:r w:rsidR="00351B51">
        <w:rPr>
          <w:rFonts w:ascii="Garamond" w:hAnsi="Garamond"/>
          <w:color w:val="000000" w:themeColor="text1"/>
        </w:rPr>
        <w:t>, and when males are larger than females</w:t>
      </w:r>
      <w:r w:rsidR="00A703C4">
        <w:rPr>
          <w:rFonts w:ascii="Garamond" w:hAnsi="Garamond"/>
          <w:color w:val="000000" w:themeColor="text1"/>
        </w:rPr>
        <w:t xml:space="preserve">. </w:t>
      </w:r>
      <w:r w:rsidR="00E8181F">
        <w:rPr>
          <w:rFonts w:ascii="Garamond" w:hAnsi="Garamond"/>
          <w:color w:val="000000" w:themeColor="text1"/>
        </w:rPr>
        <w:t xml:space="preserve">Only </w:t>
      </w:r>
      <w:commentRangeStart w:id="37"/>
      <w:r w:rsidR="0052576E">
        <w:rPr>
          <w:rFonts w:ascii="Garamond" w:hAnsi="Garamond"/>
          <w:color w:val="000000" w:themeColor="text1"/>
        </w:rPr>
        <w:t>interactions</w:t>
      </w:r>
      <w:commentRangeEnd w:id="37"/>
      <w:r w:rsidR="0052576E">
        <w:rPr>
          <w:rStyle w:val="CommentReference"/>
        </w:rPr>
        <w:commentReference w:id="37"/>
      </w:r>
      <w:r w:rsidR="00E8181F">
        <w:rPr>
          <w:rFonts w:ascii="Garamond" w:hAnsi="Garamond"/>
          <w:color w:val="000000" w:themeColor="text1"/>
        </w:rPr>
        <w:t xml:space="preserve"> with 10 or more species for each personality type were </w:t>
      </w:r>
      <w:commentRangeStart w:id="38"/>
      <w:r w:rsidR="00E8181F">
        <w:rPr>
          <w:rFonts w:ascii="Garamond" w:hAnsi="Garamond"/>
          <w:color w:val="000000" w:themeColor="text1"/>
        </w:rPr>
        <w:t>estimated</w:t>
      </w:r>
      <w:commentRangeEnd w:id="38"/>
      <w:r w:rsidR="00A367B2">
        <w:rPr>
          <w:rStyle w:val="CommentReference"/>
        </w:rPr>
        <w:commentReference w:id="38"/>
      </w:r>
      <w:ins w:id="39" w:author="Daniel Noble" w:date="2020-09-05T14:28:00Z">
        <w:r w:rsidR="00E8181F">
          <w:rPr>
            <w:rFonts w:ascii="Garamond" w:hAnsi="Garamond"/>
            <w:color w:val="000000" w:themeColor="text1"/>
          </w:rPr>
          <w:t>.</w:t>
        </w:r>
      </w:ins>
    </w:p>
    <w:tbl>
      <w:tblPr>
        <w:tblStyle w:val="TableGrid"/>
        <w:tblpPr w:leftFromText="180" w:rightFromText="180" w:vertAnchor="text" w:horzAnchor="page" w:tblpX="1008"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9435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9435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9435E0">
        <w:trPr>
          <w:trHeight w:val="126"/>
        </w:trPr>
        <w:tc>
          <w:tcPr>
            <w:tcW w:w="1759" w:type="dxa"/>
          </w:tcPr>
          <w:p w14:paraId="23F6F725" w14:textId="77777777" w:rsidR="009435E0" w:rsidRPr="00BB3C50" w:rsidRDefault="009435E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Activity</w:t>
            </w:r>
          </w:p>
        </w:tc>
        <w:tc>
          <w:tcPr>
            <w:tcW w:w="638" w:type="dxa"/>
          </w:tcPr>
          <w:p w14:paraId="54740A07" w14:textId="586661CA"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44</w:t>
            </w:r>
          </w:p>
        </w:tc>
        <w:tc>
          <w:tcPr>
            <w:tcW w:w="1110" w:type="dxa"/>
          </w:tcPr>
          <w:p w14:paraId="02B1823E" w14:textId="119D4C0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Pr>
                <w:rFonts w:ascii="Garamond" w:hAnsi="Garamond"/>
                <w:bCs/>
                <w:color w:val="000000" w:themeColor="text1"/>
                <w:sz w:val="18"/>
                <w:szCs w:val="18"/>
              </w:rPr>
              <w:t>1.74</w:t>
            </w:r>
            <w:r w:rsidRPr="00BB3C50">
              <w:rPr>
                <w:rFonts w:ascii="Garamond" w:hAnsi="Garamond"/>
                <w:bCs/>
                <w:color w:val="000000" w:themeColor="text1"/>
                <w:sz w:val="18"/>
                <w:szCs w:val="18"/>
              </w:rPr>
              <w:t xml:space="preserve">, </w:t>
            </w:r>
            <w:r w:rsidR="00BB3C50">
              <w:rPr>
                <w:rFonts w:ascii="Garamond" w:hAnsi="Garamond"/>
                <w:bCs/>
                <w:color w:val="000000" w:themeColor="text1"/>
                <w:sz w:val="18"/>
                <w:szCs w:val="18"/>
              </w:rPr>
              <w:t>2.62</w:t>
            </w:r>
          </w:p>
        </w:tc>
        <w:tc>
          <w:tcPr>
            <w:tcW w:w="883" w:type="dxa"/>
          </w:tcPr>
          <w:p w14:paraId="6EDE33E0" w14:textId="3266F26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69</w:t>
            </w:r>
          </w:p>
        </w:tc>
        <w:tc>
          <w:tcPr>
            <w:tcW w:w="992" w:type="dxa"/>
          </w:tcPr>
          <w:p w14:paraId="5D7910C9" w14:textId="6399990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5</w:t>
            </w:r>
          </w:p>
        </w:tc>
        <w:tc>
          <w:tcPr>
            <w:tcW w:w="1276" w:type="dxa"/>
          </w:tcPr>
          <w:p w14:paraId="0885DBE5" w14:textId="2432E0F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15</w:t>
            </w:r>
            <w:r w:rsidRPr="007E3B63">
              <w:rPr>
                <w:rFonts w:ascii="Garamond" w:hAnsi="Garamond"/>
                <w:color w:val="000000" w:themeColor="text1"/>
                <w:sz w:val="18"/>
                <w:szCs w:val="18"/>
              </w:rPr>
              <w:t>, 0.</w:t>
            </w:r>
            <w:r w:rsidR="00BB3C50">
              <w:rPr>
                <w:rFonts w:ascii="Garamond" w:hAnsi="Garamond"/>
                <w:color w:val="000000" w:themeColor="text1"/>
                <w:sz w:val="18"/>
                <w:szCs w:val="18"/>
              </w:rPr>
              <w:t>25</w:t>
            </w:r>
          </w:p>
        </w:tc>
        <w:tc>
          <w:tcPr>
            <w:tcW w:w="992" w:type="dxa"/>
          </w:tcPr>
          <w:p w14:paraId="125190C0" w14:textId="7C7171F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w:t>
            </w:r>
            <w:r w:rsidR="00BB3C50">
              <w:rPr>
                <w:rFonts w:ascii="Garamond" w:hAnsi="Garamond"/>
                <w:color w:val="000000" w:themeColor="text1"/>
                <w:sz w:val="18"/>
                <w:szCs w:val="18"/>
              </w:rPr>
              <w:t>0</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BB3C50" w:rsidRPr="007E3B63" w14:paraId="7BFCAB2D" w14:textId="77777777" w:rsidTr="009435E0">
        <w:trPr>
          <w:trHeight w:val="115"/>
        </w:trPr>
        <w:tc>
          <w:tcPr>
            <w:tcW w:w="1759" w:type="dxa"/>
          </w:tcPr>
          <w:p w14:paraId="3CE7F264" w14:textId="52C3A8A4" w:rsidR="00BB3C50" w:rsidRPr="00BB3C50" w:rsidRDefault="00BB3C50" w:rsidP="009435E0">
            <w:pPr>
              <w:spacing w:line="276" w:lineRule="auto"/>
              <w:rPr>
                <w:rFonts w:ascii="Garamond" w:hAnsi="Garamond"/>
                <w:b/>
                <w:bCs/>
                <w:color w:val="000000" w:themeColor="text1"/>
                <w:sz w:val="18"/>
                <w:szCs w:val="18"/>
              </w:rPr>
            </w:pPr>
            <w:r>
              <w:rPr>
                <w:rFonts w:ascii="Garamond" w:hAnsi="Garamond"/>
                <w:b/>
                <w:bCs/>
                <w:color w:val="000000" w:themeColor="text1"/>
                <w:sz w:val="18"/>
                <w:szCs w:val="18"/>
              </w:rPr>
              <w:t xml:space="preserve">  </w:t>
            </w:r>
            <w:r w:rsidRPr="00BB3C50">
              <w:rPr>
                <w:rFonts w:ascii="Garamond" w:hAnsi="Garamond"/>
                <w:b/>
                <w:bCs/>
                <w:color w:val="000000" w:themeColor="text1"/>
                <w:sz w:val="18"/>
                <w:szCs w:val="18"/>
              </w:rPr>
              <w:t>SSD</w:t>
            </w:r>
          </w:p>
        </w:tc>
        <w:tc>
          <w:tcPr>
            <w:tcW w:w="638" w:type="dxa"/>
          </w:tcPr>
          <w:p w14:paraId="294AC1AB" w14:textId="2C4F3086"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-2.16</w:t>
            </w:r>
          </w:p>
        </w:tc>
        <w:tc>
          <w:tcPr>
            <w:tcW w:w="1110" w:type="dxa"/>
          </w:tcPr>
          <w:p w14:paraId="33F480B5" w14:textId="167BAFC1"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-3.99, -0.32</w:t>
            </w:r>
          </w:p>
        </w:tc>
        <w:tc>
          <w:tcPr>
            <w:tcW w:w="883" w:type="dxa"/>
          </w:tcPr>
          <w:p w14:paraId="45FA7373" w14:textId="2CAF9364"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0.02</w:t>
            </w:r>
          </w:p>
        </w:tc>
        <w:tc>
          <w:tcPr>
            <w:tcW w:w="992" w:type="dxa"/>
          </w:tcPr>
          <w:p w14:paraId="342BD87F" w14:textId="4232502F"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111D5230" w14:textId="7425881E"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-0.56, 0.81</w:t>
            </w:r>
          </w:p>
        </w:tc>
        <w:tc>
          <w:tcPr>
            <w:tcW w:w="992" w:type="dxa"/>
          </w:tcPr>
          <w:p w14:paraId="2CE6AAF2" w14:textId="672631B2"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0.72</w:t>
            </w:r>
          </w:p>
        </w:tc>
        <w:tc>
          <w:tcPr>
            <w:tcW w:w="850" w:type="dxa"/>
          </w:tcPr>
          <w:p w14:paraId="2838BF89"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418B866"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366DB6C"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5A4DDE0E" w14:textId="77777777" w:rsidTr="009435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158D6FBC"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w:t>
            </w:r>
          </w:p>
        </w:tc>
        <w:tc>
          <w:tcPr>
            <w:tcW w:w="1110" w:type="dxa"/>
          </w:tcPr>
          <w:p w14:paraId="504FB795" w14:textId="093C611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1.29</w:t>
            </w:r>
            <w:r w:rsidRPr="007E3B63">
              <w:rPr>
                <w:rFonts w:ascii="Garamond" w:hAnsi="Garamond"/>
                <w:color w:val="000000" w:themeColor="text1"/>
                <w:sz w:val="18"/>
                <w:szCs w:val="18"/>
              </w:rPr>
              <w:t xml:space="preserve">, </w:t>
            </w:r>
            <w:r w:rsidR="00BB3C50">
              <w:rPr>
                <w:rFonts w:ascii="Garamond" w:hAnsi="Garamond"/>
                <w:color w:val="000000" w:themeColor="text1"/>
                <w:sz w:val="18"/>
                <w:szCs w:val="18"/>
              </w:rPr>
              <w:t>1.10</w:t>
            </w:r>
          </w:p>
        </w:tc>
        <w:tc>
          <w:tcPr>
            <w:tcW w:w="883" w:type="dxa"/>
          </w:tcPr>
          <w:p w14:paraId="1D42A8AC" w14:textId="76558F30"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0.88</w:t>
            </w:r>
          </w:p>
        </w:tc>
        <w:tc>
          <w:tcPr>
            <w:tcW w:w="992" w:type="dxa"/>
          </w:tcPr>
          <w:p w14:paraId="214D8449" w14:textId="2D5F668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276" w:type="dxa"/>
          </w:tcPr>
          <w:p w14:paraId="35D8A808" w14:textId="5B56E73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0.21, 0.39</w:t>
            </w:r>
          </w:p>
        </w:tc>
        <w:tc>
          <w:tcPr>
            <w:tcW w:w="992" w:type="dxa"/>
          </w:tcPr>
          <w:p w14:paraId="53B307A2" w14:textId="3751B4C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56</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BB3C50" w:rsidRPr="007E3B63" w14:paraId="636F4BC0" w14:textId="77777777" w:rsidTr="009435E0">
        <w:trPr>
          <w:trHeight w:val="126"/>
        </w:trPr>
        <w:tc>
          <w:tcPr>
            <w:tcW w:w="1759" w:type="dxa"/>
          </w:tcPr>
          <w:p w14:paraId="0A53993A" w14:textId="487990D6" w:rsidR="00BB3C50" w:rsidRPr="000C2EC7" w:rsidRDefault="00BB3C50" w:rsidP="009435E0">
            <w:pPr>
              <w:spacing w:line="276" w:lineRule="auto"/>
              <w:rPr>
                <w:rFonts w:ascii="Garamond" w:hAnsi="Garamond"/>
                <w:b/>
                <w:bCs/>
                <w:color w:val="000000" w:themeColor="text1"/>
                <w:sz w:val="18"/>
                <w:szCs w:val="18"/>
              </w:rPr>
            </w:pPr>
            <w:r w:rsidRPr="000C2EC7">
              <w:rPr>
                <w:rFonts w:ascii="Garamond" w:hAnsi="Garamond"/>
                <w:b/>
                <w:bCs/>
                <w:color w:val="000000" w:themeColor="text1"/>
                <w:sz w:val="18"/>
                <w:szCs w:val="18"/>
              </w:rPr>
              <w:t xml:space="preserve">  SSD</w:t>
            </w:r>
          </w:p>
        </w:tc>
        <w:tc>
          <w:tcPr>
            <w:tcW w:w="638" w:type="dxa"/>
          </w:tcPr>
          <w:p w14:paraId="4429FBA5" w14:textId="61AAE944"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1.36</w:t>
            </w:r>
          </w:p>
        </w:tc>
        <w:tc>
          <w:tcPr>
            <w:tcW w:w="1110" w:type="dxa"/>
          </w:tcPr>
          <w:p w14:paraId="19A7BDEA" w14:textId="1BF8AF4D"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-0.01, 2.73</w:t>
            </w:r>
          </w:p>
        </w:tc>
        <w:tc>
          <w:tcPr>
            <w:tcW w:w="883" w:type="dxa"/>
          </w:tcPr>
          <w:p w14:paraId="532D6CBC" w14:textId="6EC9FA28"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0.05</w:t>
            </w:r>
          </w:p>
        </w:tc>
        <w:tc>
          <w:tcPr>
            <w:tcW w:w="992" w:type="dxa"/>
          </w:tcPr>
          <w:p w14:paraId="10B14104" w14:textId="6F84D5B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-0.05</w:t>
            </w:r>
          </w:p>
        </w:tc>
        <w:tc>
          <w:tcPr>
            <w:tcW w:w="1276" w:type="dxa"/>
          </w:tcPr>
          <w:p w14:paraId="7B17EC53" w14:textId="73C68FC6"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-1.43, 1.33</w:t>
            </w:r>
          </w:p>
        </w:tc>
        <w:tc>
          <w:tcPr>
            <w:tcW w:w="992" w:type="dxa"/>
          </w:tcPr>
          <w:p w14:paraId="5FD21CFE" w14:textId="53BB30DC"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0.94</w:t>
            </w:r>
          </w:p>
        </w:tc>
        <w:tc>
          <w:tcPr>
            <w:tcW w:w="850" w:type="dxa"/>
          </w:tcPr>
          <w:p w14:paraId="1AAF2B65"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4D20837A"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7360CB97"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6EA56CA0" w14:textId="77777777" w:rsidTr="009435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0A114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110" w:type="dxa"/>
          </w:tcPr>
          <w:p w14:paraId="21D09CAF" w14:textId="4616555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9</w:t>
            </w:r>
            <w:r w:rsidRPr="007E3B63">
              <w:rPr>
                <w:rFonts w:ascii="Garamond" w:hAnsi="Garamond"/>
                <w:color w:val="000000" w:themeColor="text1"/>
                <w:sz w:val="18"/>
                <w:szCs w:val="18"/>
              </w:rPr>
              <w:t>, 0.</w:t>
            </w:r>
            <w:r w:rsidR="00BB3C50">
              <w:rPr>
                <w:rFonts w:ascii="Garamond" w:hAnsi="Garamond"/>
                <w:color w:val="000000" w:themeColor="text1"/>
                <w:sz w:val="18"/>
                <w:szCs w:val="18"/>
              </w:rPr>
              <w:t>27</w:t>
            </w:r>
          </w:p>
        </w:tc>
        <w:tc>
          <w:tcPr>
            <w:tcW w:w="883" w:type="dxa"/>
          </w:tcPr>
          <w:p w14:paraId="5B17A1AA" w14:textId="1F3476A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34</w:t>
            </w:r>
          </w:p>
        </w:tc>
        <w:tc>
          <w:tcPr>
            <w:tcW w:w="992" w:type="dxa"/>
          </w:tcPr>
          <w:p w14:paraId="34A1EA86" w14:textId="51D257A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07</w:t>
            </w:r>
          </w:p>
        </w:tc>
        <w:tc>
          <w:tcPr>
            <w:tcW w:w="1276" w:type="dxa"/>
          </w:tcPr>
          <w:p w14:paraId="42AEE282" w14:textId="60CE042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03</w:t>
            </w:r>
            <w:r w:rsidRPr="007E3B63">
              <w:rPr>
                <w:rFonts w:ascii="Garamond" w:hAnsi="Garamond"/>
                <w:color w:val="000000" w:themeColor="text1"/>
                <w:sz w:val="18"/>
                <w:szCs w:val="18"/>
              </w:rPr>
              <w:t>, 0.</w:t>
            </w:r>
            <w:r w:rsidR="00BB3C50">
              <w:rPr>
                <w:rFonts w:ascii="Garamond" w:hAnsi="Garamond"/>
                <w:color w:val="000000" w:themeColor="text1"/>
                <w:sz w:val="18"/>
                <w:szCs w:val="18"/>
              </w:rPr>
              <w:t>16</w:t>
            </w:r>
          </w:p>
        </w:tc>
        <w:tc>
          <w:tcPr>
            <w:tcW w:w="992" w:type="dxa"/>
          </w:tcPr>
          <w:p w14:paraId="4A34682C" w14:textId="13E98DA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16</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BB3C50" w:rsidRPr="007E3B63" w14:paraId="0326A2F5" w14:textId="77777777" w:rsidTr="009435E0">
        <w:trPr>
          <w:trHeight w:val="126"/>
        </w:trPr>
        <w:tc>
          <w:tcPr>
            <w:tcW w:w="1759" w:type="dxa"/>
          </w:tcPr>
          <w:p w14:paraId="7ECCC1D5" w14:textId="1F47A009" w:rsidR="00BB3C50" w:rsidRPr="007E3B63" w:rsidRDefault="00BB3C50"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103511A7" w14:textId="0D3B5C9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5EF2DE27" w14:textId="1F141083"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-0.50, 0.17</w:t>
            </w:r>
          </w:p>
        </w:tc>
        <w:tc>
          <w:tcPr>
            <w:tcW w:w="883" w:type="dxa"/>
          </w:tcPr>
          <w:p w14:paraId="264157A2" w14:textId="01449EC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0.34</w:t>
            </w:r>
          </w:p>
        </w:tc>
        <w:tc>
          <w:tcPr>
            <w:tcW w:w="992" w:type="dxa"/>
          </w:tcPr>
          <w:p w14:paraId="33CBB70C" w14:textId="758BE441"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p>
        </w:tc>
        <w:tc>
          <w:tcPr>
            <w:tcW w:w="1276" w:type="dxa"/>
          </w:tcPr>
          <w:p w14:paraId="293A0EFE" w14:textId="2CCBBE04"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-0.09, 0.25</w:t>
            </w:r>
          </w:p>
        </w:tc>
        <w:tc>
          <w:tcPr>
            <w:tcW w:w="992" w:type="dxa"/>
          </w:tcPr>
          <w:p w14:paraId="335DF2A0" w14:textId="33E48EF9"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0.35</w:t>
            </w:r>
          </w:p>
        </w:tc>
        <w:tc>
          <w:tcPr>
            <w:tcW w:w="850" w:type="dxa"/>
          </w:tcPr>
          <w:p w14:paraId="3631C17D"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DD89853"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9587FAB"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369A4B7B" w14:textId="77777777" w:rsidTr="009435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32879601"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1110" w:type="dxa"/>
          </w:tcPr>
          <w:p w14:paraId="6667239D" w14:textId="0FF58FF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18</w:t>
            </w:r>
            <w:r w:rsidRPr="007E3B63">
              <w:rPr>
                <w:rFonts w:ascii="Garamond" w:hAnsi="Garamond"/>
                <w:color w:val="000000" w:themeColor="text1"/>
                <w:sz w:val="18"/>
                <w:szCs w:val="18"/>
              </w:rPr>
              <w:t>, 0.</w:t>
            </w:r>
            <w:r w:rsidR="00BB3C50">
              <w:rPr>
                <w:rFonts w:ascii="Garamond" w:hAnsi="Garamond"/>
                <w:color w:val="000000" w:themeColor="text1"/>
                <w:sz w:val="18"/>
                <w:szCs w:val="18"/>
              </w:rPr>
              <w:t>18</w:t>
            </w:r>
          </w:p>
        </w:tc>
        <w:tc>
          <w:tcPr>
            <w:tcW w:w="883" w:type="dxa"/>
          </w:tcPr>
          <w:p w14:paraId="1DCE3480" w14:textId="68E22AD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99</w:t>
            </w:r>
          </w:p>
        </w:tc>
        <w:tc>
          <w:tcPr>
            <w:tcW w:w="992" w:type="dxa"/>
          </w:tcPr>
          <w:p w14:paraId="0AC0CCA6" w14:textId="15C6A1E0"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276" w:type="dxa"/>
          </w:tcPr>
          <w:p w14:paraId="2177ADFC" w14:textId="7872EDCF"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-0.36, 0.24</w:t>
            </w:r>
          </w:p>
        </w:tc>
        <w:tc>
          <w:tcPr>
            <w:tcW w:w="992" w:type="dxa"/>
          </w:tcPr>
          <w:p w14:paraId="075A6070" w14:textId="59CB810A"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0.69</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9435E0">
        <w:trPr>
          <w:trHeight w:val="126"/>
        </w:trPr>
        <w:tc>
          <w:tcPr>
            <w:tcW w:w="1759" w:type="dxa"/>
          </w:tcPr>
          <w:p w14:paraId="584E8EF0" w14:textId="570C1A2D" w:rsidR="009435E0" w:rsidRPr="00BB3C50" w:rsidRDefault="00BB3C5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 xml:space="preserve">  </w:t>
            </w:r>
            <w:r w:rsidR="009435E0" w:rsidRPr="00BB3C50">
              <w:rPr>
                <w:rFonts w:ascii="Garamond" w:hAnsi="Garamond"/>
                <w:bCs/>
                <w:color w:val="000000" w:themeColor="text1"/>
                <w:sz w:val="18"/>
                <w:szCs w:val="18"/>
              </w:rPr>
              <w:t>SSD</w:t>
            </w:r>
          </w:p>
        </w:tc>
        <w:tc>
          <w:tcPr>
            <w:tcW w:w="638" w:type="dxa"/>
          </w:tcPr>
          <w:p w14:paraId="58CE848C" w14:textId="397A551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-0.05</w:t>
            </w:r>
          </w:p>
        </w:tc>
        <w:tc>
          <w:tcPr>
            <w:tcW w:w="1110" w:type="dxa"/>
          </w:tcPr>
          <w:p w14:paraId="05BFD644" w14:textId="0ADFBFF5"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sidRPr="00BB3C50">
              <w:rPr>
                <w:rFonts w:ascii="Garamond" w:hAnsi="Garamond"/>
                <w:bCs/>
                <w:color w:val="000000" w:themeColor="text1"/>
                <w:sz w:val="18"/>
                <w:szCs w:val="18"/>
              </w:rPr>
              <w:t>0.60</w:t>
            </w:r>
            <w:r w:rsidRPr="00BB3C50">
              <w:rPr>
                <w:rFonts w:ascii="Garamond" w:hAnsi="Garamond"/>
                <w:bCs/>
                <w:color w:val="000000" w:themeColor="text1"/>
                <w:sz w:val="18"/>
                <w:szCs w:val="18"/>
              </w:rPr>
              <w:t xml:space="preserve">, </w:t>
            </w:r>
            <w:r w:rsidR="00BB3C50" w:rsidRPr="00BB3C50">
              <w:rPr>
                <w:rFonts w:ascii="Garamond" w:hAnsi="Garamond"/>
                <w:bCs/>
                <w:color w:val="000000" w:themeColor="text1"/>
                <w:sz w:val="18"/>
                <w:szCs w:val="18"/>
              </w:rPr>
              <w:t>0.50</w:t>
            </w:r>
          </w:p>
        </w:tc>
        <w:tc>
          <w:tcPr>
            <w:tcW w:w="883" w:type="dxa"/>
          </w:tcPr>
          <w:p w14:paraId="2B8B954B" w14:textId="2D83D2F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0.85</w:t>
            </w:r>
          </w:p>
        </w:tc>
        <w:tc>
          <w:tcPr>
            <w:tcW w:w="992" w:type="dxa"/>
          </w:tcPr>
          <w:p w14:paraId="24EB26A1" w14:textId="65D4047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9901B1">
              <w:rPr>
                <w:rFonts w:ascii="Garamond" w:hAnsi="Garamond"/>
                <w:color w:val="000000" w:themeColor="text1"/>
                <w:sz w:val="18"/>
                <w:szCs w:val="18"/>
              </w:rPr>
              <w:t>13</w:t>
            </w:r>
          </w:p>
        </w:tc>
        <w:tc>
          <w:tcPr>
            <w:tcW w:w="1276" w:type="dxa"/>
          </w:tcPr>
          <w:p w14:paraId="6C35B3CB" w14:textId="1CC76C4C"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-0.37, 0.64</w:t>
            </w:r>
          </w:p>
        </w:tc>
        <w:tc>
          <w:tcPr>
            <w:tcW w:w="992" w:type="dxa"/>
          </w:tcPr>
          <w:p w14:paraId="633F739F" w14:textId="38E7A042"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0.61</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6A180C2" w14:textId="77777777" w:rsidTr="009435E0">
        <w:trPr>
          <w:trHeight w:val="115"/>
        </w:trPr>
        <w:tc>
          <w:tcPr>
            <w:tcW w:w="7650" w:type="dxa"/>
            <w:gridSpan w:val="7"/>
          </w:tcPr>
          <w:p w14:paraId="6A9DC1EA" w14:textId="77777777" w:rsidR="00A56773" w:rsidRPr="00BB3C50" w:rsidRDefault="00A56773" w:rsidP="009435E0">
            <w:pPr>
              <w:spacing w:line="276" w:lineRule="auto"/>
              <w:rPr>
                <w:rFonts w:ascii="Garamond" w:hAnsi="Garamond"/>
                <w:b/>
                <w:iCs/>
                <w:color w:val="000000" w:themeColor="text1"/>
                <w:sz w:val="18"/>
                <w:szCs w:val="18"/>
              </w:rPr>
            </w:pPr>
          </w:p>
        </w:tc>
        <w:tc>
          <w:tcPr>
            <w:tcW w:w="850" w:type="dxa"/>
          </w:tcPr>
          <w:p w14:paraId="412515DC" w14:textId="77777777" w:rsidR="00A56773" w:rsidRPr="007E3B63" w:rsidRDefault="00A56773" w:rsidP="009435E0">
            <w:pPr>
              <w:spacing w:line="276" w:lineRule="auto"/>
              <w:rPr>
                <w:rFonts w:ascii="Garamond" w:hAnsi="Garamond"/>
                <w:i/>
                <w:color w:val="000000" w:themeColor="text1"/>
                <w:sz w:val="18"/>
                <w:szCs w:val="18"/>
              </w:rPr>
            </w:pPr>
          </w:p>
        </w:tc>
        <w:tc>
          <w:tcPr>
            <w:tcW w:w="1134" w:type="dxa"/>
          </w:tcPr>
          <w:p w14:paraId="46C46952" w14:textId="77777777" w:rsidR="00A56773" w:rsidRPr="007E3B63" w:rsidRDefault="00A56773" w:rsidP="009435E0">
            <w:pPr>
              <w:spacing w:line="276" w:lineRule="auto"/>
              <w:rPr>
                <w:rFonts w:ascii="Garamond" w:hAnsi="Garamond"/>
                <w:i/>
                <w:color w:val="000000" w:themeColor="text1"/>
                <w:sz w:val="18"/>
                <w:szCs w:val="18"/>
              </w:rPr>
            </w:pPr>
          </w:p>
        </w:tc>
        <w:tc>
          <w:tcPr>
            <w:tcW w:w="851" w:type="dxa"/>
          </w:tcPr>
          <w:p w14:paraId="780944CE" w14:textId="77777777" w:rsidR="00A56773" w:rsidRPr="007E3B63" w:rsidRDefault="00A56773" w:rsidP="009435E0">
            <w:pPr>
              <w:spacing w:line="276" w:lineRule="auto"/>
              <w:rPr>
                <w:rFonts w:ascii="Garamond" w:hAnsi="Garamond"/>
                <w:i/>
                <w:color w:val="000000" w:themeColor="text1"/>
                <w:sz w:val="18"/>
                <w:szCs w:val="18"/>
              </w:rPr>
            </w:pPr>
          </w:p>
        </w:tc>
      </w:tr>
      <w:tr w:rsidR="009435E0" w:rsidRPr="007E3B63" w14:paraId="3CAB5865" w14:textId="77777777" w:rsidTr="009435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9435E0">
        <w:trPr>
          <w:trHeight w:val="126"/>
        </w:trPr>
        <w:tc>
          <w:tcPr>
            <w:tcW w:w="1759" w:type="dxa"/>
          </w:tcPr>
          <w:p w14:paraId="146AE8FF" w14:textId="7562045E" w:rsidR="009435E0" w:rsidRPr="007E3B63" w:rsidRDefault="009435E0" w:rsidP="009435E0">
            <w:pPr>
              <w:spacing w:line="276" w:lineRule="auto"/>
              <w:rPr>
                <w:rFonts w:ascii="Garamond" w:hAnsi="Garamond"/>
                <w:color w:val="000000" w:themeColor="text1"/>
                <w:sz w:val="18"/>
                <w:szCs w:val="18"/>
              </w:rPr>
            </w:pPr>
            <w:r w:rsidRPr="00A703C4">
              <w:rPr>
                <w:rFonts w:ascii="Garamond" w:hAnsi="Garamond"/>
                <w:color w:val="000000" w:themeColor="text1"/>
                <w:sz w:val="18"/>
                <w:szCs w:val="18"/>
              </w:rPr>
              <w:t>Boldness</w:t>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9435E0">
        <w:trPr>
          <w:trHeight w:val="126"/>
        </w:trPr>
        <w:tc>
          <w:tcPr>
            <w:tcW w:w="1759" w:type="dxa"/>
          </w:tcPr>
          <w:p w14:paraId="0547E99D" w14:textId="60C2408C"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5A143BA" w14:textId="77777777" w:rsidTr="009435E0">
        <w:trPr>
          <w:trHeight w:val="115"/>
        </w:trPr>
        <w:tc>
          <w:tcPr>
            <w:tcW w:w="1759" w:type="dxa"/>
          </w:tcPr>
          <w:p w14:paraId="43790877"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15468371"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4D2D4118"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C2714A7"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625029D3"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386177B8"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0E3A8F2F"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7793C088"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7A4E2607"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2315C7DE"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2FDCE5C0" w14:textId="77777777" w:rsidTr="009435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9435E0">
        <w:trPr>
          <w:trHeight w:val="126"/>
        </w:trPr>
        <w:tc>
          <w:tcPr>
            <w:tcW w:w="1759" w:type="dxa"/>
          </w:tcPr>
          <w:p w14:paraId="4866BFF5" w14:textId="77777777" w:rsidR="009435E0" w:rsidRPr="00783370" w:rsidRDefault="009435E0" w:rsidP="009435E0">
            <w:pPr>
              <w:spacing w:line="276" w:lineRule="auto"/>
              <w:rPr>
                <w:rFonts w:ascii="Garamond" w:hAnsi="Garamond"/>
                <w:b/>
                <w:bCs/>
                <w:color w:val="000000" w:themeColor="text1"/>
                <w:sz w:val="18"/>
                <w:szCs w:val="18"/>
              </w:rPr>
            </w:pPr>
            <w:r w:rsidRPr="00783370">
              <w:rPr>
                <w:rFonts w:ascii="Garamond" w:hAnsi="Garamond"/>
                <w:b/>
                <w:bCs/>
                <w:color w:val="000000" w:themeColor="text1"/>
                <w:sz w:val="18"/>
                <w:szCs w:val="18"/>
              </w:rPr>
              <w:t>Aggression</w:t>
            </w:r>
          </w:p>
        </w:tc>
        <w:tc>
          <w:tcPr>
            <w:tcW w:w="638" w:type="dxa"/>
          </w:tcPr>
          <w:p w14:paraId="28DEF63E" w14:textId="4D2C830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0C997301" w14:textId="7D6CEEDA"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-0.96, 0.63</w:t>
            </w:r>
          </w:p>
        </w:tc>
        <w:tc>
          <w:tcPr>
            <w:tcW w:w="883" w:type="dxa"/>
          </w:tcPr>
          <w:p w14:paraId="75DDB5F7" w14:textId="59AFB7A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0.68</w:t>
            </w:r>
          </w:p>
        </w:tc>
        <w:tc>
          <w:tcPr>
            <w:tcW w:w="992" w:type="dxa"/>
          </w:tcPr>
          <w:p w14:paraId="559AC54E" w14:textId="6D08D230"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-0.1</w:t>
            </w:r>
            <w:r w:rsidR="00783370" w:rsidRPr="00783370">
              <w:rPr>
                <w:rFonts w:ascii="Garamond" w:hAnsi="Garamond"/>
                <w:b/>
                <w:bCs/>
                <w:color w:val="000000" w:themeColor="text1"/>
                <w:sz w:val="18"/>
                <w:szCs w:val="18"/>
              </w:rPr>
              <w:t>2</w:t>
            </w:r>
          </w:p>
        </w:tc>
        <w:tc>
          <w:tcPr>
            <w:tcW w:w="1276" w:type="dxa"/>
          </w:tcPr>
          <w:p w14:paraId="2D9035DA" w14:textId="0CAF96E9"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w:t>
            </w:r>
            <w:r w:rsidR="00783370" w:rsidRPr="00783370">
              <w:rPr>
                <w:rFonts w:ascii="Garamond" w:hAnsi="Garamond"/>
                <w:b/>
                <w:bCs/>
                <w:color w:val="000000" w:themeColor="text1"/>
                <w:sz w:val="18"/>
                <w:szCs w:val="18"/>
              </w:rPr>
              <w:t>23</w:t>
            </w:r>
            <w:r w:rsidRPr="00783370">
              <w:rPr>
                <w:rFonts w:ascii="Garamond" w:hAnsi="Garamond"/>
                <w:b/>
                <w:bCs/>
                <w:color w:val="000000" w:themeColor="text1"/>
                <w:sz w:val="18"/>
                <w:szCs w:val="18"/>
              </w:rPr>
              <w:t xml:space="preserve">, </w:t>
            </w:r>
            <w:r w:rsidR="00783370" w:rsidRPr="00783370">
              <w:rPr>
                <w:rFonts w:ascii="Garamond" w:hAnsi="Garamond"/>
                <w:b/>
                <w:bCs/>
                <w:color w:val="000000" w:themeColor="text1"/>
                <w:sz w:val="18"/>
                <w:szCs w:val="18"/>
              </w:rPr>
              <w:t>0.00</w:t>
            </w:r>
          </w:p>
        </w:tc>
        <w:tc>
          <w:tcPr>
            <w:tcW w:w="992" w:type="dxa"/>
          </w:tcPr>
          <w:p w14:paraId="106EB0FC" w14:textId="16E8B10A" w:rsidR="009435E0" w:rsidRPr="00783370" w:rsidRDefault="0078337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0.05</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125248" w:rsidRPr="007E3B63" w14:paraId="6B58BF05" w14:textId="77777777" w:rsidTr="009435E0">
        <w:trPr>
          <w:trHeight w:val="126"/>
        </w:trPr>
        <w:tc>
          <w:tcPr>
            <w:tcW w:w="1759" w:type="dxa"/>
          </w:tcPr>
          <w:p w14:paraId="5304DDB3" w14:textId="64DC311A" w:rsidR="00125248"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7CB9F171" w14:textId="19A7141E"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0.27</w:t>
            </w:r>
          </w:p>
        </w:tc>
        <w:tc>
          <w:tcPr>
            <w:tcW w:w="1110" w:type="dxa"/>
          </w:tcPr>
          <w:p w14:paraId="04707EF4" w14:textId="11261B3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-0.84, 1.37</w:t>
            </w:r>
          </w:p>
        </w:tc>
        <w:tc>
          <w:tcPr>
            <w:tcW w:w="883" w:type="dxa"/>
          </w:tcPr>
          <w:p w14:paraId="6AC316B4" w14:textId="370D2F0B"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992" w:type="dxa"/>
          </w:tcPr>
          <w:p w14:paraId="594ADCD8" w14:textId="40E1A38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28072210" w14:textId="63C13EA2"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-0.81, 0.55</w:t>
            </w:r>
          </w:p>
        </w:tc>
        <w:tc>
          <w:tcPr>
            <w:tcW w:w="992" w:type="dxa"/>
          </w:tcPr>
          <w:p w14:paraId="34B28040" w14:textId="3C0EE159"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850" w:type="dxa"/>
          </w:tcPr>
          <w:p w14:paraId="3EEEF92F" w14:textId="77777777" w:rsidR="00125248" w:rsidRPr="007E3B63" w:rsidRDefault="00125248" w:rsidP="009435E0">
            <w:pPr>
              <w:spacing w:line="276" w:lineRule="auto"/>
              <w:jc w:val="center"/>
              <w:rPr>
                <w:rFonts w:ascii="Garamond" w:hAnsi="Garamond"/>
                <w:color w:val="000000" w:themeColor="text1"/>
                <w:sz w:val="18"/>
                <w:szCs w:val="18"/>
              </w:rPr>
            </w:pPr>
          </w:p>
        </w:tc>
        <w:tc>
          <w:tcPr>
            <w:tcW w:w="1134" w:type="dxa"/>
          </w:tcPr>
          <w:p w14:paraId="70DA430F" w14:textId="77777777" w:rsidR="00125248" w:rsidRPr="007E3B63" w:rsidRDefault="00125248" w:rsidP="009435E0">
            <w:pPr>
              <w:spacing w:line="276" w:lineRule="auto"/>
              <w:jc w:val="center"/>
              <w:rPr>
                <w:rFonts w:ascii="Garamond" w:hAnsi="Garamond"/>
                <w:color w:val="000000" w:themeColor="text1"/>
                <w:sz w:val="18"/>
                <w:szCs w:val="18"/>
              </w:rPr>
            </w:pPr>
          </w:p>
        </w:tc>
        <w:tc>
          <w:tcPr>
            <w:tcW w:w="851" w:type="dxa"/>
          </w:tcPr>
          <w:p w14:paraId="004B7F21" w14:textId="77777777" w:rsidR="00125248" w:rsidRPr="007E3B63" w:rsidRDefault="00125248" w:rsidP="009435E0">
            <w:pPr>
              <w:spacing w:line="276" w:lineRule="auto"/>
              <w:jc w:val="center"/>
              <w:rPr>
                <w:rFonts w:ascii="Garamond" w:hAnsi="Garamond"/>
                <w:color w:val="000000" w:themeColor="text1"/>
                <w:sz w:val="18"/>
                <w:szCs w:val="18"/>
              </w:rPr>
            </w:pPr>
          </w:p>
        </w:tc>
      </w:tr>
      <w:tr w:rsidR="009435E0" w:rsidRPr="007E3B63" w14:paraId="46DE619A" w14:textId="77777777" w:rsidTr="009435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4C0FCB0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110" w:type="dxa"/>
          </w:tcPr>
          <w:p w14:paraId="6C101284" w14:textId="3304949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-0.23, 0.34</w:t>
            </w:r>
          </w:p>
        </w:tc>
        <w:tc>
          <w:tcPr>
            <w:tcW w:w="883" w:type="dxa"/>
          </w:tcPr>
          <w:p w14:paraId="3FA33622" w14:textId="4B5C449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992" w:type="dxa"/>
          </w:tcPr>
          <w:p w14:paraId="73608AA5" w14:textId="2862E332"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59B3C30B" w14:textId="10AB1F66"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-0.33, 0.25</w:t>
            </w:r>
          </w:p>
        </w:tc>
        <w:tc>
          <w:tcPr>
            <w:tcW w:w="992" w:type="dxa"/>
          </w:tcPr>
          <w:p w14:paraId="604E5470" w14:textId="7960DE08"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0.78</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9435E0">
        <w:trPr>
          <w:trHeight w:val="115"/>
        </w:trPr>
        <w:tc>
          <w:tcPr>
            <w:tcW w:w="1759" w:type="dxa"/>
          </w:tcPr>
          <w:p w14:paraId="5C53241D" w14:textId="2A24F1C4"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C9D5E33" w14:textId="3DF489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-0.32</w:t>
            </w:r>
          </w:p>
        </w:tc>
        <w:tc>
          <w:tcPr>
            <w:tcW w:w="1110" w:type="dxa"/>
          </w:tcPr>
          <w:p w14:paraId="3C33B96C" w14:textId="7A27DEC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-0.93, 0.29</w:t>
            </w:r>
          </w:p>
        </w:tc>
        <w:tc>
          <w:tcPr>
            <w:tcW w:w="883" w:type="dxa"/>
          </w:tcPr>
          <w:p w14:paraId="275D377B" w14:textId="006BA4D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30</w:t>
            </w:r>
          </w:p>
        </w:tc>
        <w:tc>
          <w:tcPr>
            <w:tcW w:w="992" w:type="dxa"/>
          </w:tcPr>
          <w:p w14:paraId="3E263BF5" w14:textId="546AA8D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0.10</w:t>
            </w:r>
          </w:p>
        </w:tc>
        <w:tc>
          <w:tcPr>
            <w:tcW w:w="1276" w:type="dxa"/>
          </w:tcPr>
          <w:p w14:paraId="5BD6EA69" w14:textId="11162C1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-0.31, 0.52</w:t>
            </w:r>
          </w:p>
        </w:tc>
        <w:tc>
          <w:tcPr>
            <w:tcW w:w="992" w:type="dxa"/>
          </w:tcPr>
          <w:p w14:paraId="5EEBB820" w14:textId="1362154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6E40E460" w14:textId="77777777" w:rsidTr="009435E0">
        <w:trPr>
          <w:trHeight w:val="126"/>
        </w:trPr>
        <w:tc>
          <w:tcPr>
            <w:tcW w:w="1759" w:type="dxa"/>
          </w:tcPr>
          <w:p w14:paraId="6E6FAF41"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4DA33D43"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0A720C6F"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453B0AD"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29ADB916"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08A24B7A"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55362990"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19E55387"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0DC23032"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6DBFB2F2"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06E1D310" w14:textId="77777777" w:rsidTr="009435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9435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603D1A8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783370">
              <w:rPr>
                <w:rFonts w:ascii="Garamond" w:hAnsi="Garamond"/>
                <w:color w:val="000000" w:themeColor="text1"/>
                <w:sz w:val="18"/>
                <w:szCs w:val="18"/>
              </w:rPr>
              <w:t>1</w:t>
            </w:r>
          </w:p>
        </w:tc>
        <w:tc>
          <w:tcPr>
            <w:tcW w:w="1110" w:type="dxa"/>
          </w:tcPr>
          <w:p w14:paraId="5DB652E8" w14:textId="72ACE65B"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-0.42, 1.04</w:t>
            </w:r>
          </w:p>
        </w:tc>
        <w:tc>
          <w:tcPr>
            <w:tcW w:w="883" w:type="dxa"/>
          </w:tcPr>
          <w:p w14:paraId="36976BCB" w14:textId="2C33AC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992" w:type="dxa"/>
          </w:tcPr>
          <w:p w14:paraId="6A0F1898" w14:textId="4268D49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0.04</w:t>
            </w:r>
          </w:p>
        </w:tc>
        <w:tc>
          <w:tcPr>
            <w:tcW w:w="1276" w:type="dxa"/>
          </w:tcPr>
          <w:p w14:paraId="602F74DB" w14:textId="47AB2C81"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0.25, 0.17</w:t>
            </w:r>
          </w:p>
        </w:tc>
        <w:tc>
          <w:tcPr>
            <w:tcW w:w="992" w:type="dxa"/>
          </w:tcPr>
          <w:p w14:paraId="17A2D625" w14:textId="4FB4D31E"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72</w:t>
            </w:r>
          </w:p>
        </w:tc>
        <w:tc>
          <w:tcPr>
            <w:tcW w:w="850" w:type="dxa"/>
          </w:tcPr>
          <w:p w14:paraId="5CFE0216" w14:textId="448D82A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1134" w:type="dxa"/>
          </w:tcPr>
          <w:p w14:paraId="17A2EC1F" w14:textId="40B3356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w:t>
            </w:r>
          </w:p>
        </w:tc>
        <w:tc>
          <w:tcPr>
            <w:tcW w:w="851" w:type="dxa"/>
          </w:tcPr>
          <w:p w14:paraId="60492AD7" w14:textId="3F0EBA97"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165</w:t>
            </w:r>
          </w:p>
        </w:tc>
      </w:tr>
      <w:tr w:rsidR="00125248" w:rsidRPr="007E3B63" w14:paraId="2F4E4DC7" w14:textId="77777777" w:rsidTr="009435E0">
        <w:trPr>
          <w:trHeight w:val="126"/>
        </w:trPr>
        <w:tc>
          <w:tcPr>
            <w:tcW w:w="1759" w:type="dxa"/>
          </w:tcPr>
          <w:p w14:paraId="791E53A3" w14:textId="6C50C0BD" w:rsidR="00125248" w:rsidRPr="00783370" w:rsidRDefault="00125248"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 xml:space="preserve">  SSD</w:t>
            </w:r>
          </w:p>
        </w:tc>
        <w:tc>
          <w:tcPr>
            <w:tcW w:w="638" w:type="dxa"/>
          </w:tcPr>
          <w:p w14:paraId="1B7B7A0C" w14:textId="3CE10AAC" w:rsidR="00125248" w:rsidRPr="00783370" w:rsidRDefault="00783370" w:rsidP="009435E0">
            <w:pPr>
              <w:spacing w:line="276" w:lineRule="auto"/>
              <w:jc w:val="center"/>
              <w:rPr>
                <w:rFonts w:ascii="Garamond" w:hAnsi="Garamond"/>
                <w:bCs/>
                <w:color w:val="000000" w:themeColor="text1"/>
                <w:sz w:val="18"/>
                <w:szCs w:val="18"/>
              </w:rPr>
            </w:pPr>
            <w:r w:rsidRPr="00783370">
              <w:rPr>
                <w:rFonts w:ascii="Garamond" w:hAnsi="Garamond"/>
                <w:bCs/>
                <w:color w:val="000000" w:themeColor="text1"/>
                <w:sz w:val="18"/>
                <w:szCs w:val="18"/>
              </w:rPr>
              <w:t>-0.66</w:t>
            </w:r>
          </w:p>
        </w:tc>
        <w:tc>
          <w:tcPr>
            <w:tcW w:w="1110" w:type="dxa"/>
          </w:tcPr>
          <w:p w14:paraId="6B05CC23" w14:textId="5941DDAB"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-2.26, 0.93</w:t>
            </w:r>
          </w:p>
        </w:tc>
        <w:tc>
          <w:tcPr>
            <w:tcW w:w="883" w:type="dxa"/>
          </w:tcPr>
          <w:p w14:paraId="58755A3E" w14:textId="43FCCAC5"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0.41</w:t>
            </w:r>
          </w:p>
        </w:tc>
        <w:tc>
          <w:tcPr>
            <w:tcW w:w="992" w:type="dxa"/>
          </w:tcPr>
          <w:p w14:paraId="2913DC5C" w14:textId="71961D96"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0.27</w:t>
            </w:r>
          </w:p>
        </w:tc>
        <w:tc>
          <w:tcPr>
            <w:tcW w:w="1276" w:type="dxa"/>
          </w:tcPr>
          <w:p w14:paraId="79F9751C" w14:textId="23B0688E"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-0.53, 1.07</w:t>
            </w:r>
          </w:p>
        </w:tc>
        <w:tc>
          <w:tcPr>
            <w:tcW w:w="992" w:type="dxa"/>
          </w:tcPr>
          <w:p w14:paraId="720E9C25" w14:textId="28D44379"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0.50</w:t>
            </w:r>
          </w:p>
        </w:tc>
        <w:tc>
          <w:tcPr>
            <w:tcW w:w="850" w:type="dxa"/>
          </w:tcPr>
          <w:p w14:paraId="358923B7"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1134" w:type="dxa"/>
          </w:tcPr>
          <w:p w14:paraId="692BE916"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851" w:type="dxa"/>
          </w:tcPr>
          <w:p w14:paraId="5499E761" w14:textId="77777777" w:rsidR="00125248" w:rsidRPr="00783370" w:rsidRDefault="00125248" w:rsidP="009435E0">
            <w:pPr>
              <w:spacing w:line="276" w:lineRule="auto"/>
              <w:jc w:val="center"/>
              <w:rPr>
                <w:rFonts w:ascii="Garamond" w:hAnsi="Garamond"/>
                <w:bCs/>
                <w:color w:val="000000" w:themeColor="text1"/>
                <w:sz w:val="18"/>
                <w:szCs w:val="18"/>
              </w:rPr>
            </w:pPr>
          </w:p>
        </w:tc>
      </w:tr>
      <w:tr w:rsidR="009435E0" w:rsidRPr="007E3B63" w14:paraId="263075B5" w14:textId="77777777" w:rsidTr="009435E0">
        <w:trPr>
          <w:trHeight w:val="126"/>
        </w:trPr>
        <w:tc>
          <w:tcPr>
            <w:tcW w:w="1759" w:type="dxa"/>
          </w:tcPr>
          <w:p w14:paraId="20AC6404" w14:textId="77777777" w:rsidR="009435E0" w:rsidRPr="00783370" w:rsidRDefault="009435E0"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Boldness</w:t>
            </w:r>
          </w:p>
        </w:tc>
        <w:tc>
          <w:tcPr>
            <w:tcW w:w="638" w:type="dxa"/>
          </w:tcPr>
          <w:p w14:paraId="1085B71C" w14:textId="4736F0A3"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0.18</w:t>
            </w:r>
          </w:p>
        </w:tc>
        <w:tc>
          <w:tcPr>
            <w:tcW w:w="1110" w:type="dxa"/>
          </w:tcPr>
          <w:p w14:paraId="74CE75D9" w14:textId="41FD0F32"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-0.03, 0.38</w:t>
            </w:r>
          </w:p>
        </w:tc>
        <w:tc>
          <w:tcPr>
            <w:tcW w:w="883" w:type="dxa"/>
          </w:tcPr>
          <w:p w14:paraId="2F8C0D61" w14:textId="5EE3A185"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0.10</w:t>
            </w:r>
          </w:p>
        </w:tc>
        <w:tc>
          <w:tcPr>
            <w:tcW w:w="992" w:type="dxa"/>
          </w:tcPr>
          <w:p w14:paraId="2AEA0C58" w14:textId="2362D81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6FE85818" w14:textId="39CFA47F"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-0.16, 0.09</w:t>
            </w:r>
          </w:p>
        </w:tc>
        <w:tc>
          <w:tcPr>
            <w:tcW w:w="992" w:type="dxa"/>
          </w:tcPr>
          <w:p w14:paraId="3F887F8A" w14:textId="55F0CA4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w:t>
            </w:r>
          </w:p>
        </w:tc>
        <w:tc>
          <w:tcPr>
            <w:tcW w:w="850" w:type="dxa"/>
          </w:tcPr>
          <w:p w14:paraId="72919D7B" w14:textId="4D6CC93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1134" w:type="dxa"/>
          </w:tcPr>
          <w:p w14:paraId="57537B68" w14:textId="0CB68E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851" w:type="dxa"/>
          </w:tcPr>
          <w:p w14:paraId="38B22B36" w14:textId="2E063E5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61</w:t>
            </w:r>
          </w:p>
        </w:tc>
      </w:tr>
      <w:tr w:rsidR="009435E0" w:rsidRPr="007E3B63" w14:paraId="6E002A46" w14:textId="77777777" w:rsidTr="009435E0">
        <w:trPr>
          <w:trHeight w:val="126"/>
        </w:trPr>
        <w:tc>
          <w:tcPr>
            <w:tcW w:w="1759" w:type="dxa"/>
          </w:tcPr>
          <w:p w14:paraId="2C207859" w14:textId="57E72760"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4B5AEC4" w14:textId="3D062A4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0.28</w:t>
            </w:r>
          </w:p>
        </w:tc>
        <w:tc>
          <w:tcPr>
            <w:tcW w:w="1110" w:type="dxa"/>
          </w:tcPr>
          <w:p w14:paraId="78FE9D7F" w14:textId="087A85B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0.54, 1.10</w:t>
            </w:r>
          </w:p>
        </w:tc>
        <w:tc>
          <w:tcPr>
            <w:tcW w:w="883" w:type="dxa"/>
          </w:tcPr>
          <w:p w14:paraId="5AECFA8F" w14:textId="08CC12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50</w:t>
            </w:r>
          </w:p>
        </w:tc>
        <w:tc>
          <w:tcPr>
            <w:tcW w:w="992" w:type="dxa"/>
          </w:tcPr>
          <w:p w14:paraId="50552FAB" w14:textId="3AFF506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783370">
              <w:rPr>
                <w:rFonts w:ascii="Garamond" w:hAnsi="Garamond"/>
                <w:color w:val="000000" w:themeColor="text1"/>
                <w:sz w:val="18"/>
                <w:szCs w:val="18"/>
              </w:rPr>
              <w:t>2</w:t>
            </w:r>
          </w:p>
        </w:tc>
        <w:tc>
          <w:tcPr>
            <w:tcW w:w="1276" w:type="dxa"/>
          </w:tcPr>
          <w:p w14:paraId="6F12864A" w14:textId="688811F0"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-0.47, 0.51</w:t>
            </w:r>
          </w:p>
        </w:tc>
        <w:tc>
          <w:tcPr>
            <w:tcW w:w="992" w:type="dxa"/>
          </w:tcPr>
          <w:p w14:paraId="34B6B68D" w14:textId="739A8609"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0.95</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5DEB01FF" w14:textId="73BDCBEF" w:rsidR="00E27A3B" w:rsidRPr="007E3B63" w:rsidRDefault="00C472A9" w:rsidP="00230B80">
      <w:pPr>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2B49559B">
            <wp:simplePos x="0" y="0"/>
            <wp:positionH relativeFrom="column">
              <wp:posOffset>-341630</wp:posOffset>
            </wp:positionH>
            <wp:positionV relativeFrom="paragraph">
              <wp:posOffset>175895</wp:posOffset>
            </wp:positionV>
            <wp:extent cx="6836410" cy="52431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836410" cy="5243195"/>
                    </a:xfrm>
                    <a:prstGeom prst="rect">
                      <a:avLst/>
                    </a:prstGeom>
                  </pic:spPr>
                </pic:pic>
              </a:graphicData>
            </a:graphic>
            <wp14:sizeRelH relativeFrom="page">
              <wp14:pctWidth>0</wp14:pctWidth>
            </wp14:sizeRelH>
            <wp14:sizeRelV relativeFrom="page">
              <wp14:pctHeight>0</wp14:pctHeight>
            </wp14:sizeRelV>
          </wp:anchor>
        </w:drawing>
      </w:r>
    </w:p>
    <w:p w14:paraId="7FA9C1CB" w14:textId="3C5DC0E4" w:rsidR="00BD09DD" w:rsidRPr="007E3B63" w:rsidRDefault="00BD09DD" w:rsidP="005C69F2">
      <w:pPr>
        <w:contextualSpacing/>
        <w:rPr>
          <w:rFonts w:ascii="Garamond" w:hAnsi="Garamond"/>
          <w:color w:val="000000" w:themeColor="text1"/>
        </w:rPr>
      </w:pPr>
    </w:p>
    <w:p w14:paraId="78DE3832" w14:textId="23B3DB30"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Phylogenetic relationships and orchard plots for a) mammals and b) birds. Node colours reflect SSD ratios for each species (</w:t>
      </w:r>
      <w:r w:rsidR="007C34C3">
        <w:rPr>
          <w:rFonts w:ascii="Garamond" w:hAnsi="Garamond"/>
          <w:color w:val="000000" w:themeColor="text1"/>
        </w:rPr>
        <w:t xml:space="preserve">male-biased are blue, female-biased are red, monomorphic are white and </w:t>
      </w:r>
      <w:r w:rsidRPr="007E3B63">
        <w:rPr>
          <w:rFonts w:ascii="Garamond" w:hAnsi="Garamond"/>
          <w:color w:val="000000" w:themeColor="text1"/>
        </w:rPr>
        <w:t xml:space="preserve">no data </w:t>
      </w:r>
      <w:r w:rsidR="007C34C3">
        <w:rPr>
          <w:rFonts w:ascii="Garamond" w:hAnsi="Garamond"/>
          <w:color w:val="000000" w:themeColor="text1"/>
        </w:rPr>
        <w:t>are</w:t>
      </w:r>
      <w:r w:rsidRPr="007E3B63">
        <w:rPr>
          <w:rFonts w:ascii="Garamond" w:hAnsi="Garamond"/>
          <w:color w:val="000000" w:themeColor="text1"/>
        </w:rPr>
        <w:t xml:space="preserve">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w:t>
      </w:r>
      <w:r w:rsidR="006826AE">
        <w:rPr>
          <w:rFonts w:ascii="Garamond" w:hAnsi="Garamond"/>
          <w:color w:val="000000" w:themeColor="text1"/>
        </w:rPr>
        <w:t>total</w:t>
      </w:r>
      <w:r w:rsidRPr="007E3B63">
        <w:rPr>
          <w:rFonts w:ascii="Garamond" w:hAnsi="Garamond"/>
          <w:color w:val="000000" w:themeColor="text1"/>
        </w:rPr>
        <w:t xml:space="preserve"> effect sizes and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w:t>
      </w:r>
      <w:r w:rsidR="00355902">
        <w:rPr>
          <w:rFonts w:ascii="Garamond" w:hAnsi="Garamond"/>
          <w:color w:val="000000" w:themeColor="text1"/>
        </w:rPr>
        <w:t>meta-regression</w:t>
      </w:r>
      <w:r w:rsidRPr="007E3B63">
        <w:rPr>
          <w:rFonts w:ascii="Garamond" w:hAnsi="Garamond"/>
          <w:color w:val="000000" w:themeColor="text1"/>
        </w:rPr>
        <w:t xml:space="preserve"> models with personality trait as a moderator term. Thin bars are 95% CIs and thick 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6826AE">
        <w:rPr>
          <w:rFonts w:ascii="Garamond" w:hAnsi="Garamond"/>
          <w:color w:val="000000" w:themeColor="text1"/>
        </w:rPr>
        <w:t>larger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4E615EC8" w:rsidR="00BD09DD" w:rsidRPr="007E3B63" w:rsidRDefault="00BD09DD" w:rsidP="00843C79">
      <w:pPr>
        <w:contextualSpacing/>
        <w:rPr>
          <w:rFonts w:ascii="Garamond" w:hAnsi="Garamond"/>
          <w:color w:val="000000" w:themeColor="text1"/>
        </w:rPr>
      </w:pPr>
    </w:p>
    <w:p w14:paraId="39A84AC2" w14:textId="0848B478" w:rsidR="00BD09DD" w:rsidRPr="007E3B63" w:rsidRDefault="00BD09DD" w:rsidP="005C69F2">
      <w:pPr>
        <w:contextualSpacing/>
        <w:rPr>
          <w:rFonts w:ascii="Garamond" w:hAnsi="Garamond"/>
          <w:color w:val="000000" w:themeColor="text1"/>
        </w:rPr>
      </w:pPr>
    </w:p>
    <w:p w14:paraId="6602CA52" w14:textId="0CDBC59E" w:rsidR="00590F3F" w:rsidRDefault="00590F3F" w:rsidP="00590F3F">
      <w:pPr>
        <w:contextualSpacing/>
        <w:jc w:val="center"/>
        <w:rPr>
          <w:rFonts w:ascii="Garamond" w:hAnsi="Garamond"/>
          <w:b/>
          <w:color w:val="000000" w:themeColor="text1"/>
        </w:rPr>
      </w:pPr>
      <w:r>
        <w:rPr>
          <w:rFonts w:ascii="Garamond" w:hAnsi="Garamond"/>
          <w:b/>
          <w:noProof/>
          <w:color w:val="000000" w:themeColor="text1"/>
        </w:rPr>
        <w:lastRenderedPageBreak/>
        <w:drawing>
          <wp:inline distT="0" distB="0" distL="0" distR="0" wp14:anchorId="6638E3C9" wp14:editId="53AE42C4">
            <wp:extent cx="6577070" cy="361593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583191" cy="3619295"/>
                    </a:xfrm>
                    <a:prstGeom prst="rect">
                      <a:avLst/>
                    </a:prstGeom>
                  </pic:spPr>
                </pic:pic>
              </a:graphicData>
            </a:graphic>
          </wp:inline>
        </w:drawing>
      </w:r>
    </w:p>
    <w:p w14:paraId="3BF0EE80" w14:textId="77777777" w:rsidR="00590F3F" w:rsidRDefault="00590F3F" w:rsidP="005C69F2">
      <w:pPr>
        <w:contextualSpacing/>
        <w:rPr>
          <w:rFonts w:ascii="Garamond" w:hAnsi="Garamond"/>
          <w:b/>
          <w:color w:val="000000" w:themeColor="text1"/>
        </w:rPr>
      </w:pPr>
    </w:p>
    <w:p w14:paraId="4ABA7F35" w14:textId="7A1A7136" w:rsidR="006826AE" w:rsidRPr="007E3B63" w:rsidRDefault="00BD09DD" w:rsidP="006826AE">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 (</w:t>
      </w:r>
      <w:proofErr w:type="spellStart"/>
      <w:r w:rsidRPr="007E3B63">
        <w:rPr>
          <w:rFonts w:ascii="Garamond" w:hAnsi="Garamond"/>
          <w:color w:val="000000" w:themeColor="text1"/>
        </w:rPr>
        <w:t>reptilia</w:t>
      </w:r>
      <w:proofErr w:type="spellEnd"/>
      <w:r w:rsidR="00A435FB">
        <w:rPr>
          <w:rFonts w:ascii="Garamond" w:hAnsi="Garamond"/>
          <w:color w:val="000000" w:themeColor="text1"/>
        </w:rPr>
        <w:t>)</w:t>
      </w:r>
      <w:r w:rsidRPr="007E3B63">
        <w:rPr>
          <w:rFonts w:ascii="Garamond" w:hAnsi="Garamond"/>
          <w:color w:val="000000" w:themeColor="text1"/>
        </w:rPr>
        <w:t>, d) fish and e) invertebrates. Node colours reflect SSD ratios for each species</w:t>
      </w:r>
      <w:r w:rsidR="007C34C3" w:rsidRPr="007E3B63">
        <w:rPr>
          <w:rFonts w:ascii="Garamond" w:hAnsi="Garamond"/>
          <w:color w:val="000000" w:themeColor="text1"/>
        </w:rPr>
        <w:t xml:space="preserve"> </w:t>
      </w:r>
      <w:r w:rsidRPr="007E3B63">
        <w:rPr>
          <w:rFonts w:ascii="Garamond" w:hAnsi="Garamond"/>
          <w:color w:val="000000" w:themeColor="text1"/>
        </w:rPr>
        <w:t xml:space="preserve">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w:t>
      </w:r>
      <w:r w:rsidR="006826AE">
        <w:rPr>
          <w:rFonts w:ascii="Garamond" w:hAnsi="Garamond"/>
          <w:color w:val="000000" w:themeColor="text1"/>
        </w:rPr>
        <w:t>total</w:t>
      </w:r>
      <w:r w:rsidR="00C40AE6" w:rsidRPr="007E3B63">
        <w:rPr>
          <w:rFonts w:ascii="Garamond" w:hAnsi="Garamond"/>
          <w:color w:val="000000" w:themeColor="text1"/>
        </w:rPr>
        <w:t xml:space="preserve"> effect sizes 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w:t>
      </w:r>
      <w:r w:rsidR="007C34C3">
        <w:rPr>
          <w:rFonts w:ascii="Garamond" w:hAnsi="Garamond"/>
          <w:color w:val="000000" w:themeColor="text1"/>
        </w:rPr>
        <w:t>meta-regression</w:t>
      </w:r>
      <w:r w:rsidR="00C40AE6" w:rsidRPr="007E3B63">
        <w:rPr>
          <w:rFonts w:ascii="Garamond" w:hAnsi="Garamond"/>
          <w:color w:val="000000" w:themeColor="text1"/>
        </w:rPr>
        <w:t xml:space="preserve"> models with personality trait as a moderator term. Thin bars are 95% CIs and thick 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w:t>
      </w:r>
      <w:r w:rsidR="006826AE">
        <w:rPr>
          <w:rFonts w:ascii="Garamond" w:hAnsi="Garamond"/>
          <w:color w:val="000000" w:themeColor="text1"/>
        </w:rPr>
        <w:t>larger</w:t>
      </w:r>
      <w:r w:rsidR="00C40AE6" w:rsidRPr="007E3B63">
        <w:rPr>
          <w:rFonts w:ascii="Garamond" w:hAnsi="Garamond"/>
          <w:color w:val="000000" w:themeColor="text1"/>
        </w:rPr>
        <w:t xml:space="preserve"> circles have greater precision.</w:t>
      </w:r>
      <w:r w:rsidR="007C34C3">
        <w:rPr>
          <w:rFonts w:ascii="Garamond" w:hAnsi="Garamond"/>
          <w:color w:val="000000" w:themeColor="text1"/>
        </w:rPr>
        <w:t xml:space="preserve"> </w:t>
      </w:r>
      <w:r w:rsidR="006826AE">
        <w:rPr>
          <w:rFonts w:ascii="Garamond" w:hAnsi="Garamond"/>
          <w:color w:val="000000" w:themeColor="text1"/>
        </w:rPr>
        <w:t>Code and data used to generate Figures 1 &amp; 2 are available in the accompanying Supplementary Material.</w:t>
      </w:r>
    </w:p>
    <w:p w14:paraId="68402619" w14:textId="6FAEE360" w:rsidR="00BD09DD" w:rsidRPr="007E3B63" w:rsidRDefault="00BD09DD" w:rsidP="005C69F2">
      <w:pPr>
        <w:contextualSpacing/>
        <w:rPr>
          <w:rFonts w:ascii="Garamond" w:hAnsi="Garamond"/>
          <w:color w:val="000000" w:themeColor="text1"/>
        </w:rPr>
      </w:pP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40BB5C25">
            <wp:extent cx="5838940" cy="486578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41694" cy="4868078"/>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7ABB9533"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 xml:space="preserve">See Supplementary </w:t>
      </w:r>
      <w:r w:rsidR="00355902">
        <w:rPr>
          <w:rFonts w:ascii="Garamond" w:hAnsi="Garamond"/>
          <w:color w:val="000000" w:themeColor="text1"/>
        </w:rPr>
        <w:t>Material</w:t>
      </w:r>
      <w:r w:rsidR="00965103">
        <w:rPr>
          <w:rFonts w:ascii="Garamond" w:hAnsi="Garamond"/>
          <w:color w:val="000000" w:themeColor="text1"/>
        </w:rPr>
        <w:t xml:space="preserve"> accompanying this article for</w:t>
      </w:r>
      <w:r w:rsidR="00355902">
        <w:rPr>
          <w:rFonts w:ascii="Garamond" w:hAnsi="Garamond"/>
          <w:color w:val="000000" w:themeColor="text1"/>
        </w:rPr>
        <w:t xml:space="preserve"> detailed</w:t>
      </w:r>
      <w:r w:rsidR="00965103">
        <w:rPr>
          <w:rFonts w:ascii="Garamond" w:hAnsi="Garamond"/>
          <w:color w:val="000000" w:themeColor="text1"/>
        </w:rPr>
        <w:t xml:space="preserve"> keyword search</w:t>
      </w:r>
      <w:r w:rsidR="00355902">
        <w:rPr>
          <w:rFonts w:ascii="Garamond" w:hAnsi="Garamond"/>
          <w:color w:val="000000" w:themeColor="text1"/>
        </w:rPr>
        <w:t xml:space="preserve"> terms</w:t>
      </w:r>
      <w:r w:rsidR="00965103">
        <w:rPr>
          <w:rFonts w:ascii="Garamond" w:hAnsi="Garamond"/>
          <w:color w:val="000000" w:themeColor="text1"/>
        </w:rPr>
        <w:t xml:space="preserve">.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niel Noble" w:date="2020-09-04T16:04:00Z" w:initials="DN">
    <w:p w14:paraId="79F501E1" w14:textId="7B73B564" w:rsidR="00874719" w:rsidRDefault="00874719">
      <w:pPr>
        <w:pStyle w:val="CommentText"/>
      </w:pPr>
      <w:r>
        <w:rPr>
          <w:rStyle w:val="CommentReference"/>
        </w:rPr>
        <w:annotationRef/>
      </w:r>
      <w:r>
        <w:t xml:space="preserve">Need to work on the title. Doesn’t grab me. </w:t>
      </w:r>
    </w:p>
  </w:comment>
  <w:comment w:id="1" w:author="Lauren Harrison" w:date="2020-09-12T17:20:00Z" w:initials="LH">
    <w:p w14:paraId="1265164A" w14:textId="40DAF2DD" w:rsidR="00874719" w:rsidRDefault="00874719">
      <w:pPr>
        <w:pStyle w:val="CommentText"/>
      </w:pPr>
      <w:r>
        <w:rPr>
          <w:rStyle w:val="CommentReference"/>
        </w:rPr>
        <w:annotationRef/>
      </w:r>
      <w:r>
        <w:t xml:space="preserve">Maybe Mike has a better one – I’m terrible at titles </w:t>
      </w:r>
      <w:r>
        <w:sym w:font="Wingdings" w:char="F04C"/>
      </w:r>
    </w:p>
  </w:comment>
  <w:comment w:id="2" w:author="Lauren Harrison" w:date="2020-08-19T14:54:00Z" w:initials="LH">
    <w:p w14:paraId="5E7AC4C5" w14:textId="17D1A58E" w:rsidR="00874719" w:rsidRDefault="00874719">
      <w:pPr>
        <w:pStyle w:val="CommentText"/>
      </w:pPr>
      <w:r>
        <w:rPr>
          <w:rStyle w:val="CommentReference"/>
        </w:rPr>
        <w:annotationRef/>
      </w:r>
      <w:r>
        <w:t>Nat Comm wants 150 words max for abstract and no refs</w:t>
      </w:r>
    </w:p>
  </w:comment>
  <w:comment w:id="3" w:author="Lauren Harrison" w:date="2020-08-27T13:27:00Z" w:initials="LH">
    <w:p w14:paraId="1736A713" w14:textId="6B16FBA8" w:rsidR="00874719" w:rsidRDefault="00874719">
      <w:pPr>
        <w:pStyle w:val="CommentText"/>
      </w:pPr>
      <w:r>
        <w:rPr>
          <w:rStyle w:val="CommentReference"/>
        </w:rPr>
        <w:annotationRef/>
      </w:r>
      <w:r>
        <w:t xml:space="preserve">I think we can make this a bit shorter… as it </w:t>
      </w:r>
      <w:proofErr w:type="gramStart"/>
      <w:r>
        <w:t>is</w:t>
      </w:r>
      <w:proofErr w:type="gramEnd"/>
      <w:r>
        <w:t xml:space="preserve"> we are over the limit for references (70 max. for Nat Comm.)</w:t>
      </w:r>
    </w:p>
  </w:comment>
  <w:comment w:id="4" w:author="Lauren Harrison" w:date="2020-09-11T14:35:00Z" w:initials="LH">
    <w:p w14:paraId="0739AAFF" w14:textId="7997D5F6" w:rsidR="00874719" w:rsidRDefault="00874719">
      <w:pPr>
        <w:pStyle w:val="CommentText"/>
      </w:pPr>
      <w:r>
        <w:rPr>
          <w:rStyle w:val="CommentReference"/>
        </w:rPr>
        <w:annotationRef/>
      </w:r>
      <w:r>
        <w:t>This paragraph doesn’t really make sense to me anymore – it first says that there aren’t many studies of variability, but then we give a whole bunch of examples of those variability studies and then we try to link them all together?</w:t>
      </w:r>
    </w:p>
  </w:comment>
  <w:comment w:id="5" w:author="Lauren Harrison" w:date="2020-08-19T15:55:00Z" w:initials="LH">
    <w:p w14:paraId="7C41BBE1" w14:textId="6F794D03" w:rsidR="00874719" w:rsidRDefault="00874719">
      <w:pPr>
        <w:pStyle w:val="CommentText"/>
      </w:pPr>
      <w:r>
        <w:rPr>
          <w:rStyle w:val="CommentReference"/>
        </w:rPr>
        <w:annotationRef/>
      </w:r>
      <w:r>
        <w:t xml:space="preserve">I can’t find the Jensen 1992 paper you were talking about here Mike. Is the date correct? </w:t>
      </w:r>
    </w:p>
  </w:comment>
  <w:comment w:id="6" w:author="Daniel Noble" w:date="2020-09-05T10:00:00Z" w:initials="DN">
    <w:p w14:paraId="503DB479" w14:textId="422E6B91" w:rsidR="00874719" w:rsidRDefault="00874719">
      <w:pPr>
        <w:pStyle w:val="CommentText"/>
      </w:pPr>
      <w:r>
        <w:rPr>
          <w:rStyle w:val="CommentReference"/>
        </w:rPr>
        <w:annotationRef/>
      </w:r>
      <w:r>
        <w:t xml:space="preserve">To me, this I don’t think captures the transition we want to the next four explanations. This bit is trying to explain the existence of “personality” not the existence for why sexes would vary. The following explanations then do that a bit more…although I think the life-history bit is more general (see below on a note for that. Maybe we just ditch the life history “explanation”). </w:t>
      </w:r>
    </w:p>
  </w:comment>
  <w:comment w:id="8" w:author="Daniel Noble" w:date="2020-09-05T09:12:00Z" w:initials="DN">
    <w:p w14:paraId="637E4908" w14:textId="2C18535A" w:rsidR="00874719" w:rsidRDefault="00874719">
      <w:pPr>
        <w:pStyle w:val="CommentText"/>
      </w:pPr>
      <w:r>
        <w:rPr>
          <w:rStyle w:val="CommentReference"/>
        </w:rPr>
        <w:annotationRef/>
      </w:r>
      <w:r>
        <w:t>It’s not quite the same, but I view these two things as being too similar to have them separate; in addition, we don’t have sexual selection here, which features in the first paragraph after this.</w:t>
      </w:r>
    </w:p>
  </w:comment>
  <w:comment w:id="9" w:author="Lauren Harrison" w:date="2020-09-10T10:41:00Z" w:initials="LH">
    <w:p w14:paraId="024E8EE3" w14:textId="59DE8B15" w:rsidR="00874719" w:rsidRDefault="00874719">
      <w:pPr>
        <w:pStyle w:val="CommentText"/>
      </w:pPr>
      <w:r>
        <w:rPr>
          <w:rStyle w:val="CommentReference"/>
        </w:rPr>
        <w:annotationRef/>
      </w:r>
      <w:r>
        <w:t>I think the non-linear selection part was referring to sexual selection, so now I think we can probably remove it to make it clearer</w:t>
      </w:r>
    </w:p>
  </w:comment>
  <w:comment w:id="10" w:author="Daniel Noble" w:date="2020-09-05T09:13:00Z" w:initials="DN">
    <w:p w14:paraId="0090AA67" w14:textId="7EC20DA9" w:rsidR="00874719" w:rsidRDefault="00874719">
      <w:pPr>
        <w:pStyle w:val="CommentText"/>
      </w:pPr>
      <w:r>
        <w:rPr>
          <w:rStyle w:val="CommentReference"/>
        </w:rPr>
        <w:annotationRef/>
      </w:r>
      <w:r>
        <w:t>Arguably, this could even really be captured by b as well. Alternative reproductive strategies are simply often just alternative life-history strategies. I would vote merging b and c to condense down.</w:t>
      </w:r>
    </w:p>
  </w:comment>
  <w:comment w:id="11" w:author="Daniel Noble" w:date="2020-09-05T09:23:00Z" w:initials="DN">
    <w:p w14:paraId="30EB7942" w14:textId="2DAEFBD7" w:rsidR="00874719" w:rsidRDefault="00874719">
      <w:pPr>
        <w:pStyle w:val="CommentText"/>
      </w:pPr>
      <w:r>
        <w:rPr>
          <w:rStyle w:val="CommentReference"/>
        </w:rPr>
        <w:annotationRef/>
      </w:r>
      <w:r>
        <w:t xml:space="preserve">This tends to be common in ART systems </w:t>
      </w:r>
      <w:proofErr w:type="gramStart"/>
      <w:r>
        <w:t>too</w:t>
      </w:r>
      <w:proofErr w:type="gramEnd"/>
      <w:r>
        <w:t xml:space="preserve"> I guess. Fine to keep it because there are </w:t>
      </w:r>
      <w:proofErr w:type="gramStart"/>
      <w:r>
        <w:t>distinctions, but</w:t>
      </w:r>
      <w:proofErr w:type="gramEnd"/>
      <w:r>
        <w:t xml:space="preserve"> could be merged with above if we need to cut down some more. I do think the intro is too long</w:t>
      </w:r>
    </w:p>
  </w:comment>
  <w:comment w:id="12" w:author="Daniel Noble" w:date="2020-09-05T10:04:00Z" w:initials="DN">
    <w:p w14:paraId="7263334B" w14:textId="72562C45" w:rsidR="00874719" w:rsidRDefault="00874719">
      <w:pPr>
        <w:pStyle w:val="CommentText"/>
      </w:pPr>
      <w:r>
        <w:rPr>
          <w:rStyle w:val="CommentReference"/>
        </w:rPr>
        <w:annotationRef/>
      </w:r>
    </w:p>
  </w:comment>
  <w:comment w:id="13" w:author="Michael Jennions" w:date="2020-08-19T10:07:00Z" w:initials="MJ">
    <w:p w14:paraId="59077CB2" w14:textId="01405D83" w:rsidR="00874719" w:rsidRDefault="00874719">
      <w:pPr>
        <w:pStyle w:val="CommentText"/>
      </w:pPr>
      <w:r>
        <w:rPr>
          <w:rStyle w:val="CommentReference"/>
        </w:rPr>
        <w:annotationRef/>
      </w:r>
      <w:r w:rsidRPr="007E3B63">
        <w:rPr>
          <w:highlight w:val="red"/>
        </w:rPr>
        <w:t>We need to be very careful that all statements about humans are 100% accurate.</w:t>
      </w:r>
    </w:p>
  </w:comment>
  <w:comment w:id="14" w:author="Lauren Harrison" w:date="2020-09-11T11:18:00Z" w:initials="LH">
    <w:p w14:paraId="06AE1C7A" w14:textId="40A62267" w:rsidR="00874719" w:rsidRDefault="00874719">
      <w:pPr>
        <w:pStyle w:val="CommentText"/>
      </w:pPr>
      <w:r>
        <w:rPr>
          <w:rStyle w:val="CommentReference"/>
        </w:rPr>
        <w:annotationRef/>
      </w:r>
      <w:r>
        <w:t xml:space="preserve">Updated everything so these are our final dataset numbers with invert scores removed, and those physiology effect sizes </w:t>
      </w:r>
    </w:p>
  </w:comment>
  <w:comment w:id="15" w:author="Lauren Harrison" w:date="2020-09-11T14:08:00Z" w:initials="LH">
    <w:p w14:paraId="59B1BBFA" w14:textId="29E6B315" w:rsidR="00874719" w:rsidRDefault="00874719">
      <w:pPr>
        <w:pStyle w:val="CommentText"/>
      </w:pPr>
      <w:r>
        <w:rPr>
          <w:rStyle w:val="CommentReference"/>
        </w:rPr>
        <w:annotationRef/>
      </w:r>
      <w:r>
        <w:t>Is my interpretation of the results correct? SSD is so confusing!</w:t>
      </w:r>
    </w:p>
  </w:comment>
  <w:comment w:id="16" w:author="Daniel Noble" w:date="2020-09-05T13:25:00Z" w:initials="DN">
    <w:p w14:paraId="53575019" w14:textId="77777777" w:rsidR="00874719" w:rsidRDefault="00874719" w:rsidP="0043486B">
      <w:pPr>
        <w:pStyle w:val="CommentText"/>
      </w:pPr>
      <w:r>
        <w:rPr>
          <w:rStyle w:val="CommentReference"/>
        </w:rPr>
        <w:annotationRef/>
      </w:r>
      <w:r>
        <w:t>I feel like we can shorten these two paragraphs down a bit into one short and sweet take home</w:t>
      </w:r>
      <w:proofErr w:type="gramStart"/>
      <w:r>
        <w:t>….Once</w:t>
      </w:r>
      <w:proofErr w:type="gramEnd"/>
      <w:r>
        <w:t xml:space="preserve"> I have clarification on the SSD issue I will do this.</w:t>
      </w:r>
    </w:p>
  </w:comment>
  <w:comment w:id="17" w:author="Lauren Harrison" w:date="2020-09-10T15:12:00Z" w:initials="LH">
    <w:p w14:paraId="30CEAC8B" w14:textId="14839E16" w:rsidR="00874719" w:rsidRDefault="00874719">
      <w:pPr>
        <w:pStyle w:val="CommentText"/>
      </w:pPr>
      <w:r>
        <w:rPr>
          <w:rStyle w:val="CommentReference"/>
        </w:rPr>
        <w:annotationRef/>
      </w:r>
      <w:r>
        <w:t>Is this a bit better?</w:t>
      </w:r>
    </w:p>
  </w:comment>
  <w:comment w:id="18" w:author="Daniel Noble" w:date="2020-09-05T13:24:00Z" w:initials="DN">
    <w:p w14:paraId="1D2ACB25" w14:textId="0729FDF0" w:rsidR="00874719" w:rsidRDefault="00874719">
      <w:pPr>
        <w:pStyle w:val="CommentText"/>
      </w:pPr>
      <w:r>
        <w:rPr>
          <w:rStyle w:val="CommentReference"/>
        </w:rPr>
        <w:annotationRef/>
      </w:r>
      <w:r>
        <w:t>Is this not kind of an odd thing to say here given we ourselves show this is never the case……I just added a bit to just tamper this down to make it act more like a prediction</w:t>
      </w:r>
    </w:p>
  </w:comment>
  <w:comment w:id="19" w:author="Daniel Noble" w:date="2020-09-05T14:00:00Z" w:initials="DN">
    <w:p w14:paraId="33C0B249" w14:textId="2879E025" w:rsidR="00874719" w:rsidRDefault="00874719">
      <w:pPr>
        <w:pStyle w:val="CommentText"/>
      </w:pPr>
      <w:r>
        <w:rPr>
          <w:rStyle w:val="CommentReference"/>
        </w:rPr>
        <w:annotationRef/>
      </w:r>
      <w:r>
        <w:t xml:space="preserve">Lauren. Didn’t you preregister this?? If so, you should add in the </w:t>
      </w:r>
      <w:proofErr w:type="spellStart"/>
      <w:r>
        <w:t>preregisted</w:t>
      </w:r>
      <w:proofErr w:type="spellEnd"/>
      <w:r>
        <w:t xml:space="preserve"> report link…</w:t>
      </w:r>
    </w:p>
  </w:comment>
  <w:comment w:id="20" w:author="Lauren Harrison" w:date="2020-09-12T17:39:00Z" w:initials="LH">
    <w:p w14:paraId="63702BB8" w14:textId="7B4828B1" w:rsidR="00874719" w:rsidRDefault="00874719">
      <w:pPr>
        <w:pStyle w:val="CommentText"/>
      </w:pPr>
      <w:r>
        <w:rPr>
          <w:rStyle w:val="CommentReference"/>
        </w:rPr>
        <w:annotationRef/>
      </w:r>
      <w:r>
        <w:t>Added it in. Thanks for reminding me!</w:t>
      </w:r>
    </w:p>
  </w:comment>
  <w:comment w:id="21" w:author="Daniel Noble" w:date="2020-09-05T13:34:00Z" w:initials="DN">
    <w:p w14:paraId="38D4D44E" w14:textId="17FE1FB1" w:rsidR="00874719" w:rsidRDefault="00874719">
      <w:pPr>
        <w:pStyle w:val="CommentText"/>
      </w:pPr>
      <w:r>
        <w:rPr>
          <w:rStyle w:val="CommentReference"/>
        </w:rPr>
        <w:annotationRef/>
      </w:r>
      <w:r>
        <w:t>Lauren, I know last meeting you said you dropped a bunch of physiology measures, which was right to do, but I just want to check that this doesn’t impact all the PRISMA stuff…It may need updating?</w:t>
      </w:r>
    </w:p>
  </w:comment>
  <w:comment w:id="22" w:author="Lauren Harrison" w:date="2020-09-11T16:47:00Z" w:initials="LH">
    <w:p w14:paraId="43C22528" w14:textId="40E7C19C" w:rsidR="00874719" w:rsidRDefault="00874719">
      <w:pPr>
        <w:pStyle w:val="CommentText"/>
      </w:pPr>
      <w:r>
        <w:rPr>
          <w:rStyle w:val="CommentReference"/>
        </w:rPr>
        <w:annotationRef/>
      </w:r>
      <w:r>
        <w:t xml:space="preserve">It’s all updated! Removing these only changed the total effect sizes. I have more info in the supp material too </w:t>
      </w:r>
    </w:p>
  </w:comment>
  <w:comment w:id="23" w:author="Daniel Noble" w:date="2020-09-05T13:37:00Z" w:initials="DN">
    <w:p w14:paraId="5A9ECCDE" w14:textId="7FD9B85A" w:rsidR="00874719" w:rsidRDefault="00874719">
      <w:pPr>
        <w:pStyle w:val="CommentText"/>
      </w:pPr>
      <w:r>
        <w:rPr>
          <w:rStyle w:val="CommentReference"/>
        </w:rPr>
        <w:annotationRef/>
      </w:r>
      <w:r>
        <w:t>Is this correct Lauren? I just worry a bit about this if a hardcore personality person like Niels gets this</w:t>
      </w:r>
      <w:proofErr w:type="gramStart"/>
      <w:r>
        <w:t>….they</w:t>
      </w:r>
      <w:proofErr w:type="gramEnd"/>
      <w:r>
        <w:t xml:space="preserve"> might ask to focus only on the repeatable traits…</w:t>
      </w:r>
    </w:p>
  </w:comment>
  <w:comment w:id="25" w:author="Lauren Harrison" w:date="2020-09-12T17:40:00Z" w:initials="LH">
    <w:p w14:paraId="42FB44F7" w14:textId="017D4190" w:rsidR="00874719" w:rsidRDefault="00874719">
      <w:pPr>
        <w:pStyle w:val="CommentText"/>
      </w:pPr>
      <w:r>
        <w:rPr>
          <w:rStyle w:val="CommentReference"/>
        </w:rPr>
        <w:annotationRef/>
      </w:r>
      <w:r>
        <w:t>Should we make this another numbered equation? If so, I think we might be over Nat Comm’s limit</w:t>
      </w:r>
      <w:r w:rsidR="00DB6ED4">
        <w:t xml:space="preserve"> for in-text equations</w:t>
      </w:r>
      <w:r>
        <w:t xml:space="preserve">, and I can probably move it to the Supp. </w:t>
      </w:r>
    </w:p>
  </w:comment>
  <w:comment w:id="27" w:author="Lauren Harrison" w:date="2020-08-07T16:39:00Z" w:initials="LH">
    <w:p w14:paraId="4E4D8A57" w14:textId="77777777" w:rsidR="00874719" w:rsidRDefault="00874719" w:rsidP="00DA2BB5">
      <w:pPr>
        <w:pStyle w:val="CommentText"/>
      </w:pPr>
      <w:r>
        <w:rPr>
          <w:rStyle w:val="CommentReference"/>
        </w:rPr>
        <w:annotationRef/>
      </w:r>
      <w:r>
        <w:t>I don’t have a good reference for this. Maybe Dan would know?</w:t>
      </w:r>
    </w:p>
  </w:comment>
  <w:comment w:id="28" w:author="Daniel Noble" w:date="2020-09-05T14:23:00Z" w:initials="DN">
    <w:p w14:paraId="7218EF53" w14:textId="4F4D11C9" w:rsidR="00874719" w:rsidRDefault="00874719">
      <w:pPr>
        <w:pStyle w:val="CommentText"/>
      </w:pPr>
      <w:r>
        <w:rPr>
          <w:rStyle w:val="CommentReference"/>
        </w:rPr>
        <w:annotationRef/>
      </w:r>
      <w:r>
        <w:t>Can’t recall of the top of my head, but I’ll dig one up</w:t>
      </w:r>
    </w:p>
  </w:comment>
  <w:comment w:id="29" w:author="Lauren Harrison" w:date="2020-08-09T13:26:00Z" w:initials="LH">
    <w:p w14:paraId="0FC10F90" w14:textId="77777777" w:rsidR="00874719" w:rsidRDefault="00874719" w:rsidP="00DA2BB5">
      <w:pPr>
        <w:pStyle w:val="CommentText"/>
      </w:pPr>
      <w:r>
        <w:rPr>
          <w:rStyle w:val="CommentReference"/>
        </w:rPr>
        <w:annotationRef/>
      </w:r>
      <w:r>
        <w:t>I’m not sure that this is the best reference either – does anyone else have a better paper about using precision?</w:t>
      </w:r>
    </w:p>
  </w:comment>
  <w:comment w:id="30" w:author="Lauren Harrison" w:date="2020-08-26T08:39:00Z" w:initials="LH">
    <w:p w14:paraId="1E68EAE9" w14:textId="47249897" w:rsidR="00874719" w:rsidRDefault="00874719">
      <w:pPr>
        <w:pStyle w:val="CommentText"/>
      </w:pPr>
      <w:r>
        <w:rPr>
          <w:rStyle w:val="CommentReference"/>
        </w:rPr>
        <w:annotationRef/>
      </w:r>
      <w:r>
        <w:t>Nat Comm wants a max. of 70 references so maybe we should try to reuse a few good ones? Because we are over right now (by a lot)</w:t>
      </w:r>
    </w:p>
  </w:comment>
  <w:comment w:id="34" w:author="Daniel Noble" w:date="2020-09-05T14:27:00Z" w:initials="DN">
    <w:p w14:paraId="5DA271CE" w14:textId="085B1C7B" w:rsidR="00874719" w:rsidRDefault="00874719">
      <w:pPr>
        <w:pStyle w:val="CommentText"/>
      </w:pPr>
      <w:r>
        <w:rPr>
          <w:rStyle w:val="CommentReference"/>
        </w:rPr>
        <w:annotationRef/>
      </w:r>
      <w:r>
        <w:t>Although note p = 0.06 in places</w:t>
      </w:r>
    </w:p>
  </w:comment>
  <w:comment w:id="36" w:author="Lauren Harrison" w:date="2020-09-13T10:09:00Z" w:initials="LH">
    <w:p w14:paraId="131FD076" w14:textId="7103C68A" w:rsidR="00874719" w:rsidRDefault="00874719">
      <w:pPr>
        <w:pStyle w:val="CommentText"/>
      </w:pPr>
      <w:r>
        <w:rPr>
          <w:rStyle w:val="CommentReference"/>
        </w:rPr>
        <w:annotationRef/>
      </w:r>
      <w:r>
        <w:t xml:space="preserve">This comes out as significant in our D matrix models now </w:t>
      </w:r>
      <w:r>
        <w:sym w:font="Wingdings" w:char="F04C"/>
      </w:r>
      <w:r>
        <w:t xml:space="preserve"> </w:t>
      </w:r>
    </w:p>
  </w:comment>
  <w:comment w:id="37" w:author="Lauren Harrison" w:date="2020-09-12T17:16:00Z" w:initials="LH">
    <w:p w14:paraId="528568B0" w14:textId="2B4A4BF1" w:rsidR="00874719" w:rsidRDefault="00874719">
      <w:pPr>
        <w:pStyle w:val="CommentText"/>
      </w:pPr>
      <w:r>
        <w:rPr>
          <w:rStyle w:val="CommentReference"/>
        </w:rPr>
        <w:annotationRef/>
      </w:r>
      <w:r>
        <w:t>Is this the right word to use now?</w:t>
      </w:r>
    </w:p>
  </w:comment>
  <w:comment w:id="38" w:author="Lauren Harrison" w:date="2020-09-11T09:39:00Z" w:initials="LH">
    <w:p w14:paraId="2B426AE3" w14:textId="1A722AEE" w:rsidR="00874719" w:rsidRDefault="00874719">
      <w:pPr>
        <w:pStyle w:val="CommentText"/>
      </w:pPr>
      <w:r>
        <w:rPr>
          <w:rStyle w:val="CommentReference"/>
        </w:rPr>
        <w:annotationRef/>
      </w:r>
      <w:r>
        <w:t xml:space="preserve">Hope this is looking ok now Dan!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F501E1" w15:done="0"/>
  <w15:commentEx w15:paraId="1265164A" w15:done="0"/>
  <w15:commentEx w15:paraId="5E7AC4C5" w15:done="0"/>
  <w15:commentEx w15:paraId="1736A713" w15:done="0"/>
  <w15:commentEx w15:paraId="0739AAFF" w15:done="0"/>
  <w15:commentEx w15:paraId="7C41BBE1" w15:done="0"/>
  <w15:commentEx w15:paraId="503DB479" w15:done="0"/>
  <w15:commentEx w15:paraId="637E4908" w15:done="0"/>
  <w15:commentEx w15:paraId="024E8EE3" w15:paraIdParent="637E4908" w15:done="0"/>
  <w15:commentEx w15:paraId="0090AA67" w15:done="0"/>
  <w15:commentEx w15:paraId="30EB7942" w15:done="0"/>
  <w15:commentEx w15:paraId="7263334B" w15:paraIdParent="30EB7942" w15:done="0"/>
  <w15:commentEx w15:paraId="59077CB2" w15:done="0"/>
  <w15:commentEx w15:paraId="06AE1C7A" w15:done="0"/>
  <w15:commentEx w15:paraId="59B1BBFA" w15:done="0"/>
  <w15:commentEx w15:paraId="53575019" w15:done="0"/>
  <w15:commentEx w15:paraId="30CEAC8B" w15:paraIdParent="53575019" w15:done="0"/>
  <w15:commentEx w15:paraId="1D2ACB25" w15:done="0"/>
  <w15:commentEx w15:paraId="33C0B249" w15:done="0"/>
  <w15:commentEx w15:paraId="63702BB8" w15:paraIdParent="33C0B249" w15:done="0"/>
  <w15:commentEx w15:paraId="38D4D44E" w15:done="0"/>
  <w15:commentEx w15:paraId="43C22528" w15:paraIdParent="38D4D44E" w15:done="0"/>
  <w15:commentEx w15:paraId="5A9ECCDE" w15:done="0"/>
  <w15:commentEx w15:paraId="42FB44F7" w15:done="0"/>
  <w15:commentEx w15:paraId="4E4D8A57" w15:done="0"/>
  <w15:commentEx w15:paraId="7218EF53" w15:paraIdParent="4E4D8A57" w15:done="0"/>
  <w15:commentEx w15:paraId="0FC10F90" w15:done="0"/>
  <w15:commentEx w15:paraId="1E68EAE9" w15:done="0"/>
  <w15:commentEx w15:paraId="5DA271CE" w15:done="0"/>
  <w15:commentEx w15:paraId="131FD076" w15:done="0"/>
  <w15:commentEx w15:paraId="528568B0" w15:done="0"/>
  <w15:commentEx w15:paraId="2B426A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CE40A" w16cex:dateUtc="2020-09-04T06:04:00Z"/>
  <w16cex:commentExtensible w16cex:durableId="230781EF" w16cex:dateUtc="2020-09-12T07:20:00Z"/>
  <w16cex:commentExtensible w16cex:durableId="22F2335C" w16cex:dateUtc="2020-08-27T03:27:00Z"/>
  <w16cex:commentExtensible w16cex:durableId="230609C0" w16cex:dateUtc="2020-09-11T04:35:00Z"/>
  <w16cex:commentExtensible w16cex:durableId="22FDE022" w16cex:dateUtc="2020-09-05T00:00:00Z"/>
  <w16cex:commentExtensible w16cex:durableId="22FDD4EA" w16cex:dateUtc="2020-09-04T23:12:00Z"/>
  <w16cex:commentExtensible w16cex:durableId="23048166" w16cex:dateUtc="2020-09-10T00:41:00Z"/>
  <w16cex:commentExtensible w16cex:durableId="22FDD545" w16cex:dateUtc="2020-09-04T23:13:00Z"/>
  <w16cex:commentExtensible w16cex:durableId="22FDD784" w16cex:dateUtc="2020-09-04T23:23:00Z"/>
  <w16cex:commentExtensible w16cex:durableId="22FDE125" w16cex:dateUtc="2020-09-05T00:04:00Z"/>
  <w16cex:commentExtensible w16cex:durableId="2305DB9D" w16cex:dateUtc="2020-09-11T01:18:00Z"/>
  <w16cex:commentExtensible w16cex:durableId="2306034E" w16cex:dateUtc="2020-09-11T04:08:00Z"/>
  <w16cex:commentExtensible w16cex:durableId="22FE103B" w16cex:dateUtc="2020-09-05T03:25:00Z"/>
  <w16cex:commentExtensible w16cex:durableId="2304C0C1" w16cex:dateUtc="2020-09-10T05:12:00Z"/>
  <w16cex:commentExtensible w16cex:durableId="22FE1005" w16cex:dateUtc="2020-09-05T03:24:00Z"/>
  <w16cex:commentExtensible w16cex:durableId="22FE1882" w16cex:dateUtc="2020-09-05T04:00:00Z"/>
  <w16cex:commentExtensible w16cex:durableId="23078654" w16cex:dateUtc="2020-09-12T07:39:00Z"/>
  <w16cex:commentExtensible w16cex:durableId="22FE127C" w16cex:dateUtc="2020-09-05T03:34:00Z"/>
  <w16cex:commentExtensible w16cex:durableId="230628A9" w16cex:dateUtc="2020-09-11T06:47:00Z"/>
  <w16cex:commentExtensible w16cex:durableId="22FE131E" w16cex:dateUtc="2020-09-05T03:37:00Z"/>
  <w16cex:commentExtensible w16cex:durableId="2307867C" w16cex:dateUtc="2020-09-12T07:40:00Z"/>
  <w16cex:commentExtensible w16cex:durableId="22FE1DDA" w16cex:dateUtc="2020-09-05T04:23:00Z"/>
  <w16cex:commentExtensible w16cex:durableId="22F09E45" w16cex:dateUtc="2020-08-25T22:39:00Z"/>
  <w16cex:commentExtensible w16cex:durableId="22FE1EC3" w16cex:dateUtc="2020-09-05T04:27:00Z"/>
  <w16cex:commentExtensible w16cex:durableId="23086E5F" w16cex:dateUtc="2020-09-13T00:09:00Z"/>
  <w16cex:commentExtensible w16cex:durableId="230780E8" w16cex:dateUtc="2020-09-12T07:16:00Z"/>
  <w16cex:commentExtensible w16cex:durableId="2305C457" w16cex:dateUtc="2020-09-10T2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F501E1" w16cid:durableId="22FCE40A"/>
  <w16cid:commentId w16cid:paraId="1265164A" w16cid:durableId="230781EF"/>
  <w16cid:commentId w16cid:paraId="5E7AC4C5" w16cid:durableId="22E7BBAA"/>
  <w16cid:commentId w16cid:paraId="1736A713" w16cid:durableId="22F2335C"/>
  <w16cid:commentId w16cid:paraId="0739AAFF" w16cid:durableId="230609C0"/>
  <w16cid:commentId w16cid:paraId="7C41BBE1" w16cid:durableId="22E7C9F9"/>
  <w16cid:commentId w16cid:paraId="503DB479" w16cid:durableId="22FDE022"/>
  <w16cid:commentId w16cid:paraId="637E4908" w16cid:durableId="22FDD4EA"/>
  <w16cid:commentId w16cid:paraId="024E8EE3" w16cid:durableId="23048166"/>
  <w16cid:commentId w16cid:paraId="0090AA67" w16cid:durableId="22FDD545"/>
  <w16cid:commentId w16cid:paraId="30EB7942" w16cid:durableId="22FDD784"/>
  <w16cid:commentId w16cid:paraId="7263334B" w16cid:durableId="22FDE125"/>
  <w16cid:commentId w16cid:paraId="59077CB2" w16cid:durableId="22E77852"/>
  <w16cid:commentId w16cid:paraId="06AE1C7A" w16cid:durableId="2305DB9D"/>
  <w16cid:commentId w16cid:paraId="59B1BBFA" w16cid:durableId="2306034E"/>
  <w16cid:commentId w16cid:paraId="53575019" w16cid:durableId="22FE103B"/>
  <w16cid:commentId w16cid:paraId="30CEAC8B" w16cid:durableId="2304C0C1"/>
  <w16cid:commentId w16cid:paraId="1D2ACB25" w16cid:durableId="22FE1005"/>
  <w16cid:commentId w16cid:paraId="33C0B249" w16cid:durableId="22FE1882"/>
  <w16cid:commentId w16cid:paraId="63702BB8" w16cid:durableId="23078654"/>
  <w16cid:commentId w16cid:paraId="38D4D44E" w16cid:durableId="22FE127C"/>
  <w16cid:commentId w16cid:paraId="43C22528" w16cid:durableId="230628A9"/>
  <w16cid:commentId w16cid:paraId="5A9ECCDE" w16cid:durableId="22FE131E"/>
  <w16cid:commentId w16cid:paraId="42FB44F7" w16cid:durableId="2307867C"/>
  <w16cid:commentId w16cid:paraId="4E4D8A57" w16cid:durableId="22D80235"/>
  <w16cid:commentId w16cid:paraId="7218EF53" w16cid:durableId="22FE1DDA"/>
  <w16cid:commentId w16cid:paraId="0FC10F90" w16cid:durableId="22DA781D"/>
  <w16cid:commentId w16cid:paraId="1E68EAE9" w16cid:durableId="22F09E45"/>
  <w16cid:commentId w16cid:paraId="5DA271CE" w16cid:durableId="22FE1EC3"/>
  <w16cid:commentId w16cid:paraId="131FD076" w16cid:durableId="23086E5F"/>
  <w16cid:commentId w16cid:paraId="528568B0" w16cid:durableId="230780E8"/>
  <w16cid:commentId w16cid:paraId="2B426AE3" w16cid:durableId="2305C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Noble">
    <w15:presenceInfo w15:providerId="AD" w15:userId="S::u5062688@anu.edu.au::cd1442c4-8911-414d-88db-662b5685b55e"/>
  </w15:person>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416D"/>
    <w:rsid w:val="0000423C"/>
    <w:rsid w:val="00006FA9"/>
    <w:rsid w:val="000073B7"/>
    <w:rsid w:val="00010595"/>
    <w:rsid w:val="00012209"/>
    <w:rsid w:val="000122FD"/>
    <w:rsid w:val="00012953"/>
    <w:rsid w:val="00012F22"/>
    <w:rsid w:val="00013C6F"/>
    <w:rsid w:val="00014070"/>
    <w:rsid w:val="00017427"/>
    <w:rsid w:val="00020047"/>
    <w:rsid w:val="000212E5"/>
    <w:rsid w:val="000219EA"/>
    <w:rsid w:val="00023AEF"/>
    <w:rsid w:val="0002467A"/>
    <w:rsid w:val="00025E31"/>
    <w:rsid w:val="00026C2E"/>
    <w:rsid w:val="00030459"/>
    <w:rsid w:val="0003118C"/>
    <w:rsid w:val="00031937"/>
    <w:rsid w:val="00032B21"/>
    <w:rsid w:val="00033574"/>
    <w:rsid w:val="00034D52"/>
    <w:rsid w:val="000352C9"/>
    <w:rsid w:val="0003765F"/>
    <w:rsid w:val="00041254"/>
    <w:rsid w:val="00045055"/>
    <w:rsid w:val="00046124"/>
    <w:rsid w:val="00047AC3"/>
    <w:rsid w:val="00050529"/>
    <w:rsid w:val="000510FA"/>
    <w:rsid w:val="00052EA2"/>
    <w:rsid w:val="00054A25"/>
    <w:rsid w:val="00054CE1"/>
    <w:rsid w:val="00055D16"/>
    <w:rsid w:val="00055F43"/>
    <w:rsid w:val="0006115F"/>
    <w:rsid w:val="000644B8"/>
    <w:rsid w:val="0006538A"/>
    <w:rsid w:val="000665DC"/>
    <w:rsid w:val="000665EB"/>
    <w:rsid w:val="00071011"/>
    <w:rsid w:val="00071C08"/>
    <w:rsid w:val="000734E7"/>
    <w:rsid w:val="000775DF"/>
    <w:rsid w:val="00081896"/>
    <w:rsid w:val="00083F6A"/>
    <w:rsid w:val="00085555"/>
    <w:rsid w:val="000925D6"/>
    <w:rsid w:val="00092CFF"/>
    <w:rsid w:val="0009418C"/>
    <w:rsid w:val="000941A1"/>
    <w:rsid w:val="00094636"/>
    <w:rsid w:val="00095368"/>
    <w:rsid w:val="00097037"/>
    <w:rsid w:val="00097688"/>
    <w:rsid w:val="00097792"/>
    <w:rsid w:val="000A0296"/>
    <w:rsid w:val="000A39E6"/>
    <w:rsid w:val="000A425D"/>
    <w:rsid w:val="000A6CD0"/>
    <w:rsid w:val="000B02D9"/>
    <w:rsid w:val="000B0BA6"/>
    <w:rsid w:val="000B56FD"/>
    <w:rsid w:val="000B57B0"/>
    <w:rsid w:val="000B5B0D"/>
    <w:rsid w:val="000B5E5F"/>
    <w:rsid w:val="000B629A"/>
    <w:rsid w:val="000B63EC"/>
    <w:rsid w:val="000C0EEA"/>
    <w:rsid w:val="000C1591"/>
    <w:rsid w:val="000C1902"/>
    <w:rsid w:val="000C2EC7"/>
    <w:rsid w:val="000C522F"/>
    <w:rsid w:val="000C6F77"/>
    <w:rsid w:val="000C7B95"/>
    <w:rsid w:val="000D0BBA"/>
    <w:rsid w:val="000D10DD"/>
    <w:rsid w:val="000D4CEF"/>
    <w:rsid w:val="000D6ECE"/>
    <w:rsid w:val="000D71B0"/>
    <w:rsid w:val="000E100D"/>
    <w:rsid w:val="000E6A36"/>
    <w:rsid w:val="000F05DC"/>
    <w:rsid w:val="000F1DBE"/>
    <w:rsid w:val="000F31D1"/>
    <w:rsid w:val="000F4DDC"/>
    <w:rsid w:val="000F53BA"/>
    <w:rsid w:val="000F5ABF"/>
    <w:rsid w:val="000F79E0"/>
    <w:rsid w:val="0010238C"/>
    <w:rsid w:val="00110230"/>
    <w:rsid w:val="001121D8"/>
    <w:rsid w:val="00113277"/>
    <w:rsid w:val="00113447"/>
    <w:rsid w:val="00114090"/>
    <w:rsid w:val="001141CE"/>
    <w:rsid w:val="001145B7"/>
    <w:rsid w:val="0011523F"/>
    <w:rsid w:val="00115455"/>
    <w:rsid w:val="0012297E"/>
    <w:rsid w:val="00122B32"/>
    <w:rsid w:val="00123D1C"/>
    <w:rsid w:val="00124405"/>
    <w:rsid w:val="00125248"/>
    <w:rsid w:val="0012733B"/>
    <w:rsid w:val="0013049E"/>
    <w:rsid w:val="00131979"/>
    <w:rsid w:val="00132E2F"/>
    <w:rsid w:val="00134C9C"/>
    <w:rsid w:val="00134FF9"/>
    <w:rsid w:val="00142E4A"/>
    <w:rsid w:val="0014382B"/>
    <w:rsid w:val="00150329"/>
    <w:rsid w:val="00151CD0"/>
    <w:rsid w:val="001562C1"/>
    <w:rsid w:val="00160DAE"/>
    <w:rsid w:val="0016628D"/>
    <w:rsid w:val="00172FBC"/>
    <w:rsid w:val="001731F7"/>
    <w:rsid w:val="001742D0"/>
    <w:rsid w:val="0017597D"/>
    <w:rsid w:val="001763FD"/>
    <w:rsid w:val="00181504"/>
    <w:rsid w:val="00181714"/>
    <w:rsid w:val="0018333E"/>
    <w:rsid w:val="00183782"/>
    <w:rsid w:val="001850F7"/>
    <w:rsid w:val="00186833"/>
    <w:rsid w:val="00190650"/>
    <w:rsid w:val="001921D4"/>
    <w:rsid w:val="0019587A"/>
    <w:rsid w:val="0019599D"/>
    <w:rsid w:val="001A292D"/>
    <w:rsid w:val="001A473E"/>
    <w:rsid w:val="001A695A"/>
    <w:rsid w:val="001B22D0"/>
    <w:rsid w:val="001B79C3"/>
    <w:rsid w:val="001B7F39"/>
    <w:rsid w:val="001C1877"/>
    <w:rsid w:val="001C20C8"/>
    <w:rsid w:val="001C2299"/>
    <w:rsid w:val="001D0E7A"/>
    <w:rsid w:val="001D5C7D"/>
    <w:rsid w:val="001D64AB"/>
    <w:rsid w:val="001D662D"/>
    <w:rsid w:val="001E19C9"/>
    <w:rsid w:val="001E19F7"/>
    <w:rsid w:val="001E1E2A"/>
    <w:rsid w:val="001E26AB"/>
    <w:rsid w:val="001E43B8"/>
    <w:rsid w:val="001E52B7"/>
    <w:rsid w:val="001E5943"/>
    <w:rsid w:val="001E7646"/>
    <w:rsid w:val="001F0DA1"/>
    <w:rsid w:val="001F2292"/>
    <w:rsid w:val="001F3615"/>
    <w:rsid w:val="001F393A"/>
    <w:rsid w:val="001F5C3A"/>
    <w:rsid w:val="00201427"/>
    <w:rsid w:val="0020149C"/>
    <w:rsid w:val="00202F38"/>
    <w:rsid w:val="00204EE9"/>
    <w:rsid w:val="0020787A"/>
    <w:rsid w:val="00210080"/>
    <w:rsid w:val="00211F1C"/>
    <w:rsid w:val="00213A82"/>
    <w:rsid w:val="00213EDD"/>
    <w:rsid w:val="00215C8E"/>
    <w:rsid w:val="002177DF"/>
    <w:rsid w:val="00227507"/>
    <w:rsid w:val="002275CB"/>
    <w:rsid w:val="00230B80"/>
    <w:rsid w:val="00233674"/>
    <w:rsid w:val="0023481A"/>
    <w:rsid w:val="00237C2D"/>
    <w:rsid w:val="0024112C"/>
    <w:rsid w:val="002419B9"/>
    <w:rsid w:val="0024276A"/>
    <w:rsid w:val="002429AC"/>
    <w:rsid w:val="00242F9E"/>
    <w:rsid w:val="00244CF4"/>
    <w:rsid w:val="002455D4"/>
    <w:rsid w:val="002456F4"/>
    <w:rsid w:val="00251F5D"/>
    <w:rsid w:val="00252E74"/>
    <w:rsid w:val="002530D8"/>
    <w:rsid w:val="00254078"/>
    <w:rsid w:val="002609FE"/>
    <w:rsid w:val="002622D3"/>
    <w:rsid w:val="00262EEF"/>
    <w:rsid w:val="00263429"/>
    <w:rsid w:val="00263B5D"/>
    <w:rsid w:val="00265B3E"/>
    <w:rsid w:val="00266272"/>
    <w:rsid w:val="00267554"/>
    <w:rsid w:val="0027064B"/>
    <w:rsid w:val="00271183"/>
    <w:rsid w:val="00271ACD"/>
    <w:rsid w:val="00275606"/>
    <w:rsid w:val="002771CA"/>
    <w:rsid w:val="00281662"/>
    <w:rsid w:val="0028242F"/>
    <w:rsid w:val="00282EC8"/>
    <w:rsid w:val="002838AD"/>
    <w:rsid w:val="002863B1"/>
    <w:rsid w:val="00292D8B"/>
    <w:rsid w:val="002934D6"/>
    <w:rsid w:val="002A067B"/>
    <w:rsid w:val="002A2264"/>
    <w:rsid w:val="002A3946"/>
    <w:rsid w:val="002A4A11"/>
    <w:rsid w:val="002A5770"/>
    <w:rsid w:val="002A7F4F"/>
    <w:rsid w:val="002B0571"/>
    <w:rsid w:val="002B168A"/>
    <w:rsid w:val="002B1B71"/>
    <w:rsid w:val="002B1FCE"/>
    <w:rsid w:val="002B512D"/>
    <w:rsid w:val="002B6083"/>
    <w:rsid w:val="002B74A4"/>
    <w:rsid w:val="002C26A8"/>
    <w:rsid w:val="002C42E2"/>
    <w:rsid w:val="002C6A3E"/>
    <w:rsid w:val="002C6D92"/>
    <w:rsid w:val="002C7B42"/>
    <w:rsid w:val="002D1B91"/>
    <w:rsid w:val="002D2ACE"/>
    <w:rsid w:val="002D3A6B"/>
    <w:rsid w:val="002E04D9"/>
    <w:rsid w:val="002E0E59"/>
    <w:rsid w:val="002E1D5E"/>
    <w:rsid w:val="002E252E"/>
    <w:rsid w:val="002E5053"/>
    <w:rsid w:val="002E553A"/>
    <w:rsid w:val="002F1C61"/>
    <w:rsid w:val="002F4C46"/>
    <w:rsid w:val="002F6D2C"/>
    <w:rsid w:val="002F7D49"/>
    <w:rsid w:val="00300532"/>
    <w:rsid w:val="003005B3"/>
    <w:rsid w:val="003054AD"/>
    <w:rsid w:val="00305515"/>
    <w:rsid w:val="003061A2"/>
    <w:rsid w:val="003062AE"/>
    <w:rsid w:val="0031133E"/>
    <w:rsid w:val="0031136A"/>
    <w:rsid w:val="00313BAD"/>
    <w:rsid w:val="00320714"/>
    <w:rsid w:val="003234E5"/>
    <w:rsid w:val="00327737"/>
    <w:rsid w:val="0033110C"/>
    <w:rsid w:val="00331F41"/>
    <w:rsid w:val="003341B8"/>
    <w:rsid w:val="0034090C"/>
    <w:rsid w:val="00341319"/>
    <w:rsid w:val="003415A1"/>
    <w:rsid w:val="00343676"/>
    <w:rsid w:val="00343E5E"/>
    <w:rsid w:val="00344074"/>
    <w:rsid w:val="00345F90"/>
    <w:rsid w:val="00346FD8"/>
    <w:rsid w:val="00351B51"/>
    <w:rsid w:val="003528EF"/>
    <w:rsid w:val="00355902"/>
    <w:rsid w:val="00355A09"/>
    <w:rsid w:val="00357129"/>
    <w:rsid w:val="003571EA"/>
    <w:rsid w:val="00357B81"/>
    <w:rsid w:val="00361837"/>
    <w:rsid w:val="00365EA9"/>
    <w:rsid w:val="003661BA"/>
    <w:rsid w:val="00370960"/>
    <w:rsid w:val="00370CA8"/>
    <w:rsid w:val="003714A1"/>
    <w:rsid w:val="003745FD"/>
    <w:rsid w:val="00375027"/>
    <w:rsid w:val="00376C27"/>
    <w:rsid w:val="00377251"/>
    <w:rsid w:val="003809AD"/>
    <w:rsid w:val="00382588"/>
    <w:rsid w:val="003846F2"/>
    <w:rsid w:val="00385F43"/>
    <w:rsid w:val="003910DF"/>
    <w:rsid w:val="00392162"/>
    <w:rsid w:val="0039537A"/>
    <w:rsid w:val="003955B5"/>
    <w:rsid w:val="00395EDF"/>
    <w:rsid w:val="003965BF"/>
    <w:rsid w:val="00396AE2"/>
    <w:rsid w:val="00397AD3"/>
    <w:rsid w:val="003A0740"/>
    <w:rsid w:val="003A0A8C"/>
    <w:rsid w:val="003A1B80"/>
    <w:rsid w:val="003A3F10"/>
    <w:rsid w:val="003A5FD0"/>
    <w:rsid w:val="003A6CCD"/>
    <w:rsid w:val="003A72D1"/>
    <w:rsid w:val="003B414B"/>
    <w:rsid w:val="003B4F11"/>
    <w:rsid w:val="003B6C41"/>
    <w:rsid w:val="003C21F8"/>
    <w:rsid w:val="003C2522"/>
    <w:rsid w:val="003C2C70"/>
    <w:rsid w:val="003D033F"/>
    <w:rsid w:val="003D15CA"/>
    <w:rsid w:val="003D384E"/>
    <w:rsid w:val="003D6309"/>
    <w:rsid w:val="003D6888"/>
    <w:rsid w:val="003D7F57"/>
    <w:rsid w:val="003E0F5C"/>
    <w:rsid w:val="003E19EF"/>
    <w:rsid w:val="003E2761"/>
    <w:rsid w:val="003E2881"/>
    <w:rsid w:val="003E4BE4"/>
    <w:rsid w:val="003E4FB2"/>
    <w:rsid w:val="003E7C68"/>
    <w:rsid w:val="003F275A"/>
    <w:rsid w:val="003F2DFB"/>
    <w:rsid w:val="003F4313"/>
    <w:rsid w:val="003F4985"/>
    <w:rsid w:val="003F4AE4"/>
    <w:rsid w:val="003F7344"/>
    <w:rsid w:val="003F7B48"/>
    <w:rsid w:val="003F7DA2"/>
    <w:rsid w:val="00403519"/>
    <w:rsid w:val="00403AF0"/>
    <w:rsid w:val="00406ADE"/>
    <w:rsid w:val="00410065"/>
    <w:rsid w:val="00413872"/>
    <w:rsid w:val="0041449D"/>
    <w:rsid w:val="004155EC"/>
    <w:rsid w:val="00420453"/>
    <w:rsid w:val="00421F6E"/>
    <w:rsid w:val="00422000"/>
    <w:rsid w:val="00423BAE"/>
    <w:rsid w:val="00424E22"/>
    <w:rsid w:val="00430F58"/>
    <w:rsid w:val="00432680"/>
    <w:rsid w:val="00432690"/>
    <w:rsid w:val="0043282C"/>
    <w:rsid w:val="0043486B"/>
    <w:rsid w:val="0043643B"/>
    <w:rsid w:val="00436D01"/>
    <w:rsid w:val="00437B70"/>
    <w:rsid w:val="00437CA9"/>
    <w:rsid w:val="00440B37"/>
    <w:rsid w:val="00445829"/>
    <w:rsid w:val="00450F38"/>
    <w:rsid w:val="00453D26"/>
    <w:rsid w:val="00455351"/>
    <w:rsid w:val="00456F18"/>
    <w:rsid w:val="00457D5F"/>
    <w:rsid w:val="00463A39"/>
    <w:rsid w:val="00465479"/>
    <w:rsid w:val="00470CA0"/>
    <w:rsid w:val="00470F19"/>
    <w:rsid w:val="004720E8"/>
    <w:rsid w:val="00472AD1"/>
    <w:rsid w:val="00472EDE"/>
    <w:rsid w:val="0047355E"/>
    <w:rsid w:val="00475D1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BAD"/>
    <w:rsid w:val="00495AE7"/>
    <w:rsid w:val="0049688D"/>
    <w:rsid w:val="004A15F9"/>
    <w:rsid w:val="004A16EA"/>
    <w:rsid w:val="004A2D4D"/>
    <w:rsid w:val="004A438E"/>
    <w:rsid w:val="004A4BC9"/>
    <w:rsid w:val="004B1BA0"/>
    <w:rsid w:val="004B289D"/>
    <w:rsid w:val="004B68F2"/>
    <w:rsid w:val="004B6D9A"/>
    <w:rsid w:val="004C02F1"/>
    <w:rsid w:val="004C0B0A"/>
    <w:rsid w:val="004C735B"/>
    <w:rsid w:val="004D310A"/>
    <w:rsid w:val="004D4D5F"/>
    <w:rsid w:val="004D6537"/>
    <w:rsid w:val="004D74EA"/>
    <w:rsid w:val="004E013C"/>
    <w:rsid w:val="004E14DC"/>
    <w:rsid w:val="004E3D1E"/>
    <w:rsid w:val="004E4D4F"/>
    <w:rsid w:val="004E5726"/>
    <w:rsid w:val="004E5E64"/>
    <w:rsid w:val="004F14E3"/>
    <w:rsid w:val="004F2D47"/>
    <w:rsid w:val="00503AD1"/>
    <w:rsid w:val="0050462A"/>
    <w:rsid w:val="00504D8B"/>
    <w:rsid w:val="005060E3"/>
    <w:rsid w:val="005122FA"/>
    <w:rsid w:val="00512AAD"/>
    <w:rsid w:val="005141C6"/>
    <w:rsid w:val="0051431E"/>
    <w:rsid w:val="0051582B"/>
    <w:rsid w:val="00520FCB"/>
    <w:rsid w:val="005222E0"/>
    <w:rsid w:val="00523CBA"/>
    <w:rsid w:val="00523E43"/>
    <w:rsid w:val="00524BC1"/>
    <w:rsid w:val="0052576E"/>
    <w:rsid w:val="00526290"/>
    <w:rsid w:val="005273B4"/>
    <w:rsid w:val="00533B14"/>
    <w:rsid w:val="00535848"/>
    <w:rsid w:val="005376E6"/>
    <w:rsid w:val="00537DAA"/>
    <w:rsid w:val="00540772"/>
    <w:rsid w:val="005408BE"/>
    <w:rsid w:val="00540E1F"/>
    <w:rsid w:val="00544B53"/>
    <w:rsid w:val="00546022"/>
    <w:rsid w:val="00546AD9"/>
    <w:rsid w:val="00546DD9"/>
    <w:rsid w:val="00554520"/>
    <w:rsid w:val="005547F3"/>
    <w:rsid w:val="00560719"/>
    <w:rsid w:val="00561A2D"/>
    <w:rsid w:val="00562972"/>
    <w:rsid w:val="00563377"/>
    <w:rsid w:val="005714FA"/>
    <w:rsid w:val="00575530"/>
    <w:rsid w:val="00576557"/>
    <w:rsid w:val="005779EF"/>
    <w:rsid w:val="00577E81"/>
    <w:rsid w:val="0058245A"/>
    <w:rsid w:val="005834FA"/>
    <w:rsid w:val="00585CF5"/>
    <w:rsid w:val="00587002"/>
    <w:rsid w:val="0058737B"/>
    <w:rsid w:val="00587486"/>
    <w:rsid w:val="005879BF"/>
    <w:rsid w:val="00587C0F"/>
    <w:rsid w:val="00590700"/>
    <w:rsid w:val="00590F3F"/>
    <w:rsid w:val="0059176B"/>
    <w:rsid w:val="005917B0"/>
    <w:rsid w:val="00591FB5"/>
    <w:rsid w:val="0059232F"/>
    <w:rsid w:val="00592855"/>
    <w:rsid w:val="005928D8"/>
    <w:rsid w:val="00592AF0"/>
    <w:rsid w:val="00592C7C"/>
    <w:rsid w:val="00592D55"/>
    <w:rsid w:val="00594AB5"/>
    <w:rsid w:val="00594DBB"/>
    <w:rsid w:val="00595FC2"/>
    <w:rsid w:val="00597D83"/>
    <w:rsid w:val="005A4ADD"/>
    <w:rsid w:val="005A5326"/>
    <w:rsid w:val="005A7E58"/>
    <w:rsid w:val="005B29D7"/>
    <w:rsid w:val="005B29E3"/>
    <w:rsid w:val="005B2E00"/>
    <w:rsid w:val="005B3E63"/>
    <w:rsid w:val="005C1874"/>
    <w:rsid w:val="005C695F"/>
    <w:rsid w:val="005C69F2"/>
    <w:rsid w:val="005C7085"/>
    <w:rsid w:val="005D3031"/>
    <w:rsid w:val="005D5056"/>
    <w:rsid w:val="005D56DC"/>
    <w:rsid w:val="005E333B"/>
    <w:rsid w:val="005E3467"/>
    <w:rsid w:val="005E6635"/>
    <w:rsid w:val="005F0106"/>
    <w:rsid w:val="005F153B"/>
    <w:rsid w:val="005F230A"/>
    <w:rsid w:val="005F5410"/>
    <w:rsid w:val="005F7710"/>
    <w:rsid w:val="006012C1"/>
    <w:rsid w:val="006020DE"/>
    <w:rsid w:val="00607C49"/>
    <w:rsid w:val="00612011"/>
    <w:rsid w:val="00616178"/>
    <w:rsid w:val="00620720"/>
    <w:rsid w:val="00621148"/>
    <w:rsid w:val="00624E90"/>
    <w:rsid w:val="0062546A"/>
    <w:rsid w:val="006349AD"/>
    <w:rsid w:val="00640D3A"/>
    <w:rsid w:val="006430A2"/>
    <w:rsid w:val="006447F2"/>
    <w:rsid w:val="00645935"/>
    <w:rsid w:val="00646A76"/>
    <w:rsid w:val="006504DF"/>
    <w:rsid w:val="00653041"/>
    <w:rsid w:val="006544A7"/>
    <w:rsid w:val="006549C9"/>
    <w:rsid w:val="00654CAB"/>
    <w:rsid w:val="006567C3"/>
    <w:rsid w:val="00656EC3"/>
    <w:rsid w:val="00657945"/>
    <w:rsid w:val="00657A75"/>
    <w:rsid w:val="006612D7"/>
    <w:rsid w:val="006649A2"/>
    <w:rsid w:val="00665F28"/>
    <w:rsid w:val="006667CD"/>
    <w:rsid w:val="00666FAC"/>
    <w:rsid w:val="00670340"/>
    <w:rsid w:val="00670A51"/>
    <w:rsid w:val="00671CF9"/>
    <w:rsid w:val="00672CA3"/>
    <w:rsid w:val="00674388"/>
    <w:rsid w:val="00674A55"/>
    <w:rsid w:val="00674FE7"/>
    <w:rsid w:val="00681A3F"/>
    <w:rsid w:val="00681BB0"/>
    <w:rsid w:val="00681C75"/>
    <w:rsid w:val="006826AE"/>
    <w:rsid w:val="006845E8"/>
    <w:rsid w:val="0068698A"/>
    <w:rsid w:val="00686FAF"/>
    <w:rsid w:val="00687671"/>
    <w:rsid w:val="006903EF"/>
    <w:rsid w:val="006910A4"/>
    <w:rsid w:val="006926FA"/>
    <w:rsid w:val="0069539B"/>
    <w:rsid w:val="006A6AE1"/>
    <w:rsid w:val="006A7B6C"/>
    <w:rsid w:val="006A7ED9"/>
    <w:rsid w:val="006B011A"/>
    <w:rsid w:val="006B0EB6"/>
    <w:rsid w:val="006B4CA0"/>
    <w:rsid w:val="006B5179"/>
    <w:rsid w:val="006C0989"/>
    <w:rsid w:val="006C2D94"/>
    <w:rsid w:val="006C3397"/>
    <w:rsid w:val="006C475D"/>
    <w:rsid w:val="006C7ED2"/>
    <w:rsid w:val="006D42BB"/>
    <w:rsid w:val="006D688A"/>
    <w:rsid w:val="006D7347"/>
    <w:rsid w:val="006D7664"/>
    <w:rsid w:val="006E283D"/>
    <w:rsid w:val="006E3ACC"/>
    <w:rsid w:val="006E4A4D"/>
    <w:rsid w:val="006E4FC2"/>
    <w:rsid w:val="006E4FCC"/>
    <w:rsid w:val="006E7E32"/>
    <w:rsid w:val="006F090E"/>
    <w:rsid w:val="006F32B5"/>
    <w:rsid w:val="006F48F9"/>
    <w:rsid w:val="006F6757"/>
    <w:rsid w:val="006F6780"/>
    <w:rsid w:val="00704B6B"/>
    <w:rsid w:val="007066E5"/>
    <w:rsid w:val="00706A1B"/>
    <w:rsid w:val="00706AD0"/>
    <w:rsid w:val="007077CA"/>
    <w:rsid w:val="00710ADA"/>
    <w:rsid w:val="00710E00"/>
    <w:rsid w:val="00711861"/>
    <w:rsid w:val="007122F2"/>
    <w:rsid w:val="00713137"/>
    <w:rsid w:val="00717585"/>
    <w:rsid w:val="00717EE2"/>
    <w:rsid w:val="0072124E"/>
    <w:rsid w:val="00723041"/>
    <w:rsid w:val="00732888"/>
    <w:rsid w:val="00733A60"/>
    <w:rsid w:val="00734504"/>
    <w:rsid w:val="00735476"/>
    <w:rsid w:val="0074077F"/>
    <w:rsid w:val="00743A32"/>
    <w:rsid w:val="00744336"/>
    <w:rsid w:val="00745392"/>
    <w:rsid w:val="0074595B"/>
    <w:rsid w:val="00747656"/>
    <w:rsid w:val="00747878"/>
    <w:rsid w:val="00753BDD"/>
    <w:rsid w:val="00754E31"/>
    <w:rsid w:val="00757295"/>
    <w:rsid w:val="00757EDC"/>
    <w:rsid w:val="007635FD"/>
    <w:rsid w:val="0076479C"/>
    <w:rsid w:val="00765AB3"/>
    <w:rsid w:val="007669B9"/>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FAC"/>
    <w:rsid w:val="0079338B"/>
    <w:rsid w:val="0079383C"/>
    <w:rsid w:val="007958DA"/>
    <w:rsid w:val="00796CA1"/>
    <w:rsid w:val="007A01F5"/>
    <w:rsid w:val="007A02EE"/>
    <w:rsid w:val="007A0CED"/>
    <w:rsid w:val="007A2420"/>
    <w:rsid w:val="007A2CB3"/>
    <w:rsid w:val="007A6079"/>
    <w:rsid w:val="007A61BA"/>
    <w:rsid w:val="007A6FF8"/>
    <w:rsid w:val="007B3DC4"/>
    <w:rsid w:val="007B5710"/>
    <w:rsid w:val="007B68D0"/>
    <w:rsid w:val="007C11CB"/>
    <w:rsid w:val="007C34C3"/>
    <w:rsid w:val="007C3875"/>
    <w:rsid w:val="007C43C5"/>
    <w:rsid w:val="007C4E8B"/>
    <w:rsid w:val="007C777B"/>
    <w:rsid w:val="007D0E15"/>
    <w:rsid w:val="007D1D02"/>
    <w:rsid w:val="007D2733"/>
    <w:rsid w:val="007D5B23"/>
    <w:rsid w:val="007D6B3E"/>
    <w:rsid w:val="007E35EB"/>
    <w:rsid w:val="007E3B63"/>
    <w:rsid w:val="007E4271"/>
    <w:rsid w:val="007E4321"/>
    <w:rsid w:val="007E5EF8"/>
    <w:rsid w:val="007E73F6"/>
    <w:rsid w:val="007F07BE"/>
    <w:rsid w:val="007F213B"/>
    <w:rsid w:val="007F60BB"/>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2D76"/>
    <w:rsid w:val="00856B7E"/>
    <w:rsid w:val="00857FA4"/>
    <w:rsid w:val="00866A18"/>
    <w:rsid w:val="00867B58"/>
    <w:rsid w:val="00871D64"/>
    <w:rsid w:val="00872E25"/>
    <w:rsid w:val="00873DA0"/>
    <w:rsid w:val="00874719"/>
    <w:rsid w:val="00874DFC"/>
    <w:rsid w:val="0087532E"/>
    <w:rsid w:val="00877E28"/>
    <w:rsid w:val="00880F80"/>
    <w:rsid w:val="00881AC1"/>
    <w:rsid w:val="00882A6D"/>
    <w:rsid w:val="00887B3E"/>
    <w:rsid w:val="008919C1"/>
    <w:rsid w:val="00892661"/>
    <w:rsid w:val="008926B3"/>
    <w:rsid w:val="00892746"/>
    <w:rsid w:val="00894515"/>
    <w:rsid w:val="00894CAD"/>
    <w:rsid w:val="008A067E"/>
    <w:rsid w:val="008A1839"/>
    <w:rsid w:val="008A2999"/>
    <w:rsid w:val="008A389D"/>
    <w:rsid w:val="008A3A76"/>
    <w:rsid w:val="008A455A"/>
    <w:rsid w:val="008B107F"/>
    <w:rsid w:val="008B2CB6"/>
    <w:rsid w:val="008B2F4D"/>
    <w:rsid w:val="008B58C1"/>
    <w:rsid w:val="008C0681"/>
    <w:rsid w:val="008C0F13"/>
    <w:rsid w:val="008C139F"/>
    <w:rsid w:val="008C2439"/>
    <w:rsid w:val="008C2823"/>
    <w:rsid w:val="008C6C46"/>
    <w:rsid w:val="008D01AD"/>
    <w:rsid w:val="008D0D86"/>
    <w:rsid w:val="008D1120"/>
    <w:rsid w:val="008D13D2"/>
    <w:rsid w:val="008D57FB"/>
    <w:rsid w:val="008D63B6"/>
    <w:rsid w:val="008D6BA7"/>
    <w:rsid w:val="008D780C"/>
    <w:rsid w:val="008E1066"/>
    <w:rsid w:val="008E124C"/>
    <w:rsid w:val="008E26FF"/>
    <w:rsid w:val="008E2EC8"/>
    <w:rsid w:val="008E5C41"/>
    <w:rsid w:val="008E6BDE"/>
    <w:rsid w:val="008F03D5"/>
    <w:rsid w:val="008F06A8"/>
    <w:rsid w:val="008F0B3A"/>
    <w:rsid w:val="008F42B6"/>
    <w:rsid w:val="0090227C"/>
    <w:rsid w:val="00902DE6"/>
    <w:rsid w:val="0090331F"/>
    <w:rsid w:val="00905C30"/>
    <w:rsid w:val="00906D7D"/>
    <w:rsid w:val="009074EF"/>
    <w:rsid w:val="00910F11"/>
    <w:rsid w:val="009121BD"/>
    <w:rsid w:val="009166E2"/>
    <w:rsid w:val="00921B74"/>
    <w:rsid w:val="00924EFF"/>
    <w:rsid w:val="00925890"/>
    <w:rsid w:val="009303AF"/>
    <w:rsid w:val="00930587"/>
    <w:rsid w:val="009315AA"/>
    <w:rsid w:val="00932107"/>
    <w:rsid w:val="0093714D"/>
    <w:rsid w:val="00940823"/>
    <w:rsid w:val="00941604"/>
    <w:rsid w:val="009435E0"/>
    <w:rsid w:val="00945ECA"/>
    <w:rsid w:val="00951A9C"/>
    <w:rsid w:val="0095319B"/>
    <w:rsid w:val="00956ED9"/>
    <w:rsid w:val="00962A64"/>
    <w:rsid w:val="0096400F"/>
    <w:rsid w:val="00965103"/>
    <w:rsid w:val="009656E3"/>
    <w:rsid w:val="00967E3B"/>
    <w:rsid w:val="00967FCB"/>
    <w:rsid w:val="00971059"/>
    <w:rsid w:val="009839FF"/>
    <w:rsid w:val="0098453A"/>
    <w:rsid w:val="00984CDB"/>
    <w:rsid w:val="00985254"/>
    <w:rsid w:val="0098689F"/>
    <w:rsid w:val="00987C04"/>
    <w:rsid w:val="009901B1"/>
    <w:rsid w:val="00993174"/>
    <w:rsid w:val="009A00BF"/>
    <w:rsid w:val="009A0817"/>
    <w:rsid w:val="009A1BC7"/>
    <w:rsid w:val="009A3553"/>
    <w:rsid w:val="009A3C13"/>
    <w:rsid w:val="009A40FE"/>
    <w:rsid w:val="009B4AF1"/>
    <w:rsid w:val="009B5793"/>
    <w:rsid w:val="009B585A"/>
    <w:rsid w:val="009C1E71"/>
    <w:rsid w:val="009C2CF3"/>
    <w:rsid w:val="009C556F"/>
    <w:rsid w:val="009C5B5B"/>
    <w:rsid w:val="009C7BBB"/>
    <w:rsid w:val="009D10B1"/>
    <w:rsid w:val="009D1A67"/>
    <w:rsid w:val="009D49DF"/>
    <w:rsid w:val="009D5F50"/>
    <w:rsid w:val="009D6B74"/>
    <w:rsid w:val="009D7AC7"/>
    <w:rsid w:val="009E18A8"/>
    <w:rsid w:val="009E2970"/>
    <w:rsid w:val="009E5013"/>
    <w:rsid w:val="009E58EC"/>
    <w:rsid w:val="009E6462"/>
    <w:rsid w:val="009F0343"/>
    <w:rsid w:val="009F454C"/>
    <w:rsid w:val="009F4DF1"/>
    <w:rsid w:val="009F51BB"/>
    <w:rsid w:val="009F5251"/>
    <w:rsid w:val="009F6378"/>
    <w:rsid w:val="009F7074"/>
    <w:rsid w:val="009F75B5"/>
    <w:rsid w:val="009F7A91"/>
    <w:rsid w:val="009F7B32"/>
    <w:rsid w:val="00A008CD"/>
    <w:rsid w:val="00A01108"/>
    <w:rsid w:val="00A02F5A"/>
    <w:rsid w:val="00A030BA"/>
    <w:rsid w:val="00A04139"/>
    <w:rsid w:val="00A04488"/>
    <w:rsid w:val="00A045D9"/>
    <w:rsid w:val="00A04917"/>
    <w:rsid w:val="00A04E90"/>
    <w:rsid w:val="00A10A43"/>
    <w:rsid w:val="00A10DB1"/>
    <w:rsid w:val="00A11E7F"/>
    <w:rsid w:val="00A1679C"/>
    <w:rsid w:val="00A1689B"/>
    <w:rsid w:val="00A20437"/>
    <w:rsid w:val="00A21A31"/>
    <w:rsid w:val="00A21B5A"/>
    <w:rsid w:val="00A23291"/>
    <w:rsid w:val="00A238A6"/>
    <w:rsid w:val="00A23A49"/>
    <w:rsid w:val="00A26161"/>
    <w:rsid w:val="00A27D68"/>
    <w:rsid w:val="00A31757"/>
    <w:rsid w:val="00A31B91"/>
    <w:rsid w:val="00A324BD"/>
    <w:rsid w:val="00A32EC5"/>
    <w:rsid w:val="00A335D7"/>
    <w:rsid w:val="00A35385"/>
    <w:rsid w:val="00A3587A"/>
    <w:rsid w:val="00A367B2"/>
    <w:rsid w:val="00A40D43"/>
    <w:rsid w:val="00A41051"/>
    <w:rsid w:val="00A41A20"/>
    <w:rsid w:val="00A42679"/>
    <w:rsid w:val="00A435FB"/>
    <w:rsid w:val="00A50073"/>
    <w:rsid w:val="00A5022A"/>
    <w:rsid w:val="00A5306F"/>
    <w:rsid w:val="00A53E93"/>
    <w:rsid w:val="00A546C3"/>
    <w:rsid w:val="00A54802"/>
    <w:rsid w:val="00A560AA"/>
    <w:rsid w:val="00A56773"/>
    <w:rsid w:val="00A56774"/>
    <w:rsid w:val="00A62A56"/>
    <w:rsid w:val="00A6366C"/>
    <w:rsid w:val="00A6403A"/>
    <w:rsid w:val="00A641C1"/>
    <w:rsid w:val="00A67C87"/>
    <w:rsid w:val="00A703C4"/>
    <w:rsid w:val="00A70FFA"/>
    <w:rsid w:val="00A71A50"/>
    <w:rsid w:val="00A728C9"/>
    <w:rsid w:val="00A741E5"/>
    <w:rsid w:val="00A7483F"/>
    <w:rsid w:val="00A7676A"/>
    <w:rsid w:val="00A76D68"/>
    <w:rsid w:val="00A806ED"/>
    <w:rsid w:val="00A85405"/>
    <w:rsid w:val="00A91023"/>
    <w:rsid w:val="00A9112E"/>
    <w:rsid w:val="00AA144C"/>
    <w:rsid w:val="00AA1B61"/>
    <w:rsid w:val="00AA3D2E"/>
    <w:rsid w:val="00AA6046"/>
    <w:rsid w:val="00AA7A36"/>
    <w:rsid w:val="00AB2381"/>
    <w:rsid w:val="00AB30EB"/>
    <w:rsid w:val="00AB60A1"/>
    <w:rsid w:val="00AB755A"/>
    <w:rsid w:val="00AC2B93"/>
    <w:rsid w:val="00AC36B1"/>
    <w:rsid w:val="00AC378A"/>
    <w:rsid w:val="00AC493D"/>
    <w:rsid w:val="00AC64AC"/>
    <w:rsid w:val="00AD2D5D"/>
    <w:rsid w:val="00AD3172"/>
    <w:rsid w:val="00AD5095"/>
    <w:rsid w:val="00AD6F31"/>
    <w:rsid w:val="00AE1627"/>
    <w:rsid w:val="00AF0EAC"/>
    <w:rsid w:val="00AF13DB"/>
    <w:rsid w:val="00AF1DC7"/>
    <w:rsid w:val="00AF23CE"/>
    <w:rsid w:val="00AF5EFD"/>
    <w:rsid w:val="00AF791D"/>
    <w:rsid w:val="00B0198F"/>
    <w:rsid w:val="00B0408C"/>
    <w:rsid w:val="00B04316"/>
    <w:rsid w:val="00B04898"/>
    <w:rsid w:val="00B06E2B"/>
    <w:rsid w:val="00B07768"/>
    <w:rsid w:val="00B07D55"/>
    <w:rsid w:val="00B13201"/>
    <w:rsid w:val="00B13306"/>
    <w:rsid w:val="00B2071D"/>
    <w:rsid w:val="00B21578"/>
    <w:rsid w:val="00B22DC9"/>
    <w:rsid w:val="00B33FA9"/>
    <w:rsid w:val="00B351C5"/>
    <w:rsid w:val="00B4557F"/>
    <w:rsid w:val="00B45F06"/>
    <w:rsid w:val="00B5151A"/>
    <w:rsid w:val="00B51AD5"/>
    <w:rsid w:val="00B51DA7"/>
    <w:rsid w:val="00B54A70"/>
    <w:rsid w:val="00B571A3"/>
    <w:rsid w:val="00B60D77"/>
    <w:rsid w:val="00B63FAA"/>
    <w:rsid w:val="00B64659"/>
    <w:rsid w:val="00B657FB"/>
    <w:rsid w:val="00B65DA6"/>
    <w:rsid w:val="00B66C35"/>
    <w:rsid w:val="00B70066"/>
    <w:rsid w:val="00B70F47"/>
    <w:rsid w:val="00B730F1"/>
    <w:rsid w:val="00B76241"/>
    <w:rsid w:val="00B769C0"/>
    <w:rsid w:val="00B8200B"/>
    <w:rsid w:val="00B832BE"/>
    <w:rsid w:val="00B842C1"/>
    <w:rsid w:val="00B85080"/>
    <w:rsid w:val="00B86258"/>
    <w:rsid w:val="00B871FB"/>
    <w:rsid w:val="00B906D5"/>
    <w:rsid w:val="00B9143E"/>
    <w:rsid w:val="00B92ED8"/>
    <w:rsid w:val="00B97647"/>
    <w:rsid w:val="00BA063E"/>
    <w:rsid w:val="00BA0B56"/>
    <w:rsid w:val="00BA2247"/>
    <w:rsid w:val="00BA4784"/>
    <w:rsid w:val="00BA5521"/>
    <w:rsid w:val="00BA6037"/>
    <w:rsid w:val="00BB0490"/>
    <w:rsid w:val="00BB35D0"/>
    <w:rsid w:val="00BB3C50"/>
    <w:rsid w:val="00BB463B"/>
    <w:rsid w:val="00BB4D05"/>
    <w:rsid w:val="00BB77C0"/>
    <w:rsid w:val="00BB7C87"/>
    <w:rsid w:val="00BC0881"/>
    <w:rsid w:val="00BC2CD5"/>
    <w:rsid w:val="00BC6934"/>
    <w:rsid w:val="00BC7475"/>
    <w:rsid w:val="00BD0264"/>
    <w:rsid w:val="00BD09DD"/>
    <w:rsid w:val="00BD2216"/>
    <w:rsid w:val="00BD3C7F"/>
    <w:rsid w:val="00BD75F5"/>
    <w:rsid w:val="00BE70E7"/>
    <w:rsid w:val="00BF2812"/>
    <w:rsid w:val="00BF4536"/>
    <w:rsid w:val="00BF7D36"/>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535B"/>
    <w:rsid w:val="00C40AE6"/>
    <w:rsid w:val="00C42249"/>
    <w:rsid w:val="00C43C30"/>
    <w:rsid w:val="00C44A24"/>
    <w:rsid w:val="00C453D4"/>
    <w:rsid w:val="00C4583F"/>
    <w:rsid w:val="00C46FCB"/>
    <w:rsid w:val="00C472A9"/>
    <w:rsid w:val="00C510BD"/>
    <w:rsid w:val="00C53C81"/>
    <w:rsid w:val="00C54B68"/>
    <w:rsid w:val="00C6279E"/>
    <w:rsid w:val="00C62D9C"/>
    <w:rsid w:val="00C6362B"/>
    <w:rsid w:val="00C652E7"/>
    <w:rsid w:val="00C661ED"/>
    <w:rsid w:val="00C663DD"/>
    <w:rsid w:val="00C666D2"/>
    <w:rsid w:val="00C67A82"/>
    <w:rsid w:val="00C72324"/>
    <w:rsid w:val="00C73FBD"/>
    <w:rsid w:val="00C75B7D"/>
    <w:rsid w:val="00C77F47"/>
    <w:rsid w:val="00C8060D"/>
    <w:rsid w:val="00C84330"/>
    <w:rsid w:val="00C850E4"/>
    <w:rsid w:val="00C864D4"/>
    <w:rsid w:val="00C9062C"/>
    <w:rsid w:val="00C913C9"/>
    <w:rsid w:val="00C93A64"/>
    <w:rsid w:val="00C944F0"/>
    <w:rsid w:val="00C9483F"/>
    <w:rsid w:val="00C970AB"/>
    <w:rsid w:val="00C97497"/>
    <w:rsid w:val="00CA10B4"/>
    <w:rsid w:val="00CA306D"/>
    <w:rsid w:val="00CA7E9C"/>
    <w:rsid w:val="00CB0112"/>
    <w:rsid w:val="00CB502B"/>
    <w:rsid w:val="00CB690A"/>
    <w:rsid w:val="00CC240D"/>
    <w:rsid w:val="00CC68E6"/>
    <w:rsid w:val="00CC7838"/>
    <w:rsid w:val="00CD4138"/>
    <w:rsid w:val="00CD476A"/>
    <w:rsid w:val="00CE1CA0"/>
    <w:rsid w:val="00CE41A9"/>
    <w:rsid w:val="00CE5ACE"/>
    <w:rsid w:val="00CE6E5F"/>
    <w:rsid w:val="00CE72F1"/>
    <w:rsid w:val="00CF0144"/>
    <w:rsid w:val="00CF2E9C"/>
    <w:rsid w:val="00CF485F"/>
    <w:rsid w:val="00CF5544"/>
    <w:rsid w:val="00CF55C4"/>
    <w:rsid w:val="00D012CE"/>
    <w:rsid w:val="00D02947"/>
    <w:rsid w:val="00D06ECB"/>
    <w:rsid w:val="00D11093"/>
    <w:rsid w:val="00D13642"/>
    <w:rsid w:val="00D15647"/>
    <w:rsid w:val="00D229E9"/>
    <w:rsid w:val="00D25214"/>
    <w:rsid w:val="00D32584"/>
    <w:rsid w:val="00D33699"/>
    <w:rsid w:val="00D33991"/>
    <w:rsid w:val="00D37C5D"/>
    <w:rsid w:val="00D40DD1"/>
    <w:rsid w:val="00D43165"/>
    <w:rsid w:val="00D441BF"/>
    <w:rsid w:val="00D4609B"/>
    <w:rsid w:val="00D51048"/>
    <w:rsid w:val="00D518A0"/>
    <w:rsid w:val="00D523B0"/>
    <w:rsid w:val="00D5316A"/>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402E"/>
    <w:rsid w:val="00D84B37"/>
    <w:rsid w:val="00D84B48"/>
    <w:rsid w:val="00D871B6"/>
    <w:rsid w:val="00D90BB8"/>
    <w:rsid w:val="00D91ACA"/>
    <w:rsid w:val="00D92118"/>
    <w:rsid w:val="00D9254D"/>
    <w:rsid w:val="00D94658"/>
    <w:rsid w:val="00D94780"/>
    <w:rsid w:val="00DA2BB5"/>
    <w:rsid w:val="00DA65A6"/>
    <w:rsid w:val="00DA6B7A"/>
    <w:rsid w:val="00DA774A"/>
    <w:rsid w:val="00DA7CB0"/>
    <w:rsid w:val="00DA7FA8"/>
    <w:rsid w:val="00DB4160"/>
    <w:rsid w:val="00DB500D"/>
    <w:rsid w:val="00DB58C3"/>
    <w:rsid w:val="00DB62B9"/>
    <w:rsid w:val="00DB6759"/>
    <w:rsid w:val="00DB6ED4"/>
    <w:rsid w:val="00DC0BA1"/>
    <w:rsid w:val="00DC323B"/>
    <w:rsid w:val="00DC4281"/>
    <w:rsid w:val="00DC63B1"/>
    <w:rsid w:val="00DD422E"/>
    <w:rsid w:val="00DD4616"/>
    <w:rsid w:val="00DE031E"/>
    <w:rsid w:val="00DE20BA"/>
    <w:rsid w:val="00DE40DF"/>
    <w:rsid w:val="00DE454E"/>
    <w:rsid w:val="00DE4815"/>
    <w:rsid w:val="00DE65DA"/>
    <w:rsid w:val="00DE7D4F"/>
    <w:rsid w:val="00DF27B7"/>
    <w:rsid w:val="00DF3272"/>
    <w:rsid w:val="00DF76A9"/>
    <w:rsid w:val="00E018BE"/>
    <w:rsid w:val="00E01C84"/>
    <w:rsid w:val="00E04B85"/>
    <w:rsid w:val="00E05135"/>
    <w:rsid w:val="00E06B6F"/>
    <w:rsid w:val="00E14A8C"/>
    <w:rsid w:val="00E15014"/>
    <w:rsid w:val="00E16CA7"/>
    <w:rsid w:val="00E2228C"/>
    <w:rsid w:val="00E238C8"/>
    <w:rsid w:val="00E245DF"/>
    <w:rsid w:val="00E2552E"/>
    <w:rsid w:val="00E27A3B"/>
    <w:rsid w:val="00E304C6"/>
    <w:rsid w:val="00E31978"/>
    <w:rsid w:val="00E341C9"/>
    <w:rsid w:val="00E34D20"/>
    <w:rsid w:val="00E35109"/>
    <w:rsid w:val="00E37C99"/>
    <w:rsid w:val="00E4128C"/>
    <w:rsid w:val="00E45471"/>
    <w:rsid w:val="00E507D7"/>
    <w:rsid w:val="00E53669"/>
    <w:rsid w:val="00E54E2E"/>
    <w:rsid w:val="00E56C96"/>
    <w:rsid w:val="00E624AA"/>
    <w:rsid w:val="00E632C0"/>
    <w:rsid w:val="00E64A0F"/>
    <w:rsid w:val="00E64CC3"/>
    <w:rsid w:val="00E661EF"/>
    <w:rsid w:val="00E673C3"/>
    <w:rsid w:val="00E677AC"/>
    <w:rsid w:val="00E70612"/>
    <w:rsid w:val="00E810C4"/>
    <w:rsid w:val="00E81795"/>
    <w:rsid w:val="00E8181F"/>
    <w:rsid w:val="00E81CEA"/>
    <w:rsid w:val="00E81FEF"/>
    <w:rsid w:val="00E83378"/>
    <w:rsid w:val="00E96A5D"/>
    <w:rsid w:val="00EA1DD0"/>
    <w:rsid w:val="00EA1EA2"/>
    <w:rsid w:val="00EA24AA"/>
    <w:rsid w:val="00EA663F"/>
    <w:rsid w:val="00EA6C0E"/>
    <w:rsid w:val="00EB0D10"/>
    <w:rsid w:val="00EB55C9"/>
    <w:rsid w:val="00EB72E4"/>
    <w:rsid w:val="00EB7590"/>
    <w:rsid w:val="00EC0F7F"/>
    <w:rsid w:val="00EC541D"/>
    <w:rsid w:val="00EC63BF"/>
    <w:rsid w:val="00ED19B0"/>
    <w:rsid w:val="00ED2C8F"/>
    <w:rsid w:val="00ED3216"/>
    <w:rsid w:val="00ED3881"/>
    <w:rsid w:val="00ED492B"/>
    <w:rsid w:val="00ED5CDC"/>
    <w:rsid w:val="00ED5F62"/>
    <w:rsid w:val="00EE0A30"/>
    <w:rsid w:val="00EE1752"/>
    <w:rsid w:val="00EE339C"/>
    <w:rsid w:val="00EE4EC0"/>
    <w:rsid w:val="00EE5B40"/>
    <w:rsid w:val="00EF2E5C"/>
    <w:rsid w:val="00EF3402"/>
    <w:rsid w:val="00EF717C"/>
    <w:rsid w:val="00F02F7D"/>
    <w:rsid w:val="00F03675"/>
    <w:rsid w:val="00F046EB"/>
    <w:rsid w:val="00F059B0"/>
    <w:rsid w:val="00F05D06"/>
    <w:rsid w:val="00F07D16"/>
    <w:rsid w:val="00F100F4"/>
    <w:rsid w:val="00F102AB"/>
    <w:rsid w:val="00F2094A"/>
    <w:rsid w:val="00F2230B"/>
    <w:rsid w:val="00F23502"/>
    <w:rsid w:val="00F23547"/>
    <w:rsid w:val="00F23E55"/>
    <w:rsid w:val="00F2687C"/>
    <w:rsid w:val="00F31A8E"/>
    <w:rsid w:val="00F332A8"/>
    <w:rsid w:val="00F33973"/>
    <w:rsid w:val="00F33CE6"/>
    <w:rsid w:val="00F37091"/>
    <w:rsid w:val="00F40013"/>
    <w:rsid w:val="00F41E43"/>
    <w:rsid w:val="00F4248A"/>
    <w:rsid w:val="00F4249C"/>
    <w:rsid w:val="00F42A22"/>
    <w:rsid w:val="00F42EDA"/>
    <w:rsid w:val="00F45790"/>
    <w:rsid w:val="00F50712"/>
    <w:rsid w:val="00F538BE"/>
    <w:rsid w:val="00F551AF"/>
    <w:rsid w:val="00F5664B"/>
    <w:rsid w:val="00F63C2F"/>
    <w:rsid w:val="00F65697"/>
    <w:rsid w:val="00F65CB6"/>
    <w:rsid w:val="00F66D01"/>
    <w:rsid w:val="00F6744B"/>
    <w:rsid w:val="00F67C7F"/>
    <w:rsid w:val="00F737B4"/>
    <w:rsid w:val="00F74724"/>
    <w:rsid w:val="00F752DC"/>
    <w:rsid w:val="00F81306"/>
    <w:rsid w:val="00F816A9"/>
    <w:rsid w:val="00F83231"/>
    <w:rsid w:val="00F836B6"/>
    <w:rsid w:val="00F848E6"/>
    <w:rsid w:val="00F85892"/>
    <w:rsid w:val="00F871B4"/>
    <w:rsid w:val="00F87630"/>
    <w:rsid w:val="00F92C13"/>
    <w:rsid w:val="00F93669"/>
    <w:rsid w:val="00F94803"/>
    <w:rsid w:val="00F95A90"/>
    <w:rsid w:val="00F974B0"/>
    <w:rsid w:val="00FA0C5C"/>
    <w:rsid w:val="00FA1B57"/>
    <w:rsid w:val="00FA22FF"/>
    <w:rsid w:val="00FA4751"/>
    <w:rsid w:val="00FA4A2B"/>
    <w:rsid w:val="00FA7117"/>
    <w:rsid w:val="00FB1FE3"/>
    <w:rsid w:val="00FB4627"/>
    <w:rsid w:val="00FC0A64"/>
    <w:rsid w:val="00FC1105"/>
    <w:rsid w:val="00FC1A8E"/>
    <w:rsid w:val="00FC3B4D"/>
    <w:rsid w:val="00FC70B0"/>
    <w:rsid w:val="00FD1AEF"/>
    <w:rsid w:val="00FD1D10"/>
    <w:rsid w:val="00FD27A5"/>
    <w:rsid w:val="00FD4CBC"/>
    <w:rsid w:val="00FD4D89"/>
    <w:rsid w:val="00FD4FE4"/>
    <w:rsid w:val="00FE075B"/>
    <w:rsid w:val="00FE1224"/>
    <w:rsid w:val="00FE2CEB"/>
    <w:rsid w:val="00FE4079"/>
    <w:rsid w:val="00FE532F"/>
    <w:rsid w:val="00FF23D4"/>
    <w:rsid w:val="00FF4093"/>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em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osf.io/bwjyt/"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EE13E2-C912-4348-AB70-C24B410A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25</Pages>
  <Words>58246</Words>
  <Characters>332008</Characters>
  <Application>Microsoft Office Word</Application>
  <DocSecurity>0</DocSecurity>
  <Lines>2766</Lines>
  <Paragraphs>778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141</cp:revision>
  <cp:lastPrinted>2020-08-18T01:34:00Z</cp:lastPrinted>
  <dcterms:created xsi:type="dcterms:W3CDTF">2020-09-09T04:41:00Z</dcterms:created>
  <dcterms:modified xsi:type="dcterms:W3CDTF">2020-09-14T03:50:00Z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